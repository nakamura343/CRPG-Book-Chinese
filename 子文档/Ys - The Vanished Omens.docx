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2A6E6D" w14:textId="1049ACD8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0635283" wp14:editId="279C6769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203575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203575"/>
                          <a:chOff x="0" y="0"/>
                          <a:chExt cx="6185535" cy="320357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060" y="0"/>
                            <a:ext cx="6171415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320"/>
                            <a:ext cx="6185535" cy="5162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67EC2B" w14:textId="1559DBD7" w:rsidR="00F96429" w:rsidRPr="002F5B2A" w:rsidRDefault="002F5B2A" w:rsidP="002F5B2A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Nihon </w:t>
                              </w:r>
                              <w:proofErr w:type="spellStart"/>
                              <w:r>
                                <w:t>Falcom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, 1987</w:t>
                              </w:r>
                              <w:r>
                                <w:rPr>
                                  <w:rFonts w:hint="eastAsia"/>
                                </w:rPr>
                                <w:t>.</w:t>
                              </w:r>
                              <w:r>
                                <w:t xml:space="preserve"> MSX2, MS-DOS, Apple IIGS, PC-88, etc.</w:t>
                              </w:r>
                            </w:p>
                            <w:p w14:paraId="164534FC" w14:textId="2C6909EF" w:rsidR="000C1A81" w:rsidRPr="00F30A58" w:rsidRDefault="00F96429" w:rsidP="002F5B2A">
                              <w:pPr>
                                <w:jc w:val="center"/>
                                <w:rPr>
                                  <w:sz w:val="20"/>
                                  <w:szCs w:val="21"/>
                                </w:rPr>
                              </w:pPr>
                              <w:r w:rsidRPr="00F30A58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*</w:t>
                              </w:r>
                              <w:r w:rsidR="002F5B2A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日本 </w:t>
                              </w:r>
                              <w:proofErr w:type="spellStart"/>
                              <w:r w:rsidR="002F5B2A">
                                <w:rPr>
                                  <w:sz w:val="20"/>
                                  <w:szCs w:val="21"/>
                                </w:rPr>
                                <w:t>Falcom</w:t>
                              </w:r>
                              <w:proofErr w:type="spellEnd"/>
                              <w:r w:rsidR="002F5B2A">
                                <w:rPr>
                                  <w:sz w:val="20"/>
                                  <w:szCs w:val="21"/>
                                </w:rPr>
                                <w:t xml:space="preserve"> </w:t>
                              </w:r>
                              <w:r w:rsidR="002F5B2A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是最重要的日本游戏开发商之一，在 </w:t>
                              </w:r>
                              <w:r w:rsidR="002F5B2A">
                                <w:rPr>
                                  <w:sz w:val="20"/>
                                  <w:szCs w:val="21"/>
                                </w:rPr>
                                <w:t xml:space="preserve">80 </w:t>
                              </w:r>
                              <w:r w:rsidR="002F5B2A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年代与 </w:t>
                              </w:r>
                              <w:r w:rsidR="002F5B2A">
                                <w:rPr>
                                  <w:sz w:val="20"/>
                                  <w:szCs w:val="21"/>
                                </w:rPr>
                                <w:t xml:space="preserve">Square </w:t>
                              </w:r>
                              <w:r w:rsidR="002F5B2A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和 </w:t>
                              </w:r>
                              <w:proofErr w:type="spellStart"/>
                              <w:r w:rsidR="002F5B2A">
                                <w:rPr>
                                  <w:sz w:val="20"/>
                                  <w:szCs w:val="21"/>
                                </w:rPr>
                                <w:t>Enix</w:t>
                              </w:r>
                              <w:proofErr w:type="spellEnd"/>
                              <w:r w:rsidR="002F5B2A">
                                <w:rPr>
                                  <w:sz w:val="20"/>
                                  <w:szCs w:val="21"/>
                                </w:rPr>
                                <w:t xml:space="preserve"> </w:t>
                              </w:r>
                              <w:r w:rsidR="002F5B2A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齐名。由于 </w:t>
                              </w:r>
                              <w:proofErr w:type="spellStart"/>
                              <w:r w:rsidR="002F5B2A">
                                <w:rPr>
                                  <w:sz w:val="20"/>
                                  <w:szCs w:val="21"/>
                                </w:rPr>
                                <w:t>Falcom</w:t>
                              </w:r>
                              <w:proofErr w:type="spellEnd"/>
                              <w:r w:rsidR="002F5B2A">
                                <w:rPr>
                                  <w:sz w:val="20"/>
                                  <w:szCs w:val="21"/>
                                </w:rPr>
                                <w:t xml:space="preserve"> </w:t>
                              </w:r>
                              <w:r w:rsidR="002F5B2A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主攻日本本土 </w:t>
                              </w:r>
                              <w:r w:rsidR="002F5B2A">
                                <w:rPr>
                                  <w:sz w:val="20"/>
                                  <w:szCs w:val="21"/>
                                </w:rPr>
                                <w:t xml:space="preserve">PC </w:t>
                              </w:r>
                              <w:r w:rsidR="002F5B2A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市场，在西方的知名度与后二者相比稍逊一筹。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35283" id="组合 4" o:spid="_x0000_s1026" style="position:absolute;left:0;text-align:left;margin-left:435.85pt;margin-top:44.4pt;width:487.05pt;height:252.25pt;z-index:251660288;mso-position-horizontal:right;mso-position-horizontal-relative:margin;mso-width-relative:margin;mso-height-relative:margin" coordsize="61855,320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70;width:61714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5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5A67EC2B" w14:textId="1559DBD7" w:rsidR="00F96429" w:rsidRPr="002F5B2A" w:rsidRDefault="002F5B2A" w:rsidP="002F5B2A">
                        <w:pPr>
                          <w:pStyle w:val="Caption"/>
                          <w:jc w:val="center"/>
                        </w:pPr>
                        <w:r>
                          <w:t xml:space="preserve">Nihon </w:t>
                        </w:r>
                        <w:proofErr w:type="spellStart"/>
                        <w:r>
                          <w:t>Falcom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, 1987</w:t>
                        </w:r>
                        <w:r>
                          <w:rPr>
                            <w:rFonts w:hint="eastAsia"/>
                          </w:rPr>
                          <w:t>.</w:t>
                        </w:r>
                        <w:r>
                          <w:t xml:space="preserve"> MSX2, MS-DOS, Apple IIGS, PC-88, etc.</w:t>
                        </w:r>
                      </w:p>
                      <w:p w14:paraId="164534FC" w14:textId="2C6909EF" w:rsidR="000C1A81" w:rsidRPr="00F30A58" w:rsidRDefault="00F96429" w:rsidP="002F5B2A">
                        <w:pPr>
                          <w:jc w:val="center"/>
                          <w:rPr>
                            <w:sz w:val="20"/>
                            <w:szCs w:val="21"/>
                          </w:rPr>
                        </w:pPr>
                        <w:r w:rsidRPr="00F30A58">
                          <w:rPr>
                            <w:rFonts w:hint="eastAsia"/>
                            <w:sz w:val="20"/>
                            <w:szCs w:val="21"/>
                          </w:rPr>
                          <w:t>*</w:t>
                        </w:r>
                        <w:r w:rsidR="002F5B2A">
                          <w:rPr>
                            <w:rFonts w:hint="eastAsia"/>
                            <w:sz w:val="20"/>
                            <w:szCs w:val="21"/>
                          </w:rPr>
                          <w:t xml:space="preserve">日本 </w:t>
                        </w:r>
                        <w:proofErr w:type="spellStart"/>
                        <w:r w:rsidR="002F5B2A">
                          <w:rPr>
                            <w:sz w:val="20"/>
                            <w:szCs w:val="21"/>
                          </w:rPr>
                          <w:t>Falcom</w:t>
                        </w:r>
                        <w:proofErr w:type="spellEnd"/>
                        <w:r w:rsidR="002F5B2A">
                          <w:rPr>
                            <w:sz w:val="20"/>
                            <w:szCs w:val="21"/>
                          </w:rPr>
                          <w:t xml:space="preserve"> </w:t>
                        </w:r>
                        <w:r w:rsidR="002F5B2A">
                          <w:rPr>
                            <w:rFonts w:hint="eastAsia"/>
                            <w:sz w:val="20"/>
                            <w:szCs w:val="21"/>
                          </w:rPr>
                          <w:t xml:space="preserve">是最重要的日本游戏开发商之一，在 </w:t>
                        </w:r>
                        <w:r w:rsidR="002F5B2A">
                          <w:rPr>
                            <w:sz w:val="20"/>
                            <w:szCs w:val="21"/>
                          </w:rPr>
                          <w:t xml:space="preserve">80 </w:t>
                        </w:r>
                        <w:r w:rsidR="002F5B2A">
                          <w:rPr>
                            <w:rFonts w:hint="eastAsia"/>
                            <w:sz w:val="20"/>
                            <w:szCs w:val="21"/>
                          </w:rPr>
                          <w:t xml:space="preserve">年代与 </w:t>
                        </w:r>
                        <w:r w:rsidR="002F5B2A">
                          <w:rPr>
                            <w:sz w:val="20"/>
                            <w:szCs w:val="21"/>
                          </w:rPr>
                          <w:t xml:space="preserve">Square </w:t>
                        </w:r>
                        <w:r w:rsidR="002F5B2A">
                          <w:rPr>
                            <w:rFonts w:hint="eastAsia"/>
                            <w:sz w:val="20"/>
                            <w:szCs w:val="21"/>
                          </w:rPr>
                          <w:t xml:space="preserve">和 </w:t>
                        </w:r>
                        <w:proofErr w:type="spellStart"/>
                        <w:r w:rsidR="002F5B2A">
                          <w:rPr>
                            <w:sz w:val="20"/>
                            <w:szCs w:val="21"/>
                          </w:rPr>
                          <w:t>Enix</w:t>
                        </w:r>
                        <w:proofErr w:type="spellEnd"/>
                        <w:r w:rsidR="002F5B2A">
                          <w:rPr>
                            <w:sz w:val="20"/>
                            <w:szCs w:val="21"/>
                          </w:rPr>
                          <w:t xml:space="preserve"> </w:t>
                        </w:r>
                        <w:r w:rsidR="002F5B2A">
                          <w:rPr>
                            <w:rFonts w:hint="eastAsia"/>
                            <w:sz w:val="20"/>
                            <w:szCs w:val="21"/>
                          </w:rPr>
                          <w:t xml:space="preserve">齐名。由于 </w:t>
                        </w:r>
                        <w:proofErr w:type="spellStart"/>
                        <w:r w:rsidR="002F5B2A">
                          <w:rPr>
                            <w:sz w:val="20"/>
                            <w:szCs w:val="21"/>
                          </w:rPr>
                          <w:t>Falcom</w:t>
                        </w:r>
                        <w:proofErr w:type="spellEnd"/>
                        <w:r w:rsidR="002F5B2A">
                          <w:rPr>
                            <w:sz w:val="20"/>
                            <w:szCs w:val="21"/>
                          </w:rPr>
                          <w:t xml:space="preserve"> </w:t>
                        </w:r>
                        <w:r w:rsidR="002F5B2A">
                          <w:rPr>
                            <w:rFonts w:hint="eastAsia"/>
                            <w:sz w:val="20"/>
                            <w:szCs w:val="21"/>
                          </w:rPr>
                          <w:t xml:space="preserve">主攻日本本土 </w:t>
                        </w:r>
                        <w:r w:rsidR="002F5B2A">
                          <w:rPr>
                            <w:sz w:val="20"/>
                            <w:szCs w:val="21"/>
                          </w:rPr>
                          <w:t xml:space="preserve">PC </w:t>
                        </w:r>
                        <w:r w:rsidR="002F5B2A">
                          <w:rPr>
                            <w:rFonts w:hint="eastAsia"/>
                            <w:sz w:val="20"/>
                            <w:szCs w:val="21"/>
                          </w:rPr>
                          <w:t>市场，在西方的知名度与后二者相比稍逊一筹。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046345">
        <w:rPr>
          <w:rFonts w:hint="eastAsia"/>
        </w:rPr>
        <w:t>伊苏：失落的古代王国</w:t>
      </w:r>
      <w:r w:rsidR="00DB684D">
        <w:rPr>
          <w:rFonts w:hint="eastAsia"/>
        </w:rPr>
        <w:t>》（</w:t>
      </w:r>
      <w:r w:rsidR="00046345">
        <w:t>Ys: The Vanished Omens</w:t>
      </w:r>
      <w:r w:rsidR="00DB684D">
        <w:rPr>
          <w:rFonts w:hint="eastAsia"/>
        </w:rPr>
        <w:t>）</w:t>
      </w:r>
    </w:p>
    <w:p w14:paraId="3BDB01C5" w14:textId="4A549CBD" w:rsidR="0016522A" w:rsidRDefault="008F2B87" w:rsidP="00F734E7">
      <w:r w:rsidRPr="008F2B87">
        <w:rPr>
          <w:rFonts w:hint="eastAsia"/>
        </w:rPr>
        <w:t>作者：</w:t>
      </w:r>
      <w:r w:rsidR="002F5B2A">
        <w:t>KK</w:t>
      </w:r>
    </w:p>
    <w:p w14:paraId="5BDFC8EB" w14:textId="715FFBB1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2F5B2A">
        <w:rPr>
          <w:rFonts w:hint="eastAsia"/>
        </w:rPr>
        <w:t>V</w:t>
      </w:r>
      <w:r w:rsidR="002F5B2A">
        <w:t>itaminA</w:t>
      </w:r>
      <w:proofErr w:type="spellEnd"/>
    </w:p>
    <w:p w14:paraId="332BBDDB" w14:textId="77777777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8C2BD3" wp14:editId="3A7A1565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9762C" w14:textId="5E85AF8D" w:rsidR="003F7E6F" w:rsidRPr="00E81749" w:rsidRDefault="0092507E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>近年的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AC0B32">
                              <w:rPr>
                                <w:rFonts w:ascii="Times New Roman" w:eastAsia="楷体" w:hAnsi="Times New Roman"/>
                              </w:rPr>
                              <w:t xml:space="preserve">RPG 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>游戏难度颇高，玩家得意志坚定才能通关</w:t>
                            </w:r>
                            <w:r w:rsidR="00F96429">
                              <w:rPr>
                                <w:rFonts w:ascii="Times New Roman" w:eastAsia="楷体" w:hAnsi="Times New Roman" w:hint="eastAsia"/>
                              </w:rPr>
                              <w:t>。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>自然我们要心生疑问：这样真的</w:t>
                            </w:r>
                            <w:r w:rsidR="00AC0B32">
                              <w:rPr>
                                <w:rFonts w:ascii="Times New Roman" w:eastAsia="楷体" w:hAnsi="Times New Roman"/>
                              </w:rPr>
                              <w:t>‘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>有趣</w:t>
                            </w:r>
                            <w:r w:rsidR="00AC0B32">
                              <w:rPr>
                                <w:rFonts w:ascii="Times New Roman" w:eastAsia="楷体" w:hAnsi="Times New Roman"/>
                              </w:rPr>
                              <w:t>’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>吗？因此，我们试图将《伊苏》打造成与之相反的一类游戏——易于上手，游玩简单，目标受众也并不是硬核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AC0B32">
                              <w:rPr>
                                <w:rFonts w:ascii="Times New Roman" w:eastAsia="楷体" w:hAnsi="Times New Roman"/>
                              </w:rPr>
                              <w:t xml:space="preserve">RPG </w:t>
                            </w:r>
                            <w:r w:rsidR="005C1E80">
                              <w:rPr>
                                <w:rFonts w:ascii="Times New Roman" w:eastAsia="楷体" w:hAnsi="Times New Roman" w:hint="eastAsia"/>
                              </w:rPr>
                              <w:t>的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>狂热玩家。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149750F3" w14:textId="3574DC0E" w:rsidR="002169D6" w:rsidRPr="00E81749" w:rsidRDefault="002169D6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="00AC0B32" w:rsidRPr="00AC0B32">
                                <w:rPr>
                                  <w:rStyle w:val="Hyperlink"/>
                                  <w:rFonts w:ascii="Times New Roman" w:eastAsia="楷体" w:hAnsi="Times New Roman"/>
                                </w:rPr>
                                <w:t>Masaya Hashimoto</w:t>
                              </w:r>
                            </w:hyperlink>
                          </w:p>
                          <w:p w14:paraId="5A1E34E7" w14:textId="14702A46" w:rsidR="00F96429" w:rsidRPr="00E81749" w:rsidRDefault="002169D6" w:rsidP="00AC0B32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>伊苏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</w:t>
                            </w:r>
                            <w:r w:rsidR="00AC0B32">
                              <w:rPr>
                                <w:rFonts w:ascii="Times New Roman" w:eastAsia="楷体" w:hAnsi="Times New Roman" w:hint="eastAsia"/>
                              </w:rPr>
                              <w:t>程序与设计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8C2BD3" id="文本框 2" o:spid="_x0000_s1029" type="#_x0000_t202" style="position:absolute;left:0;text-align:left;margin-left:434.6pt;margin-top:19.65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14:paraId="3FD9762C" w14:textId="5E85AF8D" w:rsidR="003F7E6F" w:rsidRPr="00E81749" w:rsidRDefault="0092507E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>近年的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AC0B32">
                        <w:rPr>
                          <w:rFonts w:ascii="Times New Roman" w:eastAsia="楷体" w:hAnsi="Times New Roman"/>
                        </w:rPr>
                        <w:t xml:space="preserve">RPG 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>游戏难度颇高，玩家得意志坚定才能通关</w:t>
                      </w:r>
                      <w:r w:rsidR="00F96429">
                        <w:rPr>
                          <w:rFonts w:ascii="Times New Roman" w:eastAsia="楷体" w:hAnsi="Times New Roman" w:hint="eastAsia"/>
                        </w:rPr>
                        <w:t>。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>自然我们要心生疑问：这样真的</w:t>
                      </w:r>
                      <w:r w:rsidR="00AC0B32">
                        <w:rPr>
                          <w:rFonts w:ascii="Times New Roman" w:eastAsia="楷体" w:hAnsi="Times New Roman"/>
                        </w:rPr>
                        <w:t>‘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>有趣</w:t>
                      </w:r>
                      <w:r w:rsidR="00AC0B32">
                        <w:rPr>
                          <w:rFonts w:ascii="Times New Roman" w:eastAsia="楷体" w:hAnsi="Times New Roman"/>
                        </w:rPr>
                        <w:t>’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>吗？因此，我们试图将《伊苏》打造成与之相反的一类游戏——易于上手，游玩简单，目标受众也并不是硬核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AC0B32">
                        <w:rPr>
                          <w:rFonts w:ascii="Times New Roman" w:eastAsia="楷体" w:hAnsi="Times New Roman"/>
                        </w:rPr>
                        <w:t xml:space="preserve">RPG </w:t>
                      </w:r>
                      <w:r w:rsidR="005C1E80">
                        <w:rPr>
                          <w:rFonts w:ascii="Times New Roman" w:eastAsia="楷体" w:hAnsi="Times New Roman" w:hint="eastAsia"/>
                        </w:rPr>
                        <w:t>的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>狂热玩家。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149750F3" w14:textId="3574DC0E" w:rsidR="002169D6" w:rsidRPr="00E81749" w:rsidRDefault="002169D6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="00AC0B32" w:rsidRPr="00AC0B32">
                          <w:rPr>
                            <w:rStyle w:val="Hyperlink"/>
                            <w:rFonts w:ascii="Times New Roman" w:eastAsia="楷体" w:hAnsi="Times New Roman"/>
                          </w:rPr>
                          <w:t>Masaya Hashimoto</w:t>
                        </w:r>
                      </w:hyperlink>
                    </w:p>
                    <w:p w14:paraId="5A1E34E7" w14:textId="14702A46" w:rsidR="00F96429" w:rsidRPr="00E81749" w:rsidRDefault="002169D6" w:rsidP="00AC0B32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>伊苏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</w:t>
                      </w:r>
                      <w:r w:rsidR="00AC0B32">
                        <w:rPr>
                          <w:rFonts w:ascii="Times New Roman" w:eastAsia="楷体" w:hAnsi="Times New Roman" w:hint="eastAsia"/>
                        </w:rPr>
                        <w:t>程序与设计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34FE1">
        <w:pict w14:anchorId="78939210">
          <v:rect id="_x0000_i1025" style="width:261.65pt;height:1pt" o:hrpct="500" o:hrstd="t" o:hrnoshade="t" o:hr="t" fillcolor="#cfcdcd [2894]" stroked="f"/>
        </w:pict>
      </w:r>
    </w:p>
    <w:p w14:paraId="301F5646" w14:textId="77777777" w:rsidR="0016522A" w:rsidRDefault="0016522A" w:rsidP="00F734E7">
      <w:pPr>
        <w:sectPr w:rsidR="0016522A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3D3D7B7E" w14:textId="5B926604" w:rsidR="00F348C6" w:rsidRDefault="00A71CA3" w:rsidP="00F348C6">
      <w:pPr>
        <w:pStyle w:val="-"/>
        <w:ind w:firstLine="420"/>
      </w:pPr>
      <w:proofErr w:type="gramStart"/>
      <w:r>
        <w:rPr>
          <w:rFonts w:hint="eastAsia"/>
        </w:rPr>
        <w:t>日系电子</w:t>
      </w:r>
      <w:proofErr w:type="gramEnd"/>
      <w:r>
        <w:rPr>
          <w:rFonts w:hint="eastAsia"/>
        </w:rPr>
        <w:t>游戏发展之初，已有一批动作角色扮演游戏崭露头角，如</w:t>
      </w:r>
      <w:r>
        <w:rPr>
          <w:rFonts w:hint="eastAsia"/>
        </w:rPr>
        <w:t xml:space="preserve"> </w:t>
      </w:r>
      <w:r>
        <w:t xml:space="preserve">T&amp;E Soft </w:t>
      </w:r>
      <w:r>
        <w:rPr>
          <w:rFonts w:hint="eastAsia"/>
        </w:rPr>
        <w:t>于</w:t>
      </w:r>
      <w:r>
        <w:rPr>
          <w:rFonts w:hint="eastAsia"/>
        </w:rPr>
        <w:t xml:space="preserve"> </w:t>
      </w:r>
      <w:r>
        <w:t xml:space="preserve">1984 </w:t>
      </w:r>
      <w:r>
        <w:rPr>
          <w:rFonts w:hint="eastAsia"/>
        </w:rPr>
        <w:t>年发行的《梦幻仙境》（</w:t>
      </w:r>
      <w:proofErr w:type="spellStart"/>
      <w:r>
        <w:rPr>
          <w:rFonts w:hint="eastAsia"/>
        </w:rPr>
        <w:t>H</w:t>
      </w:r>
      <w:r>
        <w:t>ydlide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S</w:t>
      </w:r>
      <w:r>
        <w:t xml:space="preserve">ystem </w:t>
      </w:r>
      <w:proofErr w:type="spellStart"/>
      <w:r>
        <w:t>Sacom</w:t>
      </w:r>
      <w:proofErr w:type="spellEnd"/>
      <w:r>
        <w:t xml:space="preserve"> </w:t>
      </w:r>
      <w:r>
        <w:rPr>
          <w:rFonts w:hint="eastAsia"/>
        </w:rPr>
        <w:t>于</w:t>
      </w:r>
      <w:r>
        <w:rPr>
          <w:rFonts w:hint="eastAsia"/>
        </w:rPr>
        <w:t xml:space="preserve"> </w:t>
      </w:r>
      <w:r>
        <w:t xml:space="preserve">1985 </w:t>
      </w:r>
      <w:r>
        <w:rPr>
          <w:rFonts w:hint="eastAsia"/>
        </w:rPr>
        <w:t>年发行的《威尔童话》（</w:t>
      </w:r>
      <w:proofErr w:type="spellStart"/>
      <w:r w:rsidRPr="00A71CA3">
        <w:t>Märchen</w:t>
      </w:r>
      <w:proofErr w:type="spellEnd"/>
      <w:r w:rsidRPr="00A71CA3">
        <w:t xml:space="preserve"> Veil</w:t>
      </w:r>
      <w:r>
        <w:rPr>
          <w:rFonts w:hint="eastAsia"/>
        </w:rPr>
        <w:t>）等，不过其中最为著名的还是</w:t>
      </w:r>
      <w:r>
        <w:rPr>
          <w:rFonts w:hint="eastAsia"/>
        </w:rPr>
        <w:t xml:space="preserve"> </w:t>
      </w:r>
      <w:proofErr w:type="spellStart"/>
      <w:r>
        <w:t>Falcom</w:t>
      </w:r>
      <w:proofErr w:type="spellEnd"/>
      <w:r>
        <w:t xml:space="preserve"> </w:t>
      </w:r>
      <w:r>
        <w:rPr>
          <w:rFonts w:hint="eastAsia"/>
        </w:rPr>
        <w:t>出品的《伊苏》（</w:t>
      </w:r>
      <w:r>
        <w:rPr>
          <w:rFonts w:hint="eastAsia"/>
        </w:rPr>
        <w:t>Y</w:t>
      </w:r>
      <w:r>
        <w:t>s</w:t>
      </w:r>
      <w:r w:rsidR="005C1E80">
        <w:rPr>
          <w:rFonts w:hint="eastAsia"/>
        </w:rPr>
        <w:t>，发音同“</w:t>
      </w:r>
      <w:proofErr w:type="spellStart"/>
      <w:r w:rsidR="005C1E80">
        <w:rPr>
          <w:rFonts w:hint="eastAsia"/>
        </w:rPr>
        <w:t>eese</w:t>
      </w:r>
      <w:proofErr w:type="spellEnd"/>
      <w:r w:rsidR="005C1E80">
        <w:rPr>
          <w:rFonts w:hint="eastAsia"/>
        </w:rPr>
        <w:t>”</w:t>
      </w:r>
      <w:r>
        <w:rPr>
          <w:rFonts w:hint="eastAsia"/>
        </w:rPr>
        <w:t>）。先前他们推出的《屠龙剑》（</w:t>
      </w:r>
      <w:r>
        <w:rPr>
          <w:rFonts w:hint="eastAsia"/>
        </w:rPr>
        <w:t>D</w:t>
      </w:r>
      <w:r>
        <w:t>ragon Slayer</w:t>
      </w:r>
      <w:r>
        <w:rPr>
          <w:rFonts w:hint="eastAsia"/>
        </w:rPr>
        <w:t>,</w:t>
      </w:r>
      <w:r>
        <w:t xml:space="preserve"> 1984</w:t>
      </w:r>
      <w:r>
        <w:rPr>
          <w:rFonts w:hint="eastAsia"/>
        </w:rPr>
        <w:t>）和《</w:t>
      </w:r>
      <w:r w:rsidR="008514A5" w:rsidRPr="008514A5">
        <w:rPr>
          <w:rFonts w:hint="eastAsia"/>
        </w:rPr>
        <w:t>雷诺尼都纪事</w:t>
      </w:r>
      <w:r>
        <w:rPr>
          <w:rFonts w:hint="eastAsia"/>
        </w:rPr>
        <w:t>》（</w:t>
      </w:r>
      <w:r>
        <w:rPr>
          <w:rFonts w:hint="eastAsia"/>
        </w:rPr>
        <w:t>X</w:t>
      </w:r>
      <w:r>
        <w:t>anadu, 1985</w:t>
      </w:r>
      <w:r>
        <w:rPr>
          <w:rFonts w:hint="eastAsia"/>
        </w:rPr>
        <w:t>）等游戏都回避了回合制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的模式，不过《伊苏》</w:t>
      </w:r>
      <w:r w:rsidR="008514A5">
        <w:rPr>
          <w:rFonts w:hint="eastAsia"/>
        </w:rPr>
        <w:t>则</w:t>
      </w:r>
      <w:r w:rsidR="0061708B">
        <w:rPr>
          <w:rFonts w:hint="eastAsia"/>
        </w:rPr>
        <w:t>寄托了</w:t>
      </w:r>
      <w:r w:rsidR="008514A5">
        <w:rPr>
          <w:rFonts w:hint="eastAsia"/>
        </w:rPr>
        <w:t>更大的追求。</w:t>
      </w:r>
    </w:p>
    <w:p w14:paraId="33ABA706" w14:textId="2A81AA1D" w:rsidR="008514A5" w:rsidRDefault="0061708B" w:rsidP="00F348C6">
      <w:pPr>
        <w:pStyle w:val="-"/>
        <w:ind w:firstLine="420"/>
      </w:pPr>
      <w:r>
        <w:rPr>
          <w:rFonts w:hint="eastAsia"/>
        </w:rPr>
        <w:t>《伊苏》讲述了红</w:t>
      </w:r>
      <w:proofErr w:type="gramStart"/>
      <w:r>
        <w:rPr>
          <w:rFonts w:hint="eastAsia"/>
        </w:rPr>
        <w:t>发英雄</w:t>
      </w:r>
      <w:proofErr w:type="gramEnd"/>
      <w:r w:rsidRPr="0061708B">
        <w:rPr>
          <w:rFonts w:hint="eastAsia"/>
        </w:rPr>
        <w:t>亚特鲁</w:t>
      </w:r>
      <w:ins w:id="0" w:author="Fan Quan" w:date="2021-03-17T22:53:00Z">
        <w:r w:rsidR="00077997">
          <w:rPr>
            <w:rFonts w:hint="eastAsia"/>
          </w:rPr>
          <w:t xml:space="preserve"> </w:t>
        </w:r>
      </w:ins>
      <w:r w:rsidRPr="0061708B">
        <w:rPr>
          <w:rFonts w:hint="eastAsia"/>
        </w:rPr>
        <w:t>·</w:t>
      </w:r>
      <w:ins w:id="1" w:author="Fan Quan" w:date="2021-03-17T22:53:00Z">
        <w:r w:rsidR="00077997">
          <w:rPr>
            <w:rFonts w:hint="eastAsia"/>
          </w:rPr>
          <w:t xml:space="preserve"> </w:t>
        </w:r>
      </w:ins>
      <w:r w:rsidRPr="0061708B">
        <w:rPr>
          <w:rFonts w:hint="eastAsia"/>
        </w:rPr>
        <w:t>克里斯汀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</w:t>
      </w:r>
      <w:r>
        <w:t>dol</w:t>
      </w:r>
      <w:proofErr w:type="spellEnd"/>
      <w:r>
        <w:t xml:space="preserve"> Christin</w:t>
      </w:r>
      <w:r>
        <w:rPr>
          <w:rFonts w:hint="eastAsia"/>
        </w:rPr>
        <w:t>）探索传说之</w:t>
      </w:r>
      <w:proofErr w:type="gramStart"/>
      <w:r>
        <w:rPr>
          <w:rFonts w:hint="eastAsia"/>
        </w:rPr>
        <w:t>地伊苏</w:t>
      </w:r>
      <w:proofErr w:type="gramEnd"/>
      <w:r>
        <w:rPr>
          <w:rFonts w:hint="eastAsia"/>
        </w:rPr>
        <w:t>的冒险旅程，这片大陆从地上腾空而起，一直浮游在空中。在一位神秘的占卜师帮助下，亚特鲁集齐了六本魔法书</w:t>
      </w:r>
      <w:r w:rsidR="00325450">
        <w:rPr>
          <w:rFonts w:hint="eastAsia"/>
        </w:rPr>
        <w:t>，也见到了降临人间的双子女神。</w:t>
      </w:r>
    </w:p>
    <w:p w14:paraId="6B3F66A9" w14:textId="246BE1CC" w:rsidR="00F348C6" w:rsidRDefault="00184A44" w:rsidP="002F51F7">
      <w:pPr>
        <w:pStyle w:val="-"/>
        <w:ind w:firstLine="420"/>
      </w:pPr>
      <w:r>
        <w:rPr>
          <w:rFonts w:hint="eastAsia"/>
        </w:rPr>
        <w:t>《伊苏》的剧情设定过于庞大，因此要拆成上下两部游戏才能讲完整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故事。第一部《</w:t>
      </w:r>
      <w:r w:rsidRPr="00184A44">
        <w:rPr>
          <w:rFonts w:hint="eastAsia"/>
        </w:rPr>
        <w:t>伊苏</w:t>
      </w:r>
      <w:ins w:id="2" w:author="Fan Quan" w:date="2021-03-18T19:09:00Z">
        <w:r w:rsidR="00A64C53">
          <w:rPr>
            <w:rFonts w:hint="eastAsia"/>
          </w:rPr>
          <w:t>：</w:t>
        </w:r>
      </w:ins>
      <w:del w:id="3" w:author="Fan Quan" w:date="2021-03-18T19:09:00Z">
        <w:r w:rsidRPr="00184A44" w:rsidDel="00A64C53">
          <w:delText xml:space="preserve"> </w:delText>
        </w:r>
      </w:del>
      <w:r w:rsidRPr="00184A44">
        <w:t>失落的</w:t>
      </w:r>
      <w:r w:rsidR="003858FB">
        <w:rPr>
          <w:rFonts w:hint="eastAsia"/>
        </w:rPr>
        <w:t>古代王国</w:t>
      </w:r>
      <w:r w:rsidRPr="00184A44">
        <w:t xml:space="preserve"> </w:t>
      </w:r>
      <w:r w:rsidRPr="00184A44">
        <w:t>序章</w:t>
      </w:r>
      <w:r>
        <w:rPr>
          <w:rFonts w:hint="eastAsia"/>
        </w:rPr>
        <w:t>》（</w:t>
      </w:r>
      <w:r w:rsidRPr="00184A44">
        <w:t>Ancient Ys Vanished</w:t>
      </w:r>
      <w:r>
        <w:t xml:space="preserve"> / </w:t>
      </w:r>
      <w:r w:rsidRPr="00184A44">
        <w:t>The Vanished Omens</w:t>
      </w:r>
      <w:r>
        <w:rPr>
          <w:rFonts w:hint="eastAsia"/>
        </w:rPr>
        <w:t>，通称“伊苏</w:t>
      </w:r>
      <w:r>
        <w:rPr>
          <w:rFonts w:hint="eastAsia"/>
        </w:rPr>
        <w:t xml:space="preserve"> </w:t>
      </w:r>
      <w:del w:id="4" w:author="Fan Quan" w:date="2021-03-18T19:09:00Z">
        <w:r w:rsidDel="00A64C53">
          <w:rPr>
            <w:rFonts w:hint="eastAsia"/>
          </w:rPr>
          <w:delText>I</w:delText>
        </w:r>
      </w:del>
      <w:ins w:id="5" w:author="Fan Quan" w:date="2021-03-18T19:09:00Z">
        <w:r w:rsidR="00A64C53">
          <w:t>1</w:t>
        </w:r>
      </w:ins>
      <w:del w:id="6" w:author="Fan Quan" w:date="2021-03-17T22:57:00Z">
        <w:r w:rsidDel="00C00724">
          <w:delText xml:space="preserve"> </w:delText>
        </w:r>
      </w:del>
      <w:r>
        <w:rPr>
          <w:rFonts w:hint="eastAsia"/>
        </w:rPr>
        <w:t>”）</w:t>
      </w:r>
      <w:r w:rsidR="002B05C3">
        <w:rPr>
          <w:rFonts w:hint="eastAsia"/>
        </w:rPr>
        <w:t>讲述了</w:t>
      </w:r>
      <w:r>
        <w:rPr>
          <w:rFonts w:hint="eastAsia"/>
        </w:rPr>
        <w:t>亚特鲁寻找伊苏王国的</w:t>
      </w:r>
      <w:r w:rsidR="002B05C3">
        <w:rPr>
          <w:rFonts w:hint="eastAsia"/>
        </w:rPr>
        <w:t>过程</w:t>
      </w:r>
      <w:r>
        <w:rPr>
          <w:rFonts w:hint="eastAsia"/>
        </w:rPr>
        <w:t>，第二部</w:t>
      </w:r>
      <w:r w:rsidRPr="00184A44">
        <w:rPr>
          <w:rFonts w:hint="eastAsia"/>
        </w:rPr>
        <w:t>《伊苏</w:t>
      </w:r>
      <w:r w:rsidR="002B05C3">
        <w:rPr>
          <w:rFonts w:hint="eastAsia"/>
        </w:rPr>
        <w:t xml:space="preserve"> </w:t>
      </w:r>
      <w:del w:id="7" w:author="Fan Quan" w:date="2021-03-18T19:09:00Z">
        <w:r w:rsidRPr="00184A44" w:rsidDel="00A64C53">
          <w:delText xml:space="preserve">II </w:delText>
        </w:r>
      </w:del>
      <w:ins w:id="8" w:author="Fan Quan" w:date="2021-03-18T19:09:00Z">
        <w:r w:rsidR="00A64C53">
          <w:t>2</w:t>
        </w:r>
        <w:r w:rsidR="00A64C53">
          <w:rPr>
            <w:rFonts w:hint="eastAsia"/>
          </w:rPr>
          <w:t>：</w:t>
        </w:r>
      </w:ins>
      <w:r w:rsidRPr="00184A44">
        <w:t>失落的</w:t>
      </w:r>
      <w:r w:rsidR="003858FB">
        <w:rPr>
          <w:rFonts w:hint="eastAsia"/>
        </w:rPr>
        <w:t>古代王</w:t>
      </w:r>
      <w:r w:rsidRPr="00184A44">
        <w:t>国</w:t>
      </w:r>
      <w:r w:rsidRPr="00184A44">
        <w:t xml:space="preserve"> </w:t>
      </w:r>
      <w:r w:rsidRPr="00184A44">
        <w:t>终章》</w:t>
      </w:r>
      <w:r w:rsidR="002B05C3">
        <w:rPr>
          <w:rFonts w:hint="eastAsia"/>
        </w:rPr>
        <w:t>（</w:t>
      </w:r>
      <w:r w:rsidR="002B05C3">
        <w:rPr>
          <w:rFonts w:hint="eastAsia"/>
        </w:rPr>
        <w:t>T</w:t>
      </w:r>
      <w:r w:rsidR="002B05C3">
        <w:t>he Final Chapter</w:t>
      </w:r>
      <w:r w:rsidR="002B05C3">
        <w:rPr>
          <w:rFonts w:hint="eastAsia"/>
        </w:rPr>
        <w:t>，通称“伊苏</w:t>
      </w:r>
      <w:r w:rsidR="002B05C3">
        <w:rPr>
          <w:rFonts w:hint="eastAsia"/>
        </w:rPr>
        <w:t xml:space="preserve"> </w:t>
      </w:r>
      <w:del w:id="9" w:author="Fan Quan" w:date="2021-03-18T19:09:00Z">
        <w:r w:rsidR="002B05C3" w:rsidDel="00A64C53">
          <w:rPr>
            <w:rFonts w:hint="eastAsia"/>
          </w:rPr>
          <w:delText>II</w:delText>
        </w:r>
      </w:del>
      <w:ins w:id="10" w:author="Fan Quan" w:date="2021-03-18T19:09:00Z">
        <w:r w:rsidR="00A64C53">
          <w:t>2</w:t>
        </w:r>
      </w:ins>
      <w:ins w:id="11" w:author="Fan Quan" w:date="2021-03-17T22:57:00Z">
        <w:r w:rsidR="00C00724">
          <w:rPr>
            <w:rFonts w:hint="eastAsia"/>
          </w:rPr>
          <w:t>”</w:t>
        </w:r>
      </w:ins>
      <w:del w:id="12" w:author="Fan Quan" w:date="2021-03-17T22:57:00Z">
        <w:r w:rsidR="002B05C3" w:rsidDel="00C00724">
          <w:delText xml:space="preserve"> </w:delText>
        </w:r>
        <w:r w:rsidR="002B05C3" w:rsidDel="00C00724">
          <w:rPr>
            <w:rFonts w:hint="eastAsia"/>
          </w:rPr>
          <w:delText>”</w:delText>
        </w:r>
      </w:del>
      <w:r w:rsidR="002B05C3">
        <w:rPr>
          <w:rFonts w:hint="eastAsia"/>
        </w:rPr>
        <w:t>）则是他在浮空古国的冒险之旅。</w:t>
      </w:r>
      <w:r w:rsidR="00E42685">
        <w:rPr>
          <w:rFonts w:hint="eastAsia"/>
        </w:rPr>
        <w:t>现在的</w:t>
      </w:r>
      <w:proofErr w:type="gramStart"/>
      <w:r w:rsidR="00E42685">
        <w:rPr>
          <w:rFonts w:hint="eastAsia"/>
        </w:rPr>
        <w:t>重置版</w:t>
      </w:r>
      <w:proofErr w:type="gramEnd"/>
      <w:r w:rsidR="00E42685">
        <w:rPr>
          <w:rFonts w:hint="eastAsia"/>
        </w:rPr>
        <w:t>通常</w:t>
      </w:r>
      <w:r w:rsidR="00E86C4D">
        <w:rPr>
          <w:rFonts w:hint="eastAsia"/>
        </w:rPr>
        <w:t>会将这两作</w:t>
      </w:r>
      <w:proofErr w:type="gramStart"/>
      <w:r w:rsidR="00E86C4D">
        <w:rPr>
          <w:rFonts w:hint="eastAsia"/>
        </w:rPr>
        <w:t>合并再</w:t>
      </w:r>
      <w:proofErr w:type="gramEnd"/>
      <w:r w:rsidR="00E86C4D">
        <w:rPr>
          <w:rFonts w:hint="eastAsia"/>
        </w:rPr>
        <w:t>发售，此举</w:t>
      </w:r>
      <w:r w:rsidR="00B27157">
        <w:rPr>
          <w:rFonts w:hint="eastAsia"/>
        </w:rPr>
        <w:t>也是</w:t>
      </w:r>
      <w:r w:rsidR="00E86C4D">
        <w:rPr>
          <w:rFonts w:hint="eastAsia"/>
        </w:rPr>
        <w:t>合情合理。</w:t>
      </w:r>
    </w:p>
    <w:p w14:paraId="178C255D" w14:textId="768223D8" w:rsidR="00456587" w:rsidRDefault="00456587" w:rsidP="002F51F7">
      <w:pPr>
        <w:pStyle w:val="-"/>
        <w:ind w:firstLine="420"/>
      </w:pPr>
    </w:p>
    <w:p w14:paraId="711EF5E2" w14:textId="77777777" w:rsidR="00456587" w:rsidRDefault="00456587" w:rsidP="00456587">
      <w:pPr>
        <w:pStyle w:val="-"/>
        <w:keepNext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7CC7EDF" wp14:editId="2B2C31BD">
            <wp:extent cx="2959200" cy="229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E2E6" w14:textId="5BC7E745" w:rsidR="00456587" w:rsidRDefault="00456587" w:rsidP="00456587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D304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B</w:t>
      </w:r>
      <w:r>
        <w:t xml:space="preserve">oss </w:t>
      </w:r>
      <w:r>
        <w:rPr>
          <w:rFonts w:hint="eastAsia"/>
        </w:rPr>
        <w:t>战颇有难度，需要玩家刷刷等级。不过，商店里也许会出售一些有帮助的装备和道具</w:t>
      </w:r>
      <w:ins w:id="13" w:author="Fan Quan" w:date="2021-03-17T23:01:00Z">
        <w:r w:rsidR="00DC2285">
          <w:rPr>
            <w:rFonts w:hint="eastAsia"/>
          </w:rPr>
          <w:t>（可能会被隐藏起来）</w:t>
        </w:r>
      </w:ins>
      <w:del w:id="14" w:author="Fan Quan" w:date="2021-03-17T23:01:00Z">
        <w:r w:rsidDel="00DC2285">
          <w:rPr>
            <w:rFonts w:hint="eastAsia"/>
          </w:rPr>
          <w:delText>，这些也可能是隐藏要素</w:delText>
        </w:r>
      </w:del>
      <w:r>
        <w:rPr>
          <w:rFonts w:hint="eastAsia"/>
        </w:rPr>
        <w:t>。</w:t>
      </w:r>
    </w:p>
    <w:p w14:paraId="79A6051C" w14:textId="77777777" w:rsidR="00456587" w:rsidRPr="00456587" w:rsidRDefault="00456587" w:rsidP="002F51F7">
      <w:pPr>
        <w:pStyle w:val="-"/>
        <w:ind w:firstLine="420"/>
      </w:pPr>
    </w:p>
    <w:p w14:paraId="24AC627D" w14:textId="22558727" w:rsidR="002F51F7" w:rsidRDefault="00657E62" w:rsidP="002F51F7">
      <w:pPr>
        <w:pStyle w:val="-"/>
        <w:ind w:firstLine="420"/>
      </w:pPr>
      <w:r>
        <w:rPr>
          <w:rFonts w:hint="eastAsia"/>
        </w:rPr>
        <w:t>《伊苏</w:t>
      </w:r>
      <w:ins w:id="15" w:author="Fan Quan" w:date="2021-03-18T19:09:00Z">
        <w:r w:rsidR="00A64C53">
          <w:rPr>
            <w:rFonts w:hint="eastAsia"/>
          </w:rPr>
          <w:t xml:space="preserve"> </w:t>
        </w:r>
      </w:ins>
      <w:del w:id="16" w:author="Fan Quan" w:date="2021-03-18T19:09:00Z">
        <w:r w:rsidDel="00A64C53">
          <w:rPr>
            <w:rFonts w:hint="eastAsia"/>
          </w:rPr>
          <w:delText xml:space="preserve"> </w:delText>
        </w:r>
      </w:del>
      <w:ins w:id="17" w:author="Fan Quan" w:date="2021-03-18T19:09:00Z">
        <w:r w:rsidR="00A64C53">
          <w:t>1</w:t>
        </w:r>
      </w:ins>
      <w:del w:id="18" w:author="Fan Quan" w:date="2021-03-18T19:09:00Z">
        <w:r w:rsidDel="00A64C53">
          <w:rPr>
            <w:rFonts w:hint="eastAsia"/>
          </w:rPr>
          <w:delText>I</w:delText>
        </w:r>
      </w:del>
      <w:r>
        <w:rPr>
          <w:rFonts w:hint="eastAsia"/>
        </w:rPr>
        <w:t>》</w:t>
      </w:r>
      <w:r w:rsidR="00B27157">
        <w:rPr>
          <w:rFonts w:hint="eastAsia"/>
        </w:rPr>
        <w:t>的</w:t>
      </w:r>
      <w:r>
        <w:rPr>
          <w:rFonts w:hint="eastAsia"/>
        </w:rPr>
        <w:t>世界地图规模迷你，</w:t>
      </w:r>
      <w:ins w:id="19" w:author="Fan Quan" w:date="2021-03-17T23:02:00Z">
        <w:r w:rsidR="00DC2285">
          <w:rPr>
            <w:rFonts w:hint="eastAsia"/>
          </w:rPr>
          <w:t>在仅有的一张地图里</w:t>
        </w:r>
      </w:ins>
      <w:del w:id="20" w:author="Fan Quan" w:date="2021-03-17T23:02:00Z">
        <w:r w:rsidR="00B27157" w:rsidDel="00DC2285">
          <w:rPr>
            <w:rFonts w:hint="eastAsia"/>
          </w:rPr>
          <w:delText>一共</w:delText>
        </w:r>
      </w:del>
      <w:r w:rsidR="00B27157">
        <w:rPr>
          <w:rFonts w:hint="eastAsia"/>
        </w:rPr>
        <w:t>只有两座城镇和三个地牢，其中的一个地牢特别巨大，占据了大半个游戏。《伊苏</w:t>
      </w:r>
      <w:r w:rsidR="00B27157">
        <w:rPr>
          <w:rFonts w:hint="eastAsia"/>
        </w:rPr>
        <w:t xml:space="preserve"> </w:t>
      </w:r>
      <w:ins w:id="21" w:author="Fan Quan" w:date="2021-03-18T19:09:00Z">
        <w:r w:rsidR="00A64C53">
          <w:t>2</w:t>
        </w:r>
      </w:ins>
      <w:del w:id="22" w:author="Fan Quan" w:date="2021-03-18T19:09:00Z">
        <w:r w:rsidR="00B27157" w:rsidDel="00A64C53">
          <w:rPr>
            <w:rFonts w:hint="eastAsia"/>
          </w:rPr>
          <w:delText>II</w:delText>
        </w:r>
      </w:del>
      <w:r w:rsidR="00B27157">
        <w:rPr>
          <w:rFonts w:hint="eastAsia"/>
        </w:rPr>
        <w:t>》的游戏世界</w:t>
      </w:r>
      <w:r w:rsidR="005A3EBC">
        <w:rPr>
          <w:rFonts w:hint="eastAsia"/>
        </w:rPr>
        <w:t>就</w:t>
      </w:r>
      <w:r w:rsidR="00B27157">
        <w:rPr>
          <w:rFonts w:hint="eastAsia"/>
        </w:rPr>
        <w:t>丰富多了，亚特鲁总算能跨越冰山与熔岩之地，</w:t>
      </w:r>
      <w:r w:rsidR="005A3EBC">
        <w:rPr>
          <w:rFonts w:hint="eastAsia"/>
        </w:rPr>
        <w:t>去</w:t>
      </w:r>
      <w:r w:rsidR="00B27157">
        <w:rPr>
          <w:rFonts w:hint="eastAsia"/>
        </w:rPr>
        <w:t>达</w:t>
      </w:r>
      <w:proofErr w:type="gramStart"/>
      <w:r w:rsidR="00B27157">
        <w:rPr>
          <w:rFonts w:hint="eastAsia"/>
        </w:rPr>
        <w:t>姆</w:t>
      </w:r>
      <w:proofErr w:type="gramEnd"/>
      <w:r w:rsidR="00B27157">
        <w:rPr>
          <w:rFonts w:hint="eastAsia"/>
        </w:rPr>
        <w:t>之塔击败这位邪恶的神官</w:t>
      </w:r>
      <w:ins w:id="23" w:author="Fan Quan" w:date="2021-03-17T23:03:00Z">
        <w:r w:rsidR="00DC2285">
          <w:rPr>
            <w:rFonts w:hint="eastAsia"/>
          </w:rPr>
          <w:t>（</w:t>
        </w:r>
        <w:proofErr w:type="spellStart"/>
        <w:r w:rsidR="00DC2285">
          <w:rPr>
            <w:rFonts w:hint="eastAsia"/>
          </w:rPr>
          <w:t>Darm</w:t>
        </w:r>
        <w:proofErr w:type="spellEnd"/>
        <w:r w:rsidR="00DC2285">
          <w:rPr>
            <w:rFonts w:hint="eastAsia"/>
          </w:rPr>
          <w:t>）</w:t>
        </w:r>
      </w:ins>
      <w:r w:rsidR="00B27157">
        <w:rPr>
          <w:rFonts w:hint="eastAsia"/>
        </w:rPr>
        <w:t>。</w:t>
      </w:r>
    </w:p>
    <w:p w14:paraId="67C333E7" w14:textId="2507770F" w:rsidR="00F348C6" w:rsidRDefault="00F733AC" w:rsidP="00456587">
      <w:pPr>
        <w:pStyle w:val="-"/>
        <w:ind w:firstLine="420"/>
      </w:pPr>
      <w:r>
        <w:rPr>
          <w:rFonts w:hint="eastAsia"/>
        </w:rPr>
        <w:t>和多数早年的日式</w:t>
      </w:r>
      <w:ins w:id="24" w:author="Fan Quan" w:date="2021-03-17T23:05:00Z">
        <w:r w:rsidR="004A7780">
          <w:rPr>
            <w:rFonts w:hint="eastAsia"/>
          </w:rPr>
          <w:t>动作</w:t>
        </w:r>
      </w:ins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一样，你只要一头撞上怪物就能进入战斗，成功率则与你的经验等级挂钩。不过，如果你斜着撞上怪物，获胜的几率就大得多。《伊苏</w:t>
      </w:r>
      <w:r>
        <w:rPr>
          <w:rFonts w:hint="eastAsia"/>
        </w:rPr>
        <w:t xml:space="preserve"> </w:t>
      </w:r>
      <w:del w:id="25" w:author="Fan Quan" w:date="2021-03-18T19:10:00Z">
        <w:r w:rsidDel="00792F7A">
          <w:rPr>
            <w:rFonts w:hint="eastAsia"/>
          </w:rPr>
          <w:delText>II</w:delText>
        </w:r>
      </w:del>
      <w:ins w:id="26" w:author="Fan Quan" w:date="2021-03-18T19:10:00Z">
        <w:r w:rsidR="00792F7A">
          <w:t>2</w:t>
        </w:r>
      </w:ins>
      <w:r>
        <w:rPr>
          <w:rFonts w:hint="eastAsia"/>
        </w:rPr>
        <w:t>》中还加入了魔法系统，亚特鲁能扔出火球，更加便利地解决怪物。除了各种各样的战斗咒语之外，游戏中还有一个将你变成怪物的咒语，使用之后便能和其他敌对生物交谈，不仅能听到奇闻趣事，通常还能获得很多有价值的线索和提示。</w:t>
      </w:r>
    </w:p>
    <w:p w14:paraId="2BB0EAFC" w14:textId="16C2FD0E" w:rsidR="00F8075D" w:rsidDel="0043560E" w:rsidRDefault="00F733AC" w:rsidP="00F348C6">
      <w:pPr>
        <w:pStyle w:val="-"/>
        <w:ind w:firstLine="420"/>
        <w:rPr>
          <w:del w:id="27" w:author="Fan Quan" w:date="2021-03-17T23:09:00Z"/>
        </w:rPr>
      </w:pPr>
      <w:r>
        <w:rPr>
          <w:rFonts w:hint="eastAsia"/>
        </w:rPr>
        <w:t>这一切听上去可能有些过于简陋——毕竟玩家要做的也不过是在地图上</w:t>
      </w:r>
      <w:ins w:id="28" w:author="Fan Quan" w:date="2021-03-17T23:07:00Z">
        <w:r w:rsidR="004A7780">
          <w:rPr>
            <w:rFonts w:hint="eastAsia"/>
          </w:rPr>
          <w:t>到处</w:t>
        </w:r>
      </w:ins>
      <w:del w:id="29" w:author="Fan Quan" w:date="2021-03-17T23:07:00Z">
        <w:r w:rsidDel="004A7780">
          <w:rPr>
            <w:rFonts w:hint="eastAsia"/>
          </w:rPr>
          <w:delText>横冲直撞</w:delText>
        </w:r>
      </w:del>
      <w:ins w:id="30" w:author="Fan Quan" w:date="2021-03-17T23:07:00Z">
        <w:r w:rsidR="0043560E">
          <w:rPr>
            <w:rFonts w:hint="eastAsia"/>
          </w:rPr>
          <w:t>漫游</w:t>
        </w:r>
      </w:ins>
      <w:r>
        <w:rPr>
          <w:rFonts w:hint="eastAsia"/>
        </w:rPr>
        <w:t>、见到怪物就径直冲过去而已。不过，游戏的乐趣正在于此。《伊苏》并没有费心去设计冗余的解谜环节，也不会让玩家无头苍蝇似</w:t>
      </w:r>
      <w:ins w:id="31" w:author="Fan Quan" w:date="2021-03-17T23:07:00Z">
        <w:r w:rsidR="0043560E">
          <w:rPr>
            <w:rFonts w:hint="eastAsia"/>
          </w:rPr>
          <w:t>地</w:t>
        </w:r>
      </w:ins>
      <w:del w:id="32" w:author="Fan Quan" w:date="2021-03-17T23:07:00Z">
        <w:r w:rsidDel="0043560E">
          <w:rPr>
            <w:rFonts w:hint="eastAsia"/>
          </w:rPr>
          <w:delText>的</w:delText>
        </w:r>
      </w:del>
      <w:r>
        <w:rPr>
          <w:rFonts w:hint="eastAsia"/>
        </w:rPr>
        <w:t>乱转。</w:t>
      </w:r>
      <w:r w:rsidR="006C1472">
        <w:rPr>
          <w:rFonts w:hint="eastAsia"/>
        </w:rPr>
        <w:t>大部分时候，游戏都为你提供了相对简短而又直白的冒险体验，其中蕴藏的惊喜和魅力，正是</w:t>
      </w:r>
      <w:r w:rsidR="003858FB">
        <w:rPr>
          <w:rFonts w:hint="eastAsia"/>
        </w:rPr>
        <w:t>同样</w:t>
      </w:r>
      <w:r w:rsidR="006C1472">
        <w:rPr>
          <w:rFonts w:hint="eastAsia"/>
        </w:rPr>
        <w:t>令《塞尔达传说》（</w:t>
      </w:r>
      <w:r w:rsidR="006C1472">
        <w:rPr>
          <w:rFonts w:hint="eastAsia"/>
        </w:rPr>
        <w:t>Z</w:t>
      </w:r>
      <w:r w:rsidR="006C1472">
        <w:t>elda</w:t>
      </w:r>
      <w:r w:rsidR="006C1472">
        <w:rPr>
          <w:rFonts w:hint="eastAsia"/>
        </w:rPr>
        <w:t>）系列经久不衰的秘诀。</w:t>
      </w:r>
    </w:p>
    <w:p w14:paraId="63218348" w14:textId="17B64BC8" w:rsidR="00456587" w:rsidDel="0043560E" w:rsidRDefault="00456587" w:rsidP="00F348C6">
      <w:pPr>
        <w:pStyle w:val="-"/>
        <w:ind w:firstLine="420"/>
        <w:rPr>
          <w:del w:id="33" w:author="Fan Quan" w:date="2021-03-17T23:09:00Z"/>
        </w:rPr>
      </w:pPr>
    </w:p>
    <w:p w14:paraId="7A54C998" w14:textId="70ED13DC" w:rsidR="00456587" w:rsidDel="0043560E" w:rsidRDefault="00456587">
      <w:pPr>
        <w:pStyle w:val="-"/>
        <w:keepNext/>
        <w:ind w:firstLineChars="0" w:firstLine="0"/>
        <w:rPr>
          <w:moveFrom w:id="34" w:author="Fan Quan" w:date="2021-03-17T23:09:00Z"/>
        </w:rPr>
      </w:pPr>
      <w:moveFromRangeStart w:id="35" w:author="Fan Quan" w:date="2021-03-17T23:09:00Z" w:name="move66915002"/>
      <w:moveFrom w:id="36" w:author="Fan Quan" w:date="2021-03-17T23:09:00Z">
        <w:r w:rsidDel="0043560E">
          <w:rPr>
            <w:noProof/>
          </w:rPr>
          <w:drawing>
            <wp:inline distT="0" distB="0" distL="0" distR="0" wp14:anchorId="61F38489" wp14:editId="5630621F">
              <wp:extent cx="2959100" cy="2219325"/>
              <wp:effectExtent l="0" t="0" r="0" b="9525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图片 5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9100" cy="2219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21C6C801" w14:textId="0DF72A33" w:rsidR="00456587" w:rsidDel="0043560E" w:rsidRDefault="00456587">
      <w:pPr>
        <w:pStyle w:val="Caption"/>
        <w:rPr>
          <w:moveFrom w:id="37" w:author="Fan Quan" w:date="2021-03-17T23:09:00Z"/>
        </w:rPr>
      </w:pPr>
      <w:moveFrom w:id="38" w:author="Fan Quan" w:date="2021-03-17T23:09:00Z">
        <w:r w:rsidDel="0043560E">
          <w:rPr>
            <w:rFonts w:hint="eastAsia"/>
          </w:rPr>
          <w:t>图</w:t>
        </w:r>
        <w:r w:rsidDel="0043560E">
          <w:rPr>
            <w:rFonts w:hint="eastAsia"/>
          </w:rPr>
          <w:t xml:space="preserve"> </w:t>
        </w:r>
        <w:r w:rsidDel="0043560E">
          <w:fldChar w:fldCharType="begin"/>
        </w:r>
        <w:r w:rsidDel="0043560E">
          <w:instrText xml:space="preserve"> </w:instrText>
        </w:r>
        <w:r w:rsidDel="0043560E">
          <w:rPr>
            <w:rFonts w:hint="eastAsia"/>
          </w:rPr>
          <w:instrText xml:space="preserve">SEQ </w:instrText>
        </w:r>
        <w:r w:rsidDel="0043560E">
          <w:rPr>
            <w:rFonts w:hint="eastAsia"/>
          </w:rPr>
          <w:instrText>图</w:instrText>
        </w:r>
        <w:r w:rsidDel="0043560E">
          <w:rPr>
            <w:rFonts w:hint="eastAsia"/>
          </w:rPr>
          <w:instrText xml:space="preserve"> \* ARABIC</w:instrText>
        </w:r>
        <w:r w:rsidDel="0043560E">
          <w:instrText xml:space="preserve"> </w:instrText>
        </w:r>
        <w:r w:rsidDel="0043560E">
          <w:fldChar w:fldCharType="separate"/>
        </w:r>
        <w:r w:rsidR="000D3042" w:rsidDel="0043560E">
          <w:rPr>
            <w:noProof/>
          </w:rPr>
          <w:t>2</w:t>
        </w:r>
        <w:r w:rsidDel="0043560E">
          <w:fldChar w:fldCharType="end"/>
        </w:r>
        <w:r w:rsidDel="0043560E">
          <w:t xml:space="preserve"> </w:t>
        </w:r>
        <w:r w:rsidDel="0043560E">
          <w:rPr>
            <w:rFonts w:hint="eastAsia"/>
          </w:rPr>
          <w:t>战斗时，你要做的就是操纵主角撞上敌人。不过就像截图里所展示的那样，你得稍微倾斜一些角度，否则正面迎击敌人通常只会让你一命呜呼。</w:t>
        </w:r>
      </w:moveFrom>
    </w:p>
    <w:moveFromRangeEnd w:id="35"/>
    <w:p w14:paraId="4785FD57" w14:textId="77777777" w:rsidR="00456587" w:rsidRPr="00456587" w:rsidRDefault="00456587">
      <w:pPr>
        <w:pStyle w:val="-"/>
        <w:ind w:firstLine="420"/>
      </w:pPr>
    </w:p>
    <w:p w14:paraId="3D337CD8" w14:textId="31E4D8B2" w:rsidR="003F7E6F" w:rsidRDefault="00A32813" w:rsidP="00F348C6">
      <w:pPr>
        <w:pStyle w:val="-"/>
        <w:ind w:firstLine="420"/>
      </w:pPr>
      <w:r>
        <w:rPr>
          <w:rFonts w:hint="eastAsia"/>
        </w:rPr>
        <w:t>《伊苏》最初于</w:t>
      </w:r>
      <w:r>
        <w:rPr>
          <w:rFonts w:hint="eastAsia"/>
        </w:rPr>
        <w:t xml:space="preserve"> </w:t>
      </w:r>
      <w:r>
        <w:t xml:space="preserve">1987 </w:t>
      </w:r>
      <w:r>
        <w:rPr>
          <w:rFonts w:hint="eastAsia"/>
        </w:rPr>
        <w:t>年在日本</w:t>
      </w:r>
      <w:r>
        <w:rPr>
          <w:rFonts w:hint="eastAsia"/>
        </w:rPr>
        <w:t xml:space="preserve"> </w:t>
      </w:r>
      <w:r>
        <w:t xml:space="preserve">PC-8801 </w:t>
      </w:r>
      <w:r>
        <w:rPr>
          <w:rFonts w:hint="eastAsia"/>
        </w:rPr>
        <w:t>平台</w:t>
      </w:r>
      <w:r>
        <w:rPr>
          <w:rFonts w:hint="eastAsia"/>
        </w:rPr>
        <w:t>上发售，后来被移植到了不同的家用电脑和游戏主机上。它在世界各国均有发行，先是在</w:t>
      </w:r>
      <w:r>
        <w:rPr>
          <w:rFonts w:hint="eastAsia"/>
        </w:rPr>
        <w:t xml:space="preserve"> SEGA</w:t>
      </w:r>
      <w:r>
        <w:t xml:space="preserve"> Master System</w:t>
      </w:r>
      <w:r>
        <w:rPr>
          <w:rStyle w:val="FootnoteReference"/>
        </w:rPr>
        <w:footnoteReference w:id="1"/>
      </w:r>
      <w:r>
        <w:t xml:space="preserve"> </w:t>
      </w:r>
      <w:r>
        <w:rPr>
          <w:rFonts w:hint="eastAsia"/>
        </w:rPr>
        <w:t>上发售，后来也能在</w:t>
      </w:r>
      <w:r>
        <w:rPr>
          <w:rFonts w:hint="eastAsia"/>
        </w:rPr>
        <w:t xml:space="preserve"> MS-DOS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Apple</w:t>
      </w:r>
      <w:r>
        <w:t xml:space="preserve"> IIGS </w:t>
      </w:r>
      <w:r>
        <w:rPr>
          <w:rFonts w:hint="eastAsia"/>
        </w:rPr>
        <w:t>平台上游玩。</w:t>
      </w:r>
    </w:p>
    <w:p w14:paraId="2CE9B805" w14:textId="5E1A8ED6" w:rsidR="00456587" w:rsidRDefault="00166D5B" w:rsidP="00456587">
      <w:pPr>
        <w:pStyle w:val="-"/>
        <w:ind w:firstLine="420"/>
        <w:rPr>
          <w:ins w:id="39" w:author="Fan Quan" w:date="2021-03-17T23:09:00Z"/>
        </w:rPr>
      </w:pPr>
      <w:r>
        <w:rPr>
          <w:rFonts w:hint="eastAsia"/>
        </w:rPr>
        <w:t>这些移植</w:t>
      </w:r>
      <w:proofErr w:type="gramStart"/>
      <w:r>
        <w:rPr>
          <w:rFonts w:hint="eastAsia"/>
        </w:rPr>
        <w:t>版质量</w:t>
      </w:r>
      <w:proofErr w:type="gramEnd"/>
      <w:r>
        <w:rPr>
          <w:rFonts w:hint="eastAsia"/>
        </w:rPr>
        <w:t>尚可，只不过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版</w:t>
      </w:r>
      <w:del w:id="40" w:author="Fan Quan" w:date="2021-03-17T23:11:00Z">
        <w:r w:rsidDel="00396C74">
          <w:rPr>
            <w:rFonts w:hint="eastAsia"/>
          </w:rPr>
          <w:delText>本</w:delText>
        </w:r>
      </w:del>
      <w:r>
        <w:rPr>
          <w:rFonts w:hint="eastAsia"/>
        </w:rPr>
        <w:t>糟蹋了优秀的原声音轨。总体来说，移植版有些不温不火，但</w:t>
      </w:r>
      <w:r>
        <w:rPr>
          <w:rFonts w:hint="eastAsia"/>
        </w:rPr>
        <w:t xml:space="preserve"> </w:t>
      </w:r>
      <w:r>
        <w:t xml:space="preserve">TurboGrafx-16 </w:t>
      </w:r>
      <w:r>
        <w:rPr>
          <w:rFonts w:hint="eastAsia"/>
        </w:rPr>
        <w:t>版本的《伊苏》是作为内置捆绑游戏与美国的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Tur</w:t>
      </w:r>
      <w:r>
        <w:t>boDuo</w:t>
      </w:r>
      <w:proofErr w:type="spellEnd"/>
      <w:r>
        <w:t xml:space="preserve"> </w:t>
      </w:r>
      <w:r>
        <w:rPr>
          <w:rFonts w:hint="eastAsia"/>
        </w:rPr>
        <w:t>主机一起贩售的，大大增加了曝光量。这一版本的《伊苏》还</w:t>
      </w:r>
      <w:r w:rsidR="005A6D13">
        <w:rPr>
          <w:rFonts w:hint="eastAsia"/>
        </w:rPr>
        <w:t>增加了新的</w:t>
      </w:r>
      <w:r w:rsidR="005A6D13">
        <w:rPr>
          <w:rFonts w:hint="eastAsia"/>
        </w:rPr>
        <w:t xml:space="preserve"> </w:t>
      </w:r>
      <w:r w:rsidR="005A6D13">
        <w:t>CG</w:t>
      </w:r>
      <w:r w:rsidR="005A6D13">
        <w:rPr>
          <w:rFonts w:hint="eastAsia"/>
        </w:rPr>
        <w:t>，为角色增添了专业配音，并收录了一份非常优秀的游戏音乐</w:t>
      </w:r>
      <w:r w:rsidR="005A6D13">
        <w:rPr>
          <w:rFonts w:hint="eastAsia"/>
        </w:rPr>
        <w:t xml:space="preserve"> CD</w:t>
      </w:r>
      <w:r w:rsidR="005A6D13">
        <w:rPr>
          <w:rFonts w:hint="eastAsia"/>
        </w:rPr>
        <w:t>。</w:t>
      </w:r>
    </w:p>
    <w:p w14:paraId="3BE69D4E" w14:textId="192D92F4" w:rsidR="0043560E" w:rsidRDefault="0043560E" w:rsidP="00456587">
      <w:pPr>
        <w:pStyle w:val="-"/>
        <w:ind w:firstLine="420"/>
        <w:rPr>
          <w:ins w:id="41" w:author="Fan Quan" w:date="2021-03-17T23:09:00Z"/>
        </w:rPr>
      </w:pPr>
    </w:p>
    <w:p w14:paraId="25051689" w14:textId="77777777" w:rsidR="0043560E" w:rsidRDefault="0043560E" w:rsidP="0043560E">
      <w:pPr>
        <w:pStyle w:val="-"/>
        <w:keepNext/>
        <w:ind w:firstLineChars="0" w:firstLine="0"/>
        <w:rPr>
          <w:moveTo w:id="42" w:author="Fan Quan" w:date="2021-03-17T23:09:00Z"/>
        </w:rPr>
      </w:pPr>
      <w:moveToRangeStart w:id="43" w:author="Fan Quan" w:date="2021-03-17T23:09:00Z" w:name="move66915002"/>
      <w:moveTo w:id="44" w:author="Fan Quan" w:date="2021-03-17T23:09:00Z">
        <w:r>
          <w:rPr>
            <w:noProof/>
          </w:rPr>
          <w:drawing>
            <wp:inline distT="0" distB="0" distL="0" distR="0" wp14:anchorId="24FE0B55" wp14:editId="410578F2">
              <wp:extent cx="2959100" cy="2219325"/>
              <wp:effectExtent l="0" t="0" r="0" b="9525"/>
              <wp:docPr id="8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图片 5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9100" cy="2219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14:paraId="4F3E52DF" w14:textId="77777777" w:rsidR="0043560E" w:rsidRDefault="0043560E" w:rsidP="0043560E">
      <w:pPr>
        <w:pStyle w:val="Caption"/>
        <w:rPr>
          <w:moveTo w:id="45" w:author="Fan Quan" w:date="2021-03-17T23:09:00Z"/>
        </w:rPr>
      </w:pPr>
      <w:moveTo w:id="46" w:author="Fan Quan" w:date="2021-03-17T23:09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>战斗时，你要做的就是操纵主角撞上敌人。不过就像截图里所展示的那样，你得稍微倾斜一些角度，否则正面迎击敌人通常只会让你一命呜呼。</w:t>
        </w:r>
      </w:moveTo>
    </w:p>
    <w:moveToRangeEnd w:id="43"/>
    <w:p w14:paraId="046B5769" w14:textId="77777777" w:rsidR="0043560E" w:rsidRPr="00456587" w:rsidRDefault="0043560E" w:rsidP="00456587">
      <w:pPr>
        <w:pStyle w:val="-"/>
        <w:ind w:firstLine="420"/>
      </w:pPr>
    </w:p>
    <w:p w14:paraId="0756BBF1" w14:textId="04A98F1D" w:rsidR="00FD78FB" w:rsidRDefault="00DF5AAC" w:rsidP="00F348C6">
      <w:pPr>
        <w:pStyle w:val="-"/>
        <w:ind w:firstLine="420"/>
      </w:pPr>
      <w:r>
        <w:rPr>
          <w:rFonts w:hint="eastAsia"/>
        </w:rPr>
        <w:t>多年以来，</w:t>
      </w:r>
      <w:proofErr w:type="spellStart"/>
      <w:r>
        <w:t>Falcom</w:t>
      </w:r>
      <w:proofErr w:type="spellEnd"/>
      <w:r>
        <w:t xml:space="preserve"> </w:t>
      </w:r>
      <w:r w:rsidR="002827BA">
        <w:rPr>
          <w:rFonts w:hint="eastAsia"/>
        </w:rPr>
        <w:t>数次</w:t>
      </w:r>
      <w:r>
        <w:rPr>
          <w:rFonts w:hint="eastAsia"/>
        </w:rPr>
        <w:t>重</w:t>
      </w:r>
      <w:ins w:id="47" w:author="Fan Quan" w:date="2021-03-17T23:22:00Z">
        <w:r w:rsidR="004D6CF0">
          <w:rPr>
            <w:rFonts w:hint="eastAsia"/>
          </w:rPr>
          <w:t>制</w:t>
        </w:r>
      </w:ins>
      <w:del w:id="48" w:author="Fan Quan" w:date="2021-03-17T23:22:00Z">
        <w:r w:rsidDel="004D6CF0">
          <w:rPr>
            <w:rFonts w:hint="eastAsia"/>
          </w:rPr>
          <w:delText>置</w:delText>
        </w:r>
      </w:del>
      <w:r>
        <w:rPr>
          <w:rFonts w:hint="eastAsia"/>
        </w:rPr>
        <w:t>了这两作游戏，</w:t>
      </w:r>
      <w:r w:rsidR="002827BA">
        <w:rPr>
          <w:rFonts w:hint="eastAsia"/>
        </w:rPr>
        <w:t>其中最为人所知的一版是于</w:t>
      </w:r>
      <w:r w:rsidR="002827BA">
        <w:rPr>
          <w:rFonts w:hint="eastAsia"/>
        </w:rPr>
        <w:t xml:space="preserve"> </w:t>
      </w:r>
      <w:r w:rsidR="002827BA">
        <w:t xml:space="preserve">1998 </w:t>
      </w:r>
      <w:r w:rsidR="002827BA">
        <w:rPr>
          <w:rFonts w:hint="eastAsia"/>
        </w:rPr>
        <w:t>年为</w:t>
      </w:r>
      <w:r w:rsidR="002827BA">
        <w:rPr>
          <w:rFonts w:hint="eastAsia"/>
        </w:rPr>
        <w:t xml:space="preserve"> </w:t>
      </w:r>
      <w:r w:rsidR="002827BA">
        <w:t xml:space="preserve">Windows 95 </w:t>
      </w:r>
      <w:r w:rsidR="002827BA">
        <w:rPr>
          <w:rFonts w:hint="eastAsia"/>
        </w:rPr>
        <w:t>制作的《永远的伊苏》（</w:t>
      </w:r>
      <w:r w:rsidR="002827BA">
        <w:rPr>
          <w:rFonts w:hint="eastAsia"/>
        </w:rPr>
        <w:t>Y</w:t>
      </w:r>
      <w:r w:rsidR="002827BA">
        <w:t>s Eternal</w:t>
      </w:r>
      <w:r w:rsidR="002827BA">
        <w:rPr>
          <w:rFonts w:hint="eastAsia"/>
        </w:rPr>
        <w:t>）。此作为上部游戏扩展了世界地图、重</w:t>
      </w:r>
      <w:ins w:id="49" w:author="Fan Quan" w:date="2021-03-17T23:22:00Z">
        <w:r w:rsidR="004D6CF0">
          <w:rPr>
            <w:rFonts w:hint="eastAsia"/>
          </w:rPr>
          <w:t>制</w:t>
        </w:r>
      </w:ins>
      <w:del w:id="50" w:author="Fan Quan" w:date="2021-03-17T23:22:00Z">
        <w:r w:rsidR="002827BA" w:rsidDel="004D6CF0">
          <w:rPr>
            <w:rFonts w:hint="eastAsia"/>
          </w:rPr>
          <w:delText>置</w:delText>
        </w:r>
      </w:del>
      <w:r w:rsidR="002827BA">
        <w:rPr>
          <w:rFonts w:hint="eastAsia"/>
        </w:rPr>
        <w:t>了</w:t>
      </w:r>
      <w:r w:rsidR="002827BA">
        <w:rPr>
          <w:rFonts w:hint="eastAsia"/>
        </w:rPr>
        <w:t xml:space="preserve"> SVGA</w:t>
      </w:r>
      <w:r w:rsidR="002827BA">
        <w:t xml:space="preserve"> </w:t>
      </w:r>
      <w:r w:rsidR="002E1D84">
        <w:rPr>
          <w:rFonts w:hint="eastAsia"/>
        </w:rPr>
        <w:t>分辨率</w:t>
      </w:r>
      <w:r w:rsidR="002E1D84">
        <w:rPr>
          <w:rStyle w:val="FootnoteReference"/>
        </w:rPr>
        <w:footnoteReference w:id="2"/>
      </w:r>
      <w:r w:rsidR="002827BA">
        <w:rPr>
          <w:rFonts w:hint="eastAsia"/>
        </w:rPr>
        <w:t>的图像</w:t>
      </w:r>
      <w:r w:rsidR="002E1D84">
        <w:rPr>
          <w:rFonts w:hint="eastAsia"/>
        </w:rPr>
        <w:t>、创作了新的音乐，还将操作改进得更为平滑。之后，这些新要素都被移植到了</w:t>
      </w:r>
      <w:r w:rsidR="002E1D84">
        <w:rPr>
          <w:rFonts w:hint="eastAsia"/>
        </w:rPr>
        <w:t xml:space="preserve"> PSP</w:t>
      </w:r>
      <w:r w:rsidR="002E1D84">
        <w:t xml:space="preserve"> </w:t>
      </w:r>
      <w:r w:rsidR="002E1D84">
        <w:rPr>
          <w:rFonts w:hint="eastAsia"/>
        </w:rPr>
        <w:t>和现代</w:t>
      </w:r>
      <w:r w:rsidR="002E1D84">
        <w:rPr>
          <w:rFonts w:hint="eastAsia"/>
        </w:rPr>
        <w:t xml:space="preserve"> PC</w:t>
      </w:r>
      <w:r w:rsidR="002E1D84">
        <w:t xml:space="preserve"> </w:t>
      </w:r>
      <w:r w:rsidR="002E1D84">
        <w:rPr>
          <w:rFonts w:hint="eastAsia"/>
        </w:rPr>
        <w:t>平台上，并由</w:t>
      </w:r>
      <w:r w:rsidR="002E1D84">
        <w:rPr>
          <w:rFonts w:hint="eastAsia"/>
        </w:rPr>
        <w:t xml:space="preserve"> </w:t>
      </w:r>
      <w:proofErr w:type="spellStart"/>
      <w:r w:rsidR="002E1D84">
        <w:rPr>
          <w:rFonts w:hint="eastAsia"/>
        </w:rPr>
        <w:t>XSeed</w:t>
      </w:r>
      <w:proofErr w:type="spellEnd"/>
      <w:r w:rsidR="002E1D84">
        <w:t xml:space="preserve"> </w:t>
      </w:r>
      <w:r w:rsidR="002E1D84">
        <w:rPr>
          <w:rFonts w:hint="eastAsia"/>
        </w:rPr>
        <w:t>提供了英文本地化。</w:t>
      </w:r>
      <w:proofErr w:type="gramStart"/>
      <w:r w:rsidR="002E1D84">
        <w:rPr>
          <w:rFonts w:hint="eastAsia"/>
        </w:rPr>
        <w:t>一</w:t>
      </w:r>
      <w:proofErr w:type="gramEnd"/>
      <w:r w:rsidR="002E1D84">
        <w:rPr>
          <w:rFonts w:hint="eastAsia"/>
        </w:rPr>
        <w:t>小部分人更喜欢</w:t>
      </w:r>
      <w:r w:rsidR="002E1D84">
        <w:rPr>
          <w:rFonts w:hint="eastAsia"/>
        </w:rPr>
        <w:t xml:space="preserve"> </w:t>
      </w:r>
      <w:r w:rsidR="002E1D84">
        <w:t xml:space="preserve">TurboGrafx-16 </w:t>
      </w:r>
      <w:r w:rsidR="002E1D84">
        <w:rPr>
          <w:rFonts w:hint="eastAsia"/>
        </w:rPr>
        <w:t>版本中</w:t>
      </w:r>
      <w:r w:rsidR="002E1D84">
        <w:rPr>
          <w:rFonts w:hint="eastAsia"/>
        </w:rPr>
        <w:t xml:space="preserve"> </w:t>
      </w:r>
      <w:r w:rsidR="002E1D84">
        <w:t xml:space="preserve">90 </w:t>
      </w:r>
      <w:r w:rsidR="002E1D84">
        <w:rPr>
          <w:rFonts w:hint="eastAsia"/>
        </w:rPr>
        <w:t>年代的合成器摇滚乐，不过除他们以外，大多数人都将《永远的伊苏》视作正统终极版。</w:t>
      </w:r>
    </w:p>
    <w:p w14:paraId="051AE5E8" w14:textId="046A6602" w:rsidR="00456587" w:rsidRDefault="002E1D84" w:rsidP="000D3042">
      <w:pPr>
        <w:pStyle w:val="-"/>
        <w:ind w:firstLine="420"/>
      </w:pPr>
      <w:r>
        <w:rPr>
          <w:rFonts w:hint="eastAsia"/>
        </w:rPr>
        <w:t>随着时间发展，《伊苏》系列也成为了</w:t>
      </w:r>
      <w:r>
        <w:rPr>
          <w:rFonts w:hint="eastAsia"/>
        </w:rPr>
        <w:t xml:space="preserve"> </w:t>
      </w:r>
      <w:proofErr w:type="spellStart"/>
      <w:r>
        <w:t>Falcom</w:t>
      </w:r>
      <w:proofErr w:type="spellEnd"/>
      <w:r>
        <w:t xml:space="preserve"> </w:t>
      </w:r>
      <w:r>
        <w:rPr>
          <w:rFonts w:hint="eastAsia"/>
        </w:rPr>
        <w:lastRenderedPageBreak/>
        <w:t>长盛不衰的旗舰作品</w:t>
      </w:r>
      <w:r w:rsidR="00D630EC">
        <w:rPr>
          <w:rStyle w:val="FootnoteReference"/>
        </w:rPr>
        <w:footnoteReference w:id="3"/>
      </w:r>
      <w:r>
        <w:rPr>
          <w:rFonts w:hint="eastAsia"/>
        </w:rPr>
        <w:t>。头两部的《伊苏》讲述了一个完整的故事，而</w:t>
      </w:r>
      <w:r>
        <w:rPr>
          <w:rFonts w:hint="eastAsia"/>
        </w:rPr>
        <w:t xml:space="preserve"> 1</w:t>
      </w:r>
      <w:r>
        <w:t xml:space="preserve">989 </w:t>
      </w:r>
      <w:r>
        <w:rPr>
          <w:rFonts w:hint="eastAsia"/>
        </w:rPr>
        <w:t>年推出的《伊苏</w:t>
      </w:r>
      <w:r>
        <w:rPr>
          <w:rFonts w:hint="eastAsia"/>
        </w:rPr>
        <w:t xml:space="preserve"> </w:t>
      </w:r>
      <w:del w:id="53" w:author="Fan Quan" w:date="2021-03-18T18:40:00Z">
        <w:r w:rsidDel="005C517D">
          <w:rPr>
            <w:rFonts w:hint="eastAsia"/>
          </w:rPr>
          <w:delText xml:space="preserve">III </w:delText>
        </w:r>
      </w:del>
      <w:ins w:id="54" w:author="Fan Quan" w:date="2021-03-18T18:40:00Z">
        <w:r w:rsidR="005C517D">
          <w:t>3</w:t>
        </w:r>
        <w:r w:rsidR="005C517D">
          <w:rPr>
            <w:rFonts w:hint="eastAsia"/>
          </w:rPr>
          <w:t xml:space="preserve"> </w:t>
        </w:r>
      </w:ins>
      <w:r>
        <w:rPr>
          <w:rFonts w:hint="eastAsia"/>
        </w:rPr>
        <w:t>伊苏归来的漂泊者》（</w:t>
      </w:r>
      <w:r>
        <w:rPr>
          <w:rFonts w:hint="eastAsia"/>
        </w:rPr>
        <w:t>Y</w:t>
      </w:r>
      <w:r>
        <w:t>s III: Wanderers from Ys</w:t>
      </w:r>
      <w:r>
        <w:rPr>
          <w:rFonts w:hint="eastAsia"/>
        </w:rPr>
        <w:t>）则改成了横</w:t>
      </w:r>
      <w:ins w:id="55" w:author="Fan Quan" w:date="2021-03-18T18:42:00Z">
        <w:r w:rsidR="00B4018A">
          <w:rPr>
            <w:rFonts w:hint="eastAsia"/>
          </w:rPr>
          <w:t>版</w:t>
        </w:r>
      </w:ins>
      <w:del w:id="56" w:author="Fan Quan" w:date="2021-03-18T18:42:00Z">
        <w:r w:rsidDel="00B4018A">
          <w:rPr>
            <w:rFonts w:hint="eastAsia"/>
          </w:rPr>
          <w:delText>向</w:delText>
        </w:r>
      </w:del>
      <w:r>
        <w:rPr>
          <w:rFonts w:hint="eastAsia"/>
        </w:rPr>
        <w:t>卷轴</w:t>
      </w:r>
      <w:ins w:id="57" w:author="Fan Quan" w:date="2021-03-18T18:42:00Z">
        <w:r w:rsidR="00B4018A">
          <w:rPr>
            <w:rFonts w:hint="eastAsia"/>
          </w:rPr>
          <w:t>视角</w:t>
        </w:r>
      </w:ins>
      <w:del w:id="58" w:author="Fan Quan" w:date="2021-03-18T18:42:00Z">
        <w:r w:rsidDel="00B4018A">
          <w:rPr>
            <w:rFonts w:hint="eastAsia"/>
          </w:rPr>
          <w:delText>模式</w:delText>
        </w:r>
      </w:del>
      <w:r>
        <w:rPr>
          <w:rFonts w:hint="eastAsia"/>
        </w:rPr>
        <w:t>，故事</w:t>
      </w:r>
      <w:r w:rsidR="00CD1BC7">
        <w:rPr>
          <w:rFonts w:hint="eastAsia"/>
        </w:rPr>
        <w:t>地点也</w:t>
      </w:r>
      <w:r>
        <w:rPr>
          <w:rFonts w:hint="eastAsia"/>
        </w:rPr>
        <w:t>与前作毫无关联</w:t>
      </w:r>
      <w:r w:rsidR="00CD1BC7">
        <w:rPr>
          <w:rFonts w:hint="eastAsia"/>
        </w:rPr>
        <w:t>。在此之后，</w:t>
      </w:r>
      <w:proofErr w:type="spellStart"/>
      <w:r w:rsidR="00CD1BC7">
        <w:t>Falcom</w:t>
      </w:r>
      <w:proofErr w:type="spellEnd"/>
      <w:r w:rsidR="00CD1BC7">
        <w:t xml:space="preserve"> </w:t>
      </w:r>
      <w:r w:rsidR="00CD1BC7">
        <w:rPr>
          <w:rFonts w:hint="eastAsia"/>
        </w:rPr>
        <w:t>人手短缺，员工规模大幅缩减，导致</w:t>
      </w:r>
      <w:ins w:id="59" w:author="Fan Quan" w:date="2021-03-18T18:42:00Z">
        <w:r w:rsidR="00B4018A">
          <w:rPr>
            <w:rFonts w:hint="eastAsia"/>
          </w:rPr>
          <w:t>第四部</w:t>
        </w:r>
      </w:ins>
      <w:del w:id="60" w:author="Fan Quan" w:date="2021-03-18T18:42:00Z">
        <w:r w:rsidR="00CD1BC7" w:rsidDel="00B4018A">
          <w:rPr>
            <w:rFonts w:hint="eastAsia"/>
          </w:rPr>
          <w:delText>《伊苏</w:delText>
        </w:r>
        <w:r w:rsidR="00CD1BC7" w:rsidDel="00B4018A">
          <w:rPr>
            <w:rFonts w:hint="eastAsia"/>
          </w:rPr>
          <w:delText xml:space="preserve"> IV</w:delText>
        </w:r>
        <w:r w:rsidR="00CD1BC7" w:rsidDel="00B4018A">
          <w:rPr>
            <w:rFonts w:hint="eastAsia"/>
          </w:rPr>
          <w:delText>》</w:delText>
        </w:r>
      </w:del>
      <w:r w:rsidR="00CD1BC7">
        <w:rPr>
          <w:rFonts w:hint="eastAsia"/>
        </w:rPr>
        <w:t>被授权给了两间不同的公司，开发出了截然不同的两种版本</w:t>
      </w:r>
      <w:r w:rsidR="00CD1BC7">
        <w:rPr>
          <w:rStyle w:val="FootnoteReference"/>
        </w:rPr>
        <w:footnoteReference w:id="4"/>
      </w:r>
      <w:r w:rsidR="00CD1BC7">
        <w:rPr>
          <w:rFonts w:hint="eastAsia"/>
        </w:rPr>
        <w:t>，并分别于</w:t>
      </w:r>
      <w:r w:rsidR="00456587">
        <w:rPr>
          <w:rFonts w:hint="eastAsia"/>
        </w:rPr>
        <w:t>日版超级任天堂</w:t>
      </w:r>
      <w:ins w:id="71" w:author="Fan Quan" w:date="2021-03-18T18:57:00Z">
        <w:r w:rsidR="00AB366C">
          <w:rPr>
            <w:rFonts w:hint="eastAsia"/>
          </w:rPr>
          <w:t>（</w:t>
        </w:r>
        <w:r w:rsidR="00AB366C">
          <w:rPr>
            <w:rFonts w:hint="eastAsia"/>
          </w:rPr>
          <w:t>Super</w:t>
        </w:r>
        <w:r w:rsidR="00AB366C">
          <w:t xml:space="preserve"> </w:t>
        </w:r>
        <w:proofErr w:type="spellStart"/>
        <w:r w:rsidR="00AB366C">
          <w:rPr>
            <w:rFonts w:hint="eastAsia"/>
          </w:rPr>
          <w:t>Famicom</w:t>
        </w:r>
        <w:proofErr w:type="spellEnd"/>
        <w:r w:rsidR="00AB366C">
          <w:rPr>
            <w:rFonts w:hint="eastAsia"/>
          </w:rPr>
          <w:t>）</w:t>
        </w:r>
      </w:ins>
      <w:r w:rsidR="00CD1BC7">
        <w:rPr>
          <w:rFonts w:hint="eastAsia"/>
        </w:rPr>
        <w:t>和</w:t>
      </w:r>
      <w:r w:rsidR="00CD1BC7">
        <w:rPr>
          <w:rFonts w:hint="eastAsia"/>
        </w:rPr>
        <w:t xml:space="preserve"> PC</w:t>
      </w:r>
      <w:r w:rsidR="00CD1BC7">
        <w:t xml:space="preserve"> </w:t>
      </w:r>
      <w:r w:rsidR="00CD1BC7">
        <w:rPr>
          <w:rFonts w:hint="eastAsia"/>
        </w:rPr>
        <w:t>Engine</w:t>
      </w:r>
      <w:r w:rsidR="00CD1BC7">
        <w:t xml:space="preserve"> </w:t>
      </w:r>
      <w:r w:rsidR="00CD1BC7">
        <w:rPr>
          <w:rFonts w:hint="eastAsia"/>
        </w:rPr>
        <w:t>平台发行。</w:t>
      </w:r>
    </w:p>
    <w:p w14:paraId="1DF7C8B4" w14:textId="45DB6E58" w:rsidR="000D3042" w:rsidRDefault="000D3042" w:rsidP="000D3042">
      <w:pPr>
        <w:pStyle w:val="-"/>
        <w:ind w:firstLine="420"/>
      </w:pPr>
    </w:p>
    <w:p w14:paraId="1BEBBBDD" w14:textId="77777777" w:rsidR="000D3042" w:rsidRDefault="000D3042" w:rsidP="000D3042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0FE7F367" wp14:editId="2B25A74E">
            <wp:extent cx="2959200" cy="222120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EE5A" w14:textId="00D81686" w:rsidR="000D3042" w:rsidRPr="000D3042" w:rsidRDefault="000D3042" w:rsidP="000D3042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《伊苏</w:t>
      </w:r>
      <w:r>
        <w:rPr>
          <w:rFonts w:hint="eastAsia"/>
        </w:rPr>
        <w:t xml:space="preserve"> </w:t>
      </w:r>
      <w:ins w:id="72" w:author="Fan Quan" w:date="2021-03-18T18:57:00Z">
        <w:r w:rsidR="00AB366C">
          <w:t>2</w:t>
        </w:r>
      </w:ins>
      <w:del w:id="73" w:author="Fan Quan" w:date="2021-03-18T18:57:00Z">
        <w:r w:rsidDel="00AB366C">
          <w:rPr>
            <w:rFonts w:hint="eastAsia"/>
          </w:rPr>
          <w:delText>II</w:delText>
        </w:r>
      </w:del>
      <w:r>
        <w:rPr>
          <w:rFonts w:hint="eastAsia"/>
        </w:rPr>
        <w:t>》直到</w:t>
      </w:r>
      <w:r>
        <w:rPr>
          <w:rFonts w:hint="eastAsia"/>
        </w:rPr>
        <w:t xml:space="preserve"> </w:t>
      </w:r>
      <w:r>
        <w:t xml:space="preserve">2013 </w:t>
      </w:r>
      <w:r>
        <w:rPr>
          <w:rFonts w:hint="eastAsia"/>
        </w:rPr>
        <w:t>年才在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平台正式发售，这一作文本量很少，而且是由粉丝本地化的。</w:t>
      </w:r>
    </w:p>
    <w:p w14:paraId="6DD3D7B9" w14:textId="77777777" w:rsidR="000D3042" w:rsidRDefault="000D3042" w:rsidP="00F348C6">
      <w:pPr>
        <w:pStyle w:val="-"/>
        <w:ind w:firstLine="420"/>
      </w:pPr>
    </w:p>
    <w:p w14:paraId="3198AEEA" w14:textId="42BDC037" w:rsidR="00456587" w:rsidRDefault="00456587" w:rsidP="00F348C6">
      <w:pPr>
        <w:pStyle w:val="-"/>
        <w:ind w:firstLine="420"/>
      </w:pPr>
      <w:r>
        <w:rPr>
          <w:rFonts w:hint="eastAsia"/>
        </w:rPr>
        <w:t>1</w:t>
      </w:r>
      <w:r>
        <w:t>995</w:t>
      </w:r>
      <w:r>
        <w:rPr>
          <w:rFonts w:hint="eastAsia"/>
        </w:rPr>
        <w:t xml:space="preserve"> </w:t>
      </w:r>
      <w:r>
        <w:rPr>
          <w:rFonts w:hint="eastAsia"/>
        </w:rPr>
        <w:t>年</w:t>
      </w:r>
      <w:del w:id="74" w:author="Fan Quan" w:date="2021-03-18T18:58:00Z">
        <w:r w:rsidDel="00AB366C">
          <w:rPr>
            <w:rFonts w:hint="eastAsia"/>
          </w:rPr>
          <w:delText>仅在</w:delText>
        </w:r>
      </w:del>
      <w:r>
        <w:rPr>
          <w:rFonts w:hint="eastAsia"/>
        </w:rPr>
        <w:t>超级任天堂</w:t>
      </w:r>
      <w:ins w:id="75" w:author="Fan Quan" w:date="2021-03-18T18:58:00Z">
        <w:r w:rsidR="00AB366C">
          <w:rPr>
            <w:rFonts w:hint="eastAsia"/>
          </w:rPr>
          <w:t>独占</w:t>
        </w:r>
      </w:ins>
      <w:r>
        <w:rPr>
          <w:rFonts w:hint="eastAsia"/>
        </w:rPr>
        <w:t>发行的《伊苏</w:t>
      </w:r>
      <w:r>
        <w:rPr>
          <w:rFonts w:hint="eastAsia"/>
        </w:rPr>
        <w:t xml:space="preserve"> </w:t>
      </w:r>
      <w:del w:id="76" w:author="Fan Quan" w:date="2021-03-18T18:58:00Z">
        <w:r w:rsidDel="00AB366C">
          <w:rPr>
            <w:rFonts w:hint="eastAsia"/>
          </w:rPr>
          <w:delText>V</w:delText>
        </w:r>
      </w:del>
      <w:ins w:id="77" w:author="Fan Quan" w:date="2021-03-18T18:58:00Z">
        <w:r w:rsidR="00AB366C">
          <w:t>5</w:t>
        </w:r>
      </w:ins>
      <w:r>
        <w:rPr>
          <w:rFonts w:hint="eastAsia"/>
        </w:rPr>
        <w:t>》</w:t>
      </w:r>
      <w:ins w:id="78" w:author="Fan Quan" w:date="2021-03-18T18:58:00Z">
        <w:r w:rsidR="00AB366C">
          <w:rPr>
            <w:rFonts w:hint="eastAsia"/>
          </w:rPr>
          <w:t>（</w:t>
        </w:r>
        <w:r w:rsidR="00AB366C">
          <w:rPr>
            <w:rFonts w:hint="eastAsia"/>
          </w:rPr>
          <w:t>Ys</w:t>
        </w:r>
        <w:r w:rsidR="00AB366C">
          <w:t xml:space="preserve"> </w:t>
        </w:r>
        <w:r w:rsidR="00AB366C">
          <w:rPr>
            <w:rFonts w:hint="eastAsia"/>
          </w:rPr>
          <w:t>V</w:t>
        </w:r>
        <w:r w:rsidR="00AB366C">
          <w:rPr>
            <w:rFonts w:hint="eastAsia"/>
          </w:rPr>
          <w:t>）</w:t>
        </w:r>
      </w:ins>
      <w:r>
        <w:rPr>
          <w:rFonts w:hint="eastAsia"/>
        </w:rPr>
        <w:t>由</w:t>
      </w:r>
      <w:r>
        <w:rPr>
          <w:rFonts w:hint="eastAsia"/>
        </w:rPr>
        <w:t xml:space="preserve"> </w:t>
      </w:r>
      <w:proofErr w:type="spellStart"/>
      <w:r>
        <w:t>Falcom</w:t>
      </w:r>
      <w:proofErr w:type="spellEnd"/>
      <w:r>
        <w:t xml:space="preserve"> </w:t>
      </w:r>
      <w:r>
        <w:rPr>
          <w:rFonts w:hint="eastAsia"/>
        </w:rPr>
        <w:t>内部自行开发。为了让游戏更加现代化，此作不再采用碰撞遇敌的模式，而是以《塞尔达传说》式的标准攻击键代替了这一系统。</w:t>
      </w:r>
    </w:p>
    <w:p w14:paraId="11748FDB" w14:textId="02965DEB" w:rsidR="00456587" w:rsidRDefault="00456587" w:rsidP="00456587">
      <w:pPr>
        <w:pStyle w:val="-"/>
        <w:ind w:firstLine="420"/>
      </w:pPr>
      <w:r>
        <w:rPr>
          <w:rFonts w:hint="eastAsia"/>
        </w:rPr>
        <w:t>直到《伊苏</w:t>
      </w:r>
      <w:r>
        <w:rPr>
          <w:rFonts w:hint="eastAsia"/>
        </w:rPr>
        <w:t xml:space="preserve"> </w:t>
      </w:r>
      <w:ins w:id="79" w:author="Fan Quan" w:date="2021-03-18T19:00:00Z">
        <w:r w:rsidR="00AB366C">
          <w:t>6</w:t>
        </w:r>
        <w:r w:rsidR="00AB366C">
          <w:rPr>
            <w:rFonts w:hint="eastAsia"/>
          </w:rPr>
          <w:t>：</w:t>
        </w:r>
      </w:ins>
      <w:del w:id="80" w:author="Fan Quan" w:date="2021-03-18T19:00:00Z">
        <w:r w:rsidDel="00AB366C">
          <w:rPr>
            <w:rFonts w:hint="eastAsia"/>
          </w:rPr>
          <w:delText xml:space="preserve">VI </w:delText>
        </w:r>
      </w:del>
      <w:r w:rsidRPr="00456587">
        <w:rPr>
          <w:rFonts w:hint="eastAsia"/>
        </w:rPr>
        <w:t>纳比斯汀的方舟</w:t>
      </w:r>
      <w:r>
        <w:rPr>
          <w:rFonts w:hint="eastAsia"/>
        </w:rPr>
        <w:t>》（</w:t>
      </w:r>
      <w:r>
        <w:t>Ys VI: The Ark of</w:t>
      </w:r>
      <w:r>
        <w:rPr>
          <w:rFonts w:hint="eastAsia"/>
        </w:rPr>
        <w:t xml:space="preserve"> </w:t>
      </w:r>
      <w:proofErr w:type="spellStart"/>
      <w:r>
        <w:t>Napishtim</w:t>
      </w:r>
      <w:proofErr w:type="spellEnd"/>
      <w:r>
        <w:rPr>
          <w:rFonts w:hint="eastAsia"/>
        </w:rPr>
        <w:t>）于</w:t>
      </w:r>
      <w:r>
        <w:rPr>
          <w:rFonts w:hint="eastAsia"/>
        </w:rPr>
        <w:t xml:space="preserve"> </w:t>
      </w:r>
      <w:r>
        <w:t xml:space="preserve">2003 </w:t>
      </w:r>
      <w:r>
        <w:rPr>
          <w:rFonts w:hint="eastAsia"/>
        </w:rPr>
        <w:t>年问世，《伊苏》系列才重回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平台。</w:t>
      </w:r>
      <w:r w:rsidR="008532BB">
        <w:rPr>
          <w:rFonts w:hint="eastAsia"/>
        </w:rPr>
        <w:t>《伊苏</w:t>
      </w:r>
      <w:r w:rsidR="008532BB">
        <w:rPr>
          <w:rFonts w:hint="eastAsia"/>
        </w:rPr>
        <w:t xml:space="preserve"> </w:t>
      </w:r>
      <w:ins w:id="81" w:author="Fan Quan" w:date="2021-03-18T19:00:00Z">
        <w:r w:rsidR="003C3226">
          <w:t>6</w:t>
        </w:r>
      </w:ins>
      <w:del w:id="82" w:author="Fan Quan" w:date="2021-03-18T19:00:00Z">
        <w:r w:rsidR="008532BB" w:rsidDel="003C3226">
          <w:rPr>
            <w:rFonts w:hint="eastAsia"/>
          </w:rPr>
          <w:delText>VI</w:delText>
        </w:r>
      </w:del>
      <w:r w:rsidR="008532BB">
        <w:rPr>
          <w:rFonts w:hint="eastAsia"/>
        </w:rPr>
        <w:t>》重振系列新风，在保留</w:t>
      </w:r>
      <w:r w:rsidR="008532BB">
        <w:rPr>
          <w:rFonts w:hint="eastAsia"/>
        </w:rPr>
        <w:t xml:space="preserve"> </w:t>
      </w:r>
      <w:r w:rsidR="008532BB">
        <w:t>2</w:t>
      </w:r>
      <w:r w:rsidR="008532BB">
        <w:rPr>
          <w:rFonts w:hint="eastAsia"/>
        </w:rPr>
        <w:t>D</w:t>
      </w:r>
      <w:r w:rsidR="008532BB">
        <w:t xml:space="preserve"> </w:t>
      </w:r>
      <w:proofErr w:type="gramStart"/>
      <w:r w:rsidR="008532BB">
        <w:rPr>
          <w:rFonts w:hint="eastAsia"/>
        </w:rPr>
        <w:t>立绘的</w:t>
      </w:r>
      <w:proofErr w:type="gramEnd"/>
      <w:r w:rsidR="008532BB">
        <w:rPr>
          <w:rFonts w:hint="eastAsia"/>
        </w:rPr>
        <w:t>同时将背景改成了</w:t>
      </w:r>
      <w:r w:rsidR="008532BB">
        <w:rPr>
          <w:rFonts w:hint="eastAsia"/>
        </w:rPr>
        <w:t xml:space="preserve"> </w:t>
      </w:r>
      <w:r w:rsidR="008532BB">
        <w:t>3D</w:t>
      </w:r>
      <w:r w:rsidR="008532BB">
        <w:rPr>
          <w:rFonts w:hint="eastAsia"/>
        </w:rPr>
        <w:t>。接下来的两作游戏均沿用了这一代的引擎。《</w:t>
      </w:r>
      <w:r w:rsidR="008532BB" w:rsidRPr="008532BB">
        <w:rPr>
          <w:rFonts w:hint="eastAsia"/>
        </w:rPr>
        <w:t>伊苏</w:t>
      </w:r>
      <w:ins w:id="83" w:author="Fan Quan" w:date="2021-03-18T19:00:00Z">
        <w:r w:rsidR="003C3226">
          <w:rPr>
            <w:rFonts w:hint="eastAsia"/>
          </w:rPr>
          <w:t>：</w:t>
        </w:r>
      </w:ins>
      <w:del w:id="84" w:author="Fan Quan" w:date="2021-03-18T19:00:00Z">
        <w:r w:rsidR="008532BB" w:rsidRPr="008532BB" w:rsidDel="003C3226">
          <w:delText xml:space="preserve"> </w:delText>
        </w:r>
      </w:del>
      <w:r w:rsidR="008532BB" w:rsidRPr="008532BB">
        <w:t>菲尔盖纳之誓约</w:t>
      </w:r>
      <w:r w:rsidR="008532BB">
        <w:rPr>
          <w:rFonts w:hint="eastAsia"/>
        </w:rPr>
        <w:t>》（</w:t>
      </w:r>
      <w:r w:rsidR="008532BB">
        <w:rPr>
          <w:rFonts w:hint="eastAsia"/>
        </w:rPr>
        <w:t>O</w:t>
      </w:r>
      <w:r w:rsidR="008532BB">
        <w:t xml:space="preserve">ath in </w:t>
      </w:r>
      <w:proofErr w:type="spellStart"/>
      <w:r w:rsidR="008532BB">
        <w:t>Felghana</w:t>
      </w:r>
      <w:proofErr w:type="spellEnd"/>
      <w:r w:rsidR="008532BB">
        <w:rPr>
          <w:rFonts w:hint="eastAsia"/>
        </w:rPr>
        <w:t>）是《伊苏</w:t>
      </w:r>
      <w:r w:rsidR="008532BB">
        <w:rPr>
          <w:rFonts w:hint="eastAsia"/>
        </w:rPr>
        <w:t xml:space="preserve"> </w:t>
      </w:r>
      <w:ins w:id="85" w:author="Fan Quan" w:date="2021-03-18T19:01:00Z">
        <w:r w:rsidR="003C3226">
          <w:t>3</w:t>
        </w:r>
      </w:ins>
      <w:del w:id="86" w:author="Fan Quan" w:date="2021-03-18T19:01:00Z">
        <w:r w:rsidR="008532BB" w:rsidDel="003C3226">
          <w:rPr>
            <w:rFonts w:hint="eastAsia"/>
          </w:rPr>
          <w:delText>III</w:delText>
        </w:r>
      </w:del>
      <w:r w:rsidR="008532BB">
        <w:rPr>
          <w:rFonts w:hint="eastAsia"/>
        </w:rPr>
        <w:t>》的重</w:t>
      </w:r>
      <w:ins w:id="87" w:author="Fan Quan" w:date="2021-03-18T19:01:00Z">
        <w:r w:rsidR="003C3226">
          <w:rPr>
            <w:rFonts w:hint="eastAsia"/>
          </w:rPr>
          <w:t>制</w:t>
        </w:r>
      </w:ins>
      <w:del w:id="88" w:author="Fan Quan" w:date="2021-03-18T19:01:00Z">
        <w:r w:rsidR="008532BB" w:rsidDel="003C3226">
          <w:rPr>
            <w:rFonts w:hint="eastAsia"/>
          </w:rPr>
          <w:delText>置</w:delText>
        </w:r>
      </w:del>
      <w:r w:rsidR="008532BB">
        <w:rPr>
          <w:rFonts w:hint="eastAsia"/>
        </w:rPr>
        <w:t>版，而《伊苏：起源》（</w:t>
      </w:r>
      <w:r w:rsidR="008532BB">
        <w:rPr>
          <w:rFonts w:hint="eastAsia"/>
        </w:rPr>
        <w:t>Y</w:t>
      </w:r>
      <w:r w:rsidR="008532BB">
        <w:t>s Origin</w:t>
      </w:r>
      <w:r w:rsidR="008532BB">
        <w:rPr>
          <w:rFonts w:hint="eastAsia"/>
        </w:rPr>
        <w:t>）则是</w:t>
      </w:r>
      <w:ins w:id="89" w:author="Fan Quan" w:date="2021-03-18T19:01:00Z">
        <w:r w:rsidR="003C3226">
          <w:rPr>
            <w:rFonts w:hint="eastAsia"/>
          </w:rPr>
          <w:t>剧情和</w:t>
        </w:r>
      </w:ins>
      <w:r w:rsidR="008532BB">
        <w:rPr>
          <w:rFonts w:hint="eastAsia"/>
        </w:rPr>
        <w:t>一代和二代</w:t>
      </w:r>
      <w:ins w:id="90" w:author="Fan Quan" w:date="2021-03-18T19:01:00Z">
        <w:r w:rsidR="003C3226">
          <w:rPr>
            <w:rFonts w:hint="eastAsia"/>
          </w:rPr>
          <w:t>联系紧密</w:t>
        </w:r>
      </w:ins>
      <w:r w:rsidR="008532BB">
        <w:rPr>
          <w:rFonts w:hint="eastAsia"/>
        </w:rPr>
        <w:t>的前传</w:t>
      </w:r>
      <w:ins w:id="91" w:author="Fan Quan" w:date="2021-03-18T19:01:00Z">
        <w:r w:rsidR="003C3226">
          <w:rPr>
            <w:rFonts w:hint="eastAsia"/>
          </w:rPr>
          <w:t>性作品</w:t>
        </w:r>
      </w:ins>
      <w:del w:id="92" w:author="Fan Quan" w:date="2021-03-18T19:01:00Z">
        <w:r w:rsidR="008532BB" w:rsidDel="003C3226">
          <w:rPr>
            <w:rFonts w:hint="eastAsia"/>
          </w:rPr>
          <w:delText>，通过多段不同的剧情将故事串联在一起</w:delText>
        </w:r>
      </w:del>
      <w:r w:rsidR="008532BB">
        <w:rPr>
          <w:rFonts w:hint="eastAsia"/>
        </w:rPr>
        <w:t>。之后，</w:t>
      </w:r>
      <w:proofErr w:type="spellStart"/>
      <w:r w:rsidR="008532BB">
        <w:rPr>
          <w:rFonts w:hint="eastAsia"/>
        </w:rPr>
        <w:t>F</w:t>
      </w:r>
      <w:r w:rsidR="008532BB">
        <w:t>alcom</w:t>
      </w:r>
      <w:proofErr w:type="spellEnd"/>
      <w:r w:rsidR="008532BB">
        <w:t xml:space="preserve"> </w:t>
      </w:r>
      <w:r w:rsidR="008532BB">
        <w:rPr>
          <w:rFonts w:hint="eastAsia"/>
        </w:rPr>
        <w:t>又将游戏开发转回到了掌机平台上，于</w:t>
      </w:r>
      <w:r w:rsidR="008532BB">
        <w:rPr>
          <w:rFonts w:hint="eastAsia"/>
        </w:rPr>
        <w:t xml:space="preserve"> </w:t>
      </w:r>
      <w:r w:rsidR="008532BB">
        <w:t xml:space="preserve">2009 </w:t>
      </w:r>
      <w:r w:rsidR="008532BB">
        <w:rPr>
          <w:rFonts w:hint="eastAsia"/>
        </w:rPr>
        <w:t>年推出了《伊苏</w:t>
      </w:r>
      <w:r w:rsidR="008532BB">
        <w:rPr>
          <w:rFonts w:hint="eastAsia"/>
        </w:rPr>
        <w:t xml:space="preserve"> </w:t>
      </w:r>
      <w:ins w:id="93" w:author="Fan Quan" w:date="2021-03-18T19:02:00Z">
        <w:r w:rsidR="003C3226">
          <w:t>7</w:t>
        </w:r>
      </w:ins>
      <w:del w:id="94" w:author="Fan Quan" w:date="2021-03-18T19:02:00Z">
        <w:r w:rsidR="008532BB" w:rsidDel="003C3226">
          <w:rPr>
            <w:rFonts w:hint="eastAsia"/>
          </w:rPr>
          <w:delText>VII</w:delText>
        </w:r>
      </w:del>
      <w:r w:rsidR="008532BB">
        <w:rPr>
          <w:rFonts w:hint="eastAsia"/>
        </w:rPr>
        <w:t>》</w:t>
      </w:r>
      <w:r w:rsidR="008532BB">
        <w:rPr>
          <w:rStyle w:val="FootnoteReference"/>
        </w:rPr>
        <w:footnoteReference w:id="5"/>
      </w:r>
      <w:r w:rsidR="008532BB">
        <w:rPr>
          <w:rFonts w:hint="eastAsia"/>
        </w:rPr>
        <w:t>，</w:t>
      </w:r>
      <w:r w:rsidR="008532BB">
        <w:rPr>
          <w:rFonts w:hint="eastAsia"/>
        </w:rPr>
        <w:t>2</w:t>
      </w:r>
      <w:r w:rsidR="008532BB">
        <w:t xml:space="preserve">012 </w:t>
      </w:r>
      <w:r w:rsidR="008532BB">
        <w:rPr>
          <w:rFonts w:hint="eastAsia"/>
        </w:rPr>
        <w:t>年推出了《伊苏</w:t>
      </w:r>
      <w:r w:rsidR="008532BB">
        <w:rPr>
          <w:rFonts w:hint="eastAsia"/>
        </w:rPr>
        <w:t xml:space="preserve"> </w:t>
      </w:r>
      <w:ins w:id="95" w:author="Fan Quan" w:date="2021-03-18T19:02:00Z">
        <w:r w:rsidR="003C3226">
          <w:t>4</w:t>
        </w:r>
      </w:ins>
      <w:del w:id="96" w:author="Fan Quan" w:date="2021-03-18T19:02:00Z">
        <w:r w:rsidR="008532BB" w:rsidDel="003C3226">
          <w:rPr>
            <w:rFonts w:hint="eastAsia"/>
          </w:rPr>
          <w:delText>IV</w:delText>
        </w:r>
      </w:del>
      <w:r w:rsidR="008532BB">
        <w:rPr>
          <w:rFonts w:hint="eastAsia"/>
        </w:rPr>
        <w:t>》的</w:t>
      </w:r>
      <w:proofErr w:type="gramStart"/>
      <w:r w:rsidR="008532BB">
        <w:rPr>
          <w:rFonts w:hint="eastAsia"/>
        </w:rPr>
        <w:t>重置版</w:t>
      </w:r>
      <w:proofErr w:type="gramEnd"/>
      <w:r w:rsidR="008532BB">
        <w:rPr>
          <w:rFonts w:hint="eastAsia"/>
        </w:rPr>
        <w:t>——《伊苏：</w:t>
      </w:r>
      <w:r w:rsidR="008532BB" w:rsidRPr="00CD1BC7">
        <w:t>塞尔塞塔的树海</w:t>
      </w:r>
      <w:r w:rsidR="008532BB">
        <w:rPr>
          <w:rFonts w:hint="eastAsia"/>
        </w:rPr>
        <w:t>》（</w:t>
      </w:r>
      <w:r w:rsidR="008532BB">
        <w:rPr>
          <w:rFonts w:hint="eastAsia"/>
        </w:rPr>
        <w:t>Y</w:t>
      </w:r>
      <w:r w:rsidR="008532BB">
        <w:t xml:space="preserve">s: Memories of </w:t>
      </w:r>
      <w:proofErr w:type="spellStart"/>
      <w:r w:rsidR="008532BB">
        <w:t>Celceta</w:t>
      </w:r>
      <w:proofErr w:type="spellEnd"/>
      <w:r w:rsidR="008532BB">
        <w:rPr>
          <w:rFonts w:hint="eastAsia"/>
        </w:rPr>
        <w:t>）。</w:t>
      </w:r>
    </w:p>
    <w:p w14:paraId="2FAC0019" w14:textId="43B67948" w:rsidR="00456587" w:rsidRPr="00456587" w:rsidRDefault="008532BB" w:rsidP="00EE1599">
      <w:pPr>
        <w:pStyle w:val="-"/>
        <w:ind w:firstLine="420"/>
      </w:pPr>
      <w:r>
        <w:rPr>
          <w:rFonts w:hint="eastAsia"/>
        </w:rPr>
        <w:t>虽然《伊苏》系列是日本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发展史中最为重要的游戏系列之一，</w:t>
      </w:r>
      <w:r w:rsidR="00EE1599">
        <w:rPr>
          <w:rFonts w:hint="eastAsia"/>
        </w:rPr>
        <w:t>但放眼世界，它却从未像《最终幻想》（</w:t>
      </w:r>
      <w:r w:rsidR="00EE1599">
        <w:rPr>
          <w:rFonts w:hint="eastAsia"/>
        </w:rPr>
        <w:t>F</w:t>
      </w:r>
      <w:r w:rsidR="00EE1599">
        <w:t xml:space="preserve">inal </w:t>
      </w:r>
      <w:r w:rsidR="00EE1599">
        <w:rPr>
          <w:rFonts w:hint="eastAsia"/>
        </w:rPr>
        <w:t>F</w:t>
      </w:r>
      <w:r w:rsidR="00EE1599">
        <w:t>antasy</w:t>
      </w:r>
      <w:r w:rsidR="00EE1599">
        <w:rPr>
          <w:rFonts w:hint="eastAsia"/>
        </w:rPr>
        <w:t>）或是《勇者斗恶龙》（</w:t>
      </w:r>
      <w:r w:rsidR="00EE1599">
        <w:rPr>
          <w:rFonts w:hint="eastAsia"/>
        </w:rPr>
        <w:t>D</w:t>
      </w:r>
      <w:r w:rsidR="00EE1599">
        <w:t>ragon Quest</w:t>
      </w:r>
      <w:r w:rsidR="00EE1599">
        <w:rPr>
          <w:rFonts w:hint="eastAsia"/>
        </w:rPr>
        <w:t>）那样享誉全球。《伊苏》系列有着快节奏的动作战斗系统、讲述了遥远之地的冒险史诗，还为我们带来了整个游戏史中数一数二的音乐。它没能举世闻名，实在是令人遗憾。</w:t>
      </w:r>
    </w:p>
    <w:p w14:paraId="0B3F8F26" w14:textId="6202C195" w:rsidR="00710D5F" w:rsidRDefault="00710D5F" w:rsidP="00EE1599">
      <w:pPr>
        <w:pStyle w:val="-"/>
        <w:ind w:firstLineChars="0" w:firstLine="0"/>
      </w:pPr>
    </w:p>
    <w:p w14:paraId="0591B184" w14:textId="77777777" w:rsidR="000D3042" w:rsidRDefault="000D3042" w:rsidP="000D3042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3CA4EBFE" wp14:editId="244CF810">
            <wp:extent cx="2959200" cy="223920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5469" w14:textId="1D46E490" w:rsidR="000D3042" w:rsidRPr="00E07734" w:rsidRDefault="000D3042" w:rsidP="000D3042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重</w:t>
      </w:r>
      <w:ins w:id="97" w:author="Fan Quan" w:date="2021-03-18T19:07:00Z">
        <w:r w:rsidR="000E1229">
          <w:rPr>
            <w:rFonts w:hint="eastAsia"/>
          </w:rPr>
          <w:t>制</w:t>
        </w:r>
      </w:ins>
      <w:del w:id="98" w:author="Fan Quan" w:date="2021-03-18T19:06:00Z">
        <w:r w:rsidDel="000E1229">
          <w:rPr>
            <w:rFonts w:hint="eastAsia"/>
          </w:rPr>
          <w:delText>置</w:delText>
        </w:r>
      </w:del>
      <w:r>
        <w:rPr>
          <w:rFonts w:hint="eastAsia"/>
        </w:rPr>
        <w:t>版在</w:t>
      </w:r>
      <w:del w:id="99" w:author="Fan Quan" w:date="2021-03-18T19:08:00Z">
        <w:r w:rsidDel="00073AB7">
          <w:rPr>
            <w:rFonts w:hint="eastAsia"/>
          </w:rPr>
          <w:delText>《</w:delText>
        </w:r>
      </w:del>
      <w:r>
        <w:rPr>
          <w:rFonts w:hint="eastAsia"/>
        </w:rPr>
        <w:t>伊苏</w:t>
      </w:r>
      <w:ins w:id="100" w:author="Fan Quan" w:date="2021-03-18T19:08:00Z">
        <w:r w:rsidR="00073AB7">
          <w:rPr>
            <w:rFonts w:hint="eastAsia"/>
          </w:rPr>
          <w:t xml:space="preserve"> </w:t>
        </w:r>
      </w:ins>
      <w:del w:id="101" w:author="Fan Quan" w:date="2021-03-18T19:08:00Z">
        <w:r w:rsidDel="00073AB7">
          <w:rPr>
            <w:rFonts w:hint="eastAsia"/>
          </w:rPr>
          <w:delText>》</w:delText>
        </w:r>
      </w:del>
      <w:ins w:id="102" w:author="Fan Quan" w:date="2021-03-18T19:07:00Z">
        <w:r w:rsidR="00073AB7">
          <w:rPr>
            <w:rFonts w:hint="eastAsia"/>
          </w:rPr>
          <w:t>1</w:t>
        </w:r>
      </w:ins>
      <w:del w:id="103" w:author="Fan Quan" w:date="2021-03-18T19:07:00Z">
        <w:r w:rsidDel="00073AB7">
          <w:rPr>
            <w:rFonts w:hint="eastAsia"/>
          </w:rPr>
          <w:delText>I</w:delText>
        </w:r>
      </w:del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ins w:id="104" w:author="Fan Quan" w:date="2021-03-18T19:07:00Z">
        <w:r w:rsidR="00073AB7">
          <w:t>2</w:t>
        </w:r>
      </w:ins>
      <w:del w:id="105" w:author="Fan Quan" w:date="2021-03-18T19:07:00Z">
        <w:r w:rsidDel="00073AB7">
          <w:rPr>
            <w:rFonts w:hint="eastAsia"/>
          </w:rPr>
          <w:delText>II</w:delText>
        </w:r>
      </w:del>
      <w:r>
        <w:t xml:space="preserve"> </w:t>
      </w:r>
      <w:r>
        <w:rPr>
          <w:rFonts w:hint="eastAsia"/>
        </w:rPr>
        <w:t>的基础上增加了许多游戏内容，不过完整保留了该系列标志性的简洁玩法。</w:t>
      </w:r>
    </w:p>
    <w:sectPr w:rsidR="000D3042" w:rsidRPr="00E07734" w:rsidSect="00A8527F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C82A80" w14:textId="77777777" w:rsidR="00034FE1" w:rsidRDefault="00034FE1" w:rsidP="00F841EF">
      <w:r>
        <w:separator/>
      </w:r>
    </w:p>
  </w:endnote>
  <w:endnote w:type="continuationSeparator" w:id="0">
    <w:p w14:paraId="0D6B1988" w14:textId="77777777" w:rsidR="00034FE1" w:rsidRDefault="00034FE1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7B6A47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45EC7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8C522D" w14:textId="77777777" w:rsidR="00034FE1" w:rsidRDefault="00034FE1" w:rsidP="00F841EF">
      <w:r>
        <w:separator/>
      </w:r>
    </w:p>
  </w:footnote>
  <w:footnote w:type="continuationSeparator" w:id="0">
    <w:p w14:paraId="2842AD9C" w14:textId="77777777" w:rsidR="00034FE1" w:rsidRDefault="00034FE1" w:rsidP="00F841EF">
      <w:r>
        <w:continuationSeparator/>
      </w:r>
    </w:p>
  </w:footnote>
  <w:footnote w:id="1">
    <w:p w14:paraId="394BE552" w14:textId="56ACEE15" w:rsidR="00A32813" w:rsidRPr="00A32813" w:rsidRDefault="00A3281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译者注：简称 </w:t>
      </w:r>
      <w:r>
        <w:t>SMS</w:t>
      </w:r>
      <w:r>
        <w:rPr>
          <w:rFonts w:hint="eastAsia"/>
        </w:rPr>
        <w:t>，香港俗称“</w:t>
      </w:r>
      <w:proofErr w:type="gramStart"/>
      <w:r>
        <w:rPr>
          <w:rFonts w:hint="eastAsia"/>
        </w:rPr>
        <w:t>世</w:t>
      </w:r>
      <w:proofErr w:type="gramEnd"/>
      <w:r>
        <w:rPr>
          <w:rFonts w:hint="eastAsia"/>
        </w:rPr>
        <w:t>嘉四代”。</w:t>
      </w:r>
    </w:p>
  </w:footnote>
  <w:footnote w:id="2">
    <w:p w14:paraId="57C7404F" w14:textId="5E19A56F" w:rsidR="002E1D84" w:rsidRPr="002E1D84" w:rsidRDefault="002E1D8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译者注：一般代指 </w:t>
      </w:r>
      <w:r>
        <w:t>800</w:t>
      </w:r>
      <w:r>
        <w:rPr>
          <w:rFonts w:hint="eastAsia"/>
        </w:rPr>
        <w:t>x</w:t>
      </w:r>
      <w:r>
        <w:t xml:space="preserve">600 </w:t>
      </w:r>
      <w:r>
        <w:rPr>
          <w:rFonts w:hint="eastAsia"/>
        </w:rPr>
        <w:t>分辨率。</w:t>
      </w:r>
    </w:p>
  </w:footnote>
  <w:footnote w:id="3">
    <w:p w14:paraId="2183FA8E" w14:textId="51A1AE79" w:rsidR="00D630EC" w:rsidRPr="00D630EC" w:rsidRDefault="00D630E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《伊苏》系列</w:t>
      </w:r>
      <w:r w:rsidR="000D3042">
        <w:rPr>
          <w:rFonts w:hint="eastAsia"/>
        </w:rPr>
        <w:t>游戏也让衍生媒体作品蓬勃发展，这其中包括一部长篇漫画（译者注：《伊苏国物语》，全 7</w:t>
      </w:r>
      <w:r w:rsidR="000D3042">
        <w:t xml:space="preserve"> </w:t>
      </w:r>
      <w:r w:rsidR="000D3042">
        <w:rPr>
          <w:rFonts w:hint="eastAsia"/>
        </w:rPr>
        <w:t>册）、两作</w:t>
      </w:r>
      <w:ins w:id="51" w:author="Fan Quan" w:date="2021-03-18T18:40:00Z">
        <w:r w:rsidR="005C517D">
          <w:rPr>
            <w:rFonts w:hint="eastAsia"/>
          </w:rPr>
          <w:t>独立</w:t>
        </w:r>
      </w:ins>
      <w:del w:id="52" w:author="Fan Quan" w:date="2021-03-18T18:40:00Z">
        <w:r w:rsidR="000D3042" w:rsidDel="005C517D">
          <w:rPr>
            <w:rFonts w:hint="eastAsia"/>
          </w:rPr>
          <w:delText>不同</w:delText>
        </w:r>
      </w:del>
      <w:r w:rsidR="000D3042">
        <w:rPr>
          <w:rFonts w:hint="eastAsia"/>
        </w:rPr>
        <w:t>的动画 OVA，以及一整套原声音乐集。</w:t>
      </w:r>
    </w:p>
  </w:footnote>
  <w:footnote w:id="4">
    <w:p w14:paraId="2133E078" w14:textId="66C2C1BB" w:rsidR="00CD1BC7" w:rsidRPr="00CD1BC7" w:rsidRDefault="00CD1BC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</w:t>
      </w:r>
      <w:proofErr w:type="gramStart"/>
      <w:r w:rsidRPr="00CD1BC7">
        <w:rPr>
          <w:rFonts w:hint="eastAsia"/>
        </w:rPr>
        <w:t>此代</w:t>
      </w:r>
      <w:proofErr w:type="gramEnd"/>
      <w:r w:rsidR="008532BB">
        <w:rPr>
          <w:rFonts w:hint="eastAsia"/>
        </w:rPr>
        <w:t xml:space="preserve"> </w:t>
      </w:r>
      <w:proofErr w:type="spellStart"/>
      <w:r w:rsidRPr="00CD1BC7">
        <w:t>Falcom</w:t>
      </w:r>
      <w:proofErr w:type="spellEnd"/>
      <w:r w:rsidR="008532BB">
        <w:t xml:space="preserve"> </w:t>
      </w:r>
      <w:r w:rsidRPr="00CD1BC7">
        <w:t>只提供故事原案，将开发授权给</w:t>
      </w:r>
      <w:r w:rsidR="008532BB">
        <w:rPr>
          <w:rFonts w:hint="eastAsia"/>
        </w:rPr>
        <w:t xml:space="preserve"> </w:t>
      </w:r>
      <w:r w:rsidRPr="00CD1BC7">
        <w:t>Hudson</w:t>
      </w:r>
      <w:r w:rsidR="008532BB">
        <w:t xml:space="preserve"> </w:t>
      </w:r>
      <w:r w:rsidRPr="00CD1BC7">
        <w:t>与</w:t>
      </w:r>
      <w:r w:rsidR="008532BB">
        <w:rPr>
          <w:rFonts w:hint="eastAsia"/>
        </w:rPr>
        <w:t xml:space="preserve"> </w:t>
      </w:r>
      <w:r w:rsidRPr="00CD1BC7">
        <w:t>Tonkin House</w:t>
      </w:r>
      <w:r w:rsidR="008532BB">
        <w:t xml:space="preserve"> </w:t>
      </w:r>
      <w:r w:rsidRPr="00CD1BC7">
        <w:t>两间公司</w:t>
      </w:r>
      <w:r>
        <w:rPr>
          <w:rFonts w:hint="eastAsia"/>
        </w:rPr>
        <w:t>，</w:t>
      </w:r>
      <w:r w:rsidRPr="00CD1BC7">
        <w:t>分别开发出了《</w:t>
      </w:r>
      <w:ins w:id="61" w:author="Fan Quan" w:date="2021-03-18T18:44:00Z">
        <w:r w:rsidR="00B4018A">
          <w:rPr>
            <w:rFonts w:hint="eastAsia"/>
          </w:rPr>
          <w:t xml:space="preserve">伊苏 </w:t>
        </w:r>
        <w:r w:rsidR="00B4018A">
          <w:t>4</w:t>
        </w:r>
        <w:r w:rsidR="00B4018A">
          <w:rPr>
            <w:rFonts w:hint="eastAsia"/>
          </w:rPr>
          <w:t>：</w:t>
        </w:r>
      </w:ins>
      <w:r w:rsidRPr="00CD1BC7">
        <w:t>伊苏的黎明》</w:t>
      </w:r>
      <w:ins w:id="62" w:author="Fan Quan" w:date="2021-03-18T18:43:00Z">
        <w:r w:rsidR="00B4018A">
          <w:rPr>
            <w:rFonts w:hint="eastAsia"/>
          </w:rPr>
          <w:t>（</w:t>
        </w:r>
      </w:ins>
      <w:ins w:id="63" w:author="Fan Quan" w:date="2021-03-18T18:44:00Z">
        <w:r w:rsidR="00B4018A">
          <w:rPr>
            <w:rFonts w:hint="eastAsia"/>
          </w:rPr>
          <w:t>Ys</w:t>
        </w:r>
        <w:r w:rsidR="00B4018A">
          <w:t xml:space="preserve"> </w:t>
        </w:r>
        <w:r w:rsidR="00B4018A">
          <w:rPr>
            <w:rFonts w:hint="eastAsia"/>
          </w:rPr>
          <w:t>IV</w:t>
        </w:r>
        <w:r w:rsidR="00B4018A">
          <w:t xml:space="preserve">: </w:t>
        </w:r>
      </w:ins>
      <w:ins w:id="64" w:author="Fan Quan" w:date="2021-03-18T18:43:00Z">
        <w:r w:rsidR="00B4018A">
          <w:rPr>
            <w:rFonts w:hint="eastAsia"/>
          </w:rPr>
          <w:t>The</w:t>
        </w:r>
        <w:r w:rsidR="00B4018A">
          <w:t xml:space="preserve"> </w:t>
        </w:r>
        <w:r w:rsidR="00B4018A">
          <w:rPr>
            <w:rFonts w:hint="eastAsia"/>
          </w:rPr>
          <w:t>Dawn</w:t>
        </w:r>
        <w:r w:rsidR="00B4018A">
          <w:t xml:space="preserve"> </w:t>
        </w:r>
        <w:r w:rsidR="00B4018A">
          <w:rPr>
            <w:rFonts w:hint="eastAsia"/>
          </w:rPr>
          <w:t>of</w:t>
        </w:r>
        <w:r w:rsidR="00B4018A">
          <w:t xml:space="preserve"> </w:t>
        </w:r>
        <w:r w:rsidR="00B4018A">
          <w:rPr>
            <w:rFonts w:hint="eastAsia"/>
          </w:rPr>
          <w:t>Ys）</w:t>
        </w:r>
      </w:ins>
      <w:r w:rsidRPr="00CD1BC7">
        <w:t>以及《</w:t>
      </w:r>
      <w:ins w:id="65" w:author="Fan Quan" w:date="2021-03-18T18:45:00Z">
        <w:r w:rsidR="00B4018A">
          <w:rPr>
            <w:rFonts w:hint="eastAsia"/>
          </w:rPr>
          <w:t xml:space="preserve">伊苏 </w:t>
        </w:r>
        <w:r w:rsidR="00B4018A">
          <w:t>4</w:t>
        </w:r>
        <w:r w:rsidR="00B4018A">
          <w:rPr>
            <w:rFonts w:hint="eastAsia"/>
          </w:rPr>
          <w:t>：</w:t>
        </w:r>
      </w:ins>
      <w:r w:rsidRPr="00CD1BC7">
        <w:t>太阳的假面》</w:t>
      </w:r>
      <w:ins w:id="66" w:author="Fan Quan" w:date="2021-03-18T18:45:00Z">
        <w:r w:rsidR="00B4018A">
          <w:rPr>
            <w:rFonts w:hint="eastAsia"/>
          </w:rPr>
          <w:t>（Y</w:t>
        </w:r>
        <w:r w:rsidR="00B4018A">
          <w:t>s IV: Mask of The Sun</w:t>
        </w:r>
        <w:r w:rsidR="00B4018A">
          <w:rPr>
            <w:rFonts w:hint="eastAsia"/>
          </w:rPr>
          <w:t>）</w:t>
        </w:r>
      </w:ins>
      <w:r w:rsidRPr="00CD1BC7">
        <w:t>两种版本</w:t>
      </w:r>
      <w:r w:rsidR="008532BB">
        <w:rPr>
          <w:rFonts w:hint="eastAsia"/>
        </w:rPr>
        <w:t>。</w:t>
      </w:r>
      <w:r w:rsidRPr="00CD1BC7">
        <w:t>2012</w:t>
      </w:r>
      <w:r w:rsidR="008532BB">
        <w:t xml:space="preserve"> </w:t>
      </w:r>
      <w:r w:rsidRPr="00CD1BC7">
        <w:t>年</w:t>
      </w:r>
      <w:r w:rsidR="008532BB">
        <w:rPr>
          <w:rFonts w:hint="eastAsia"/>
        </w:rPr>
        <w:t xml:space="preserve"> </w:t>
      </w:r>
      <w:proofErr w:type="spellStart"/>
      <w:r w:rsidRPr="00CD1BC7">
        <w:t>Falcom</w:t>
      </w:r>
      <w:proofErr w:type="spellEnd"/>
      <w:r w:rsidR="008532BB">
        <w:t xml:space="preserve"> </w:t>
      </w:r>
      <w:r w:rsidRPr="00CD1BC7">
        <w:t>自行开发了《</w:t>
      </w:r>
      <w:ins w:id="67" w:author="Fan Quan" w:date="2021-03-18T18:46:00Z">
        <w:r w:rsidR="00640016">
          <w:rPr>
            <w:rFonts w:hint="eastAsia"/>
          </w:rPr>
          <w:t>伊苏：</w:t>
        </w:r>
      </w:ins>
      <w:r w:rsidRPr="00CD1BC7">
        <w:t>塞尔塞塔的树海》</w:t>
      </w:r>
      <w:ins w:id="68" w:author="Fan Quan" w:date="2021-03-18T18:46:00Z">
        <w:r w:rsidR="00640016">
          <w:rPr>
            <w:rFonts w:hint="eastAsia"/>
          </w:rPr>
          <w:t>（Y</w:t>
        </w:r>
        <w:r w:rsidR="00640016">
          <w:t xml:space="preserve">s: Foliage Ocean in </w:t>
        </w:r>
        <w:proofErr w:type="spellStart"/>
        <w:r w:rsidR="00640016">
          <w:t>Celceta</w:t>
        </w:r>
      </w:ins>
      <w:proofErr w:type="spellEnd"/>
      <w:ins w:id="69" w:author="Fan Quan" w:date="2021-03-18T19:04:00Z">
        <w:r w:rsidR="000E1229">
          <w:t xml:space="preserve">/Memories of </w:t>
        </w:r>
        <w:proofErr w:type="spellStart"/>
        <w:r w:rsidR="000E1229">
          <w:t>Celceta</w:t>
        </w:r>
      </w:ins>
      <w:proofErr w:type="spellEnd"/>
      <w:ins w:id="70" w:author="Fan Quan" w:date="2021-03-18T18:46:00Z">
        <w:r w:rsidR="00640016">
          <w:rPr>
            <w:rFonts w:hint="eastAsia"/>
          </w:rPr>
          <w:t>）</w:t>
        </w:r>
      </w:ins>
      <w:r w:rsidRPr="00CD1BC7">
        <w:t>作为四代的官方正式版本。</w:t>
      </w:r>
    </w:p>
  </w:footnote>
  <w:footnote w:id="5">
    <w:p w14:paraId="1FF97ED7" w14:textId="62D76E2B" w:rsidR="008532BB" w:rsidRDefault="008532B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译者注：《伊苏 </w:t>
      </w:r>
      <w:r>
        <w:t>7</w:t>
      </w:r>
      <w:r>
        <w:rPr>
          <w:rFonts w:hint="eastAsia"/>
        </w:rPr>
        <w:t>》初版发行于 PSP</w:t>
      </w:r>
      <w:r>
        <w:t xml:space="preserve"> </w:t>
      </w:r>
      <w:r>
        <w:rPr>
          <w:rFonts w:hint="eastAsia"/>
        </w:rPr>
        <w:t>平台。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51A5C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256F1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Fan Quan">
    <w15:presenceInfo w15:providerId="Windows Live" w15:userId="fb16b904e3527e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attachedTemplate r:id="rId1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545"/>
    <w:rsid w:val="00007178"/>
    <w:rsid w:val="00034FE1"/>
    <w:rsid w:val="00045DB7"/>
    <w:rsid w:val="00046345"/>
    <w:rsid w:val="00055882"/>
    <w:rsid w:val="00062CAA"/>
    <w:rsid w:val="00064042"/>
    <w:rsid w:val="00073AB7"/>
    <w:rsid w:val="00077997"/>
    <w:rsid w:val="00087AE0"/>
    <w:rsid w:val="000A6A0B"/>
    <w:rsid w:val="000B34CB"/>
    <w:rsid w:val="000C1A81"/>
    <w:rsid w:val="000D3042"/>
    <w:rsid w:val="000E1229"/>
    <w:rsid w:val="000E4E1E"/>
    <w:rsid w:val="00111EB5"/>
    <w:rsid w:val="00117365"/>
    <w:rsid w:val="00150BAB"/>
    <w:rsid w:val="00153EE2"/>
    <w:rsid w:val="001573DA"/>
    <w:rsid w:val="0016522A"/>
    <w:rsid w:val="00166D5B"/>
    <w:rsid w:val="001806CB"/>
    <w:rsid w:val="00184A44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27BA"/>
    <w:rsid w:val="00285E6A"/>
    <w:rsid w:val="002A2333"/>
    <w:rsid w:val="002A5139"/>
    <w:rsid w:val="002B05C3"/>
    <w:rsid w:val="002D01D3"/>
    <w:rsid w:val="002E1D84"/>
    <w:rsid w:val="002F1A0E"/>
    <w:rsid w:val="002F3408"/>
    <w:rsid w:val="002F51F7"/>
    <w:rsid w:val="002F5B2A"/>
    <w:rsid w:val="002F7493"/>
    <w:rsid w:val="00316C8C"/>
    <w:rsid w:val="003249D9"/>
    <w:rsid w:val="00325450"/>
    <w:rsid w:val="00333CDD"/>
    <w:rsid w:val="00355319"/>
    <w:rsid w:val="003575CF"/>
    <w:rsid w:val="00362338"/>
    <w:rsid w:val="00366B4E"/>
    <w:rsid w:val="00373773"/>
    <w:rsid w:val="003845EC"/>
    <w:rsid w:val="00385064"/>
    <w:rsid w:val="003858FB"/>
    <w:rsid w:val="00385C4B"/>
    <w:rsid w:val="00396C74"/>
    <w:rsid w:val="003C3226"/>
    <w:rsid w:val="003E13C6"/>
    <w:rsid w:val="003F442C"/>
    <w:rsid w:val="003F7E6F"/>
    <w:rsid w:val="004042F6"/>
    <w:rsid w:val="00412ACB"/>
    <w:rsid w:val="00427A03"/>
    <w:rsid w:val="0043560E"/>
    <w:rsid w:val="004367FE"/>
    <w:rsid w:val="00445F1D"/>
    <w:rsid w:val="004516A9"/>
    <w:rsid w:val="00456587"/>
    <w:rsid w:val="00473DBD"/>
    <w:rsid w:val="004A7780"/>
    <w:rsid w:val="004B4D18"/>
    <w:rsid w:val="004B7AB8"/>
    <w:rsid w:val="004C323F"/>
    <w:rsid w:val="004C691F"/>
    <w:rsid w:val="004D6CF0"/>
    <w:rsid w:val="004D6FC8"/>
    <w:rsid w:val="005062C4"/>
    <w:rsid w:val="00532598"/>
    <w:rsid w:val="00561057"/>
    <w:rsid w:val="00576BB6"/>
    <w:rsid w:val="00594354"/>
    <w:rsid w:val="005A2AD5"/>
    <w:rsid w:val="005A3EBC"/>
    <w:rsid w:val="005A6D13"/>
    <w:rsid w:val="005B5669"/>
    <w:rsid w:val="005C1E80"/>
    <w:rsid w:val="005C517D"/>
    <w:rsid w:val="005C71CD"/>
    <w:rsid w:val="005E1D00"/>
    <w:rsid w:val="0061708B"/>
    <w:rsid w:val="00621D8F"/>
    <w:rsid w:val="00640016"/>
    <w:rsid w:val="00646E1D"/>
    <w:rsid w:val="0065046D"/>
    <w:rsid w:val="006530AD"/>
    <w:rsid w:val="00657B80"/>
    <w:rsid w:val="00657E62"/>
    <w:rsid w:val="006610BC"/>
    <w:rsid w:val="00661441"/>
    <w:rsid w:val="00664DA0"/>
    <w:rsid w:val="006722AD"/>
    <w:rsid w:val="0067675A"/>
    <w:rsid w:val="00694FCF"/>
    <w:rsid w:val="006B17D0"/>
    <w:rsid w:val="006B2C72"/>
    <w:rsid w:val="006B3758"/>
    <w:rsid w:val="006C1472"/>
    <w:rsid w:val="006F4D28"/>
    <w:rsid w:val="0071094A"/>
    <w:rsid w:val="00710D5F"/>
    <w:rsid w:val="0071777F"/>
    <w:rsid w:val="00730438"/>
    <w:rsid w:val="00731BF1"/>
    <w:rsid w:val="00766048"/>
    <w:rsid w:val="007752FB"/>
    <w:rsid w:val="007869FA"/>
    <w:rsid w:val="00791749"/>
    <w:rsid w:val="00792F7A"/>
    <w:rsid w:val="007A2BD6"/>
    <w:rsid w:val="007D264E"/>
    <w:rsid w:val="007D71D1"/>
    <w:rsid w:val="00804F76"/>
    <w:rsid w:val="00806138"/>
    <w:rsid w:val="008451DD"/>
    <w:rsid w:val="00845AF8"/>
    <w:rsid w:val="008514A5"/>
    <w:rsid w:val="008532BB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45F5D"/>
    <w:rsid w:val="00960341"/>
    <w:rsid w:val="0097206B"/>
    <w:rsid w:val="009851AC"/>
    <w:rsid w:val="009B5ACC"/>
    <w:rsid w:val="009C45E4"/>
    <w:rsid w:val="009D21CC"/>
    <w:rsid w:val="00A2094B"/>
    <w:rsid w:val="00A32813"/>
    <w:rsid w:val="00A3384D"/>
    <w:rsid w:val="00A47A89"/>
    <w:rsid w:val="00A50650"/>
    <w:rsid w:val="00A633EF"/>
    <w:rsid w:val="00A64C53"/>
    <w:rsid w:val="00A71CA3"/>
    <w:rsid w:val="00A773E6"/>
    <w:rsid w:val="00A8527F"/>
    <w:rsid w:val="00A867B3"/>
    <w:rsid w:val="00A8783F"/>
    <w:rsid w:val="00AA606A"/>
    <w:rsid w:val="00AA68E8"/>
    <w:rsid w:val="00AB366C"/>
    <w:rsid w:val="00AC0B32"/>
    <w:rsid w:val="00AC153E"/>
    <w:rsid w:val="00AC3916"/>
    <w:rsid w:val="00AC437D"/>
    <w:rsid w:val="00B10A40"/>
    <w:rsid w:val="00B25851"/>
    <w:rsid w:val="00B25CDE"/>
    <w:rsid w:val="00B27157"/>
    <w:rsid w:val="00B4018A"/>
    <w:rsid w:val="00B415B0"/>
    <w:rsid w:val="00B50715"/>
    <w:rsid w:val="00B62941"/>
    <w:rsid w:val="00B64617"/>
    <w:rsid w:val="00BA2914"/>
    <w:rsid w:val="00BE1C72"/>
    <w:rsid w:val="00BF11F4"/>
    <w:rsid w:val="00C00724"/>
    <w:rsid w:val="00C35545"/>
    <w:rsid w:val="00C36086"/>
    <w:rsid w:val="00C61659"/>
    <w:rsid w:val="00C7080D"/>
    <w:rsid w:val="00C84EF0"/>
    <w:rsid w:val="00CD1BC7"/>
    <w:rsid w:val="00CE2F7E"/>
    <w:rsid w:val="00D02128"/>
    <w:rsid w:val="00D03448"/>
    <w:rsid w:val="00D2473E"/>
    <w:rsid w:val="00D40B17"/>
    <w:rsid w:val="00D43879"/>
    <w:rsid w:val="00D47D43"/>
    <w:rsid w:val="00D62021"/>
    <w:rsid w:val="00D630EC"/>
    <w:rsid w:val="00DA3E65"/>
    <w:rsid w:val="00DB684D"/>
    <w:rsid w:val="00DC2285"/>
    <w:rsid w:val="00DC7054"/>
    <w:rsid w:val="00DD0457"/>
    <w:rsid w:val="00DF1BD2"/>
    <w:rsid w:val="00DF5AAC"/>
    <w:rsid w:val="00E06D6C"/>
    <w:rsid w:val="00E07734"/>
    <w:rsid w:val="00E1534E"/>
    <w:rsid w:val="00E20D0F"/>
    <w:rsid w:val="00E377C2"/>
    <w:rsid w:val="00E42685"/>
    <w:rsid w:val="00E61F41"/>
    <w:rsid w:val="00E63C55"/>
    <w:rsid w:val="00E65FF0"/>
    <w:rsid w:val="00E81749"/>
    <w:rsid w:val="00E81D1D"/>
    <w:rsid w:val="00E85ED9"/>
    <w:rsid w:val="00E86C4D"/>
    <w:rsid w:val="00E96BDA"/>
    <w:rsid w:val="00EA10AB"/>
    <w:rsid w:val="00EA35E2"/>
    <w:rsid w:val="00EB267F"/>
    <w:rsid w:val="00EE1599"/>
    <w:rsid w:val="00EE2E4F"/>
    <w:rsid w:val="00EE3E02"/>
    <w:rsid w:val="00F27EC2"/>
    <w:rsid w:val="00F30A58"/>
    <w:rsid w:val="00F348C6"/>
    <w:rsid w:val="00F46451"/>
    <w:rsid w:val="00F4686B"/>
    <w:rsid w:val="00F505B5"/>
    <w:rsid w:val="00F733AC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A772A"/>
  <w15:chartTrackingRefBased/>
  <w15:docId w15:val="{B793C8FE-BB58-49E2-A520-CB5FAF40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0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hmuplations.com/y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://shmuplations.com/ys/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itaCloud\sisu&#22823;&#19977;&#19979;\crpg\review&#27169;&#29256;20210228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review模版20210228.dotx</Template>
  <TotalTime>533</TotalTime>
  <Pages>3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VitaminA</dc:creator>
  <cp:keywords/>
  <dc:description/>
  <cp:lastModifiedBy>Fan Quan</cp:lastModifiedBy>
  <cp:revision>22</cp:revision>
  <dcterms:created xsi:type="dcterms:W3CDTF">2021-03-10T02:49:00Z</dcterms:created>
  <dcterms:modified xsi:type="dcterms:W3CDTF">2021-03-19T02:10:00Z</dcterms:modified>
</cp:coreProperties>
</file>