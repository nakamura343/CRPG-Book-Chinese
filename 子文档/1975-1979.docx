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5F5F3" w14:textId="53A23A42" w:rsidR="0016522A" w:rsidRPr="008678D1" w:rsidRDefault="00B2352C" w:rsidP="00055882">
      <w:pPr>
        <w:pStyle w:val="2"/>
      </w:pPr>
      <w:r w:rsidRPr="008678D1">
        <w:rPr>
          <w:rFonts w:hint="eastAsia"/>
        </w:rPr>
        <w:t>1</w:t>
      </w:r>
      <w:r w:rsidRPr="008678D1">
        <w:t>975</w:t>
      </w:r>
      <w:r w:rsidRPr="008678D1">
        <w:rPr>
          <w:rFonts w:hint="eastAsia"/>
        </w:rPr>
        <w:t>-</w:t>
      </w:r>
      <w:r w:rsidRPr="008678D1">
        <w:t>1979</w:t>
      </w:r>
      <w:r w:rsidR="005B5FBD" w:rsidRPr="008678D1">
        <w:t xml:space="preserve">: </w:t>
      </w:r>
      <w:r w:rsidR="005B5FBD" w:rsidRPr="008678D1">
        <w:rPr>
          <w:rFonts w:hint="eastAsia"/>
        </w:rPr>
        <w:t>数码侵袭之始</w:t>
      </w:r>
    </w:p>
    <w:p w14:paraId="2849263F" w14:textId="6E3FC08D" w:rsidR="0016522A" w:rsidRPr="008678D1" w:rsidRDefault="0016522A" w:rsidP="00F734E7">
      <w:pPr>
        <w:rPr>
          <w:rFonts w:ascii="Times New Roman" w:eastAsia="微软雅黑" w:hAnsi="Times New Roman"/>
        </w:rPr>
      </w:pPr>
    </w:p>
    <w:p w14:paraId="194D16DB" w14:textId="606BAEF1" w:rsidR="0016522A" w:rsidRPr="008678D1" w:rsidRDefault="0016522A" w:rsidP="008F2B87">
      <w:pPr>
        <w:jc w:val="left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翻译：</w:t>
      </w:r>
      <w:proofErr w:type="spellStart"/>
      <w:r w:rsidR="00B2352C" w:rsidRPr="008678D1">
        <w:rPr>
          <w:rFonts w:ascii="Times New Roman" w:eastAsia="微软雅黑" w:hAnsi="Times New Roman" w:hint="eastAsia"/>
        </w:rPr>
        <w:t>Vita</w:t>
      </w:r>
      <w:r w:rsidR="00B2352C" w:rsidRPr="008678D1">
        <w:rPr>
          <w:rFonts w:ascii="Times New Roman" w:eastAsia="微软雅黑" w:hAnsi="Times New Roman"/>
        </w:rPr>
        <w:t>minA</w:t>
      </w:r>
      <w:proofErr w:type="spellEnd"/>
    </w:p>
    <w:p w14:paraId="6E83F1A5" w14:textId="04E97BEA" w:rsidR="0016522A" w:rsidRPr="008678D1" w:rsidRDefault="00D83A8F" w:rsidP="00F734E7">
      <w:pPr>
        <w:rPr>
          <w:rFonts w:ascii="Times New Roman" w:eastAsia="微软雅黑" w:hAnsi="Times New Roman"/>
        </w:rPr>
        <w:sectPr w:rsidR="0016522A" w:rsidRPr="008678D1" w:rsidSect="002B0E8A">
          <w:headerReference w:type="default" r:id="rId7"/>
          <w:footerReference w:type="default" r:id="rId8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  <w:r w:rsidRPr="008678D1">
        <w:rPr>
          <w:noProof/>
        </w:rPr>
        <w:drawing>
          <wp:anchor distT="0" distB="0" distL="114300" distR="114300" simplePos="0" relativeHeight="251661312" behindDoc="0" locked="0" layoutInCell="1" allowOverlap="1" wp14:anchorId="32A6F43D" wp14:editId="02C046BC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3538220" cy="6268085"/>
            <wp:effectExtent l="0" t="0" r="508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68" cy="62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FC5">
        <w:rPr>
          <w:rFonts w:ascii="Times New Roman" w:eastAsia="微软雅黑" w:hAnsi="Times New Roman"/>
        </w:rPr>
        <w:pict w14:anchorId="0BC34C67">
          <v:rect id="_x0000_i1025" style="width:261.65pt;height:1pt" o:hrpct="500" o:hrstd="t" o:hrnoshade="t" o:hr="t" fillcolor="#cfcdcd [2894]" stroked="f"/>
        </w:pict>
      </w:r>
    </w:p>
    <w:p w14:paraId="792AA79C" w14:textId="0923D7AC" w:rsidR="00184F88" w:rsidRPr="008678D1" w:rsidDel="00D83A8F" w:rsidRDefault="005B5FBD" w:rsidP="00314841">
      <w:pPr>
        <w:pStyle w:val="-"/>
        <w:ind w:firstLineChars="0" w:firstLine="420"/>
        <w:rPr>
          <w:del w:id="0" w:author="Fan Quan" w:date="2020-09-14T19:05:00Z"/>
        </w:rPr>
      </w:pPr>
      <w:r w:rsidRPr="008678D1">
        <w:rPr>
          <w:rFonts w:hint="eastAsia"/>
        </w:rPr>
        <w:t>要精确定位电子游戏的诞生年代绝非易事。常见说法有以</w:t>
      </w:r>
      <w:r w:rsidRPr="008678D1">
        <w:rPr>
          <w:rFonts w:hint="eastAsia"/>
        </w:rPr>
        <w:t xml:space="preserve"> 1</w:t>
      </w:r>
      <w:r w:rsidRPr="008678D1">
        <w:t xml:space="preserve">958 </w:t>
      </w:r>
      <w:r w:rsidRPr="008678D1">
        <w:rPr>
          <w:rFonts w:hint="eastAsia"/>
        </w:rPr>
        <w:t>年推出的《双人网球》（</w:t>
      </w:r>
      <w:r w:rsidRPr="008678D1">
        <w:t>Tennis for Two</w:t>
      </w:r>
      <w:r w:rsidRPr="008678D1">
        <w:rPr>
          <w:rFonts w:hint="eastAsia"/>
        </w:rPr>
        <w:t>）为开端，</w:t>
      </w:r>
      <w:r w:rsidR="00931FA2" w:rsidRPr="008678D1">
        <w:rPr>
          <w:rFonts w:hint="eastAsia"/>
        </w:rPr>
        <w:t>也有提名</w:t>
      </w:r>
      <w:r w:rsidRPr="008678D1">
        <w:rPr>
          <w:rFonts w:hint="eastAsia"/>
        </w:rPr>
        <w:t xml:space="preserve"> </w:t>
      </w:r>
      <w:r w:rsidRPr="008678D1">
        <w:t xml:space="preserve">1962 </w:t>
      </w:r>
      <w:r w:rsidRPr="008678D1">
        <w:rPr>
          <w:rFonts w:hint="eastAsia"/>
        </w:rPr>
        <w:t>年的《太空大战！》（</w:t>
      </w:r>
      <w:r w:rsidRPr="008678D1">
        <w:rPr>
          <w:rFonts w:hint="eastAsia"/>
        </w:rPr>
        <w:t>S</w:t>
      </w:r>
      <w:r w:rsidRPr="008678D1">
        <w:t>pacewar!</w:t>
      </w:r>
      <w:r w:rsidRPr="008678D1">
        <w:rPr>
          <w:rFonts w:hint="eastAsia"/>
        </w:rPr>
        <w:t>）</w:t>
      </w:r>
      <w:r w:rsidR="00356E7E">
        <w:rPr>
          <w:rFonts w:hint="eastAsia"/>
        </w:rPr>
        <w:t>，</w:t>
      </w:r>
      <w:r w:rsidRPr="008678D1">
        <w:rPr>
          <w:rFonts w:hint="eastAsia"/>
        </w:rPr>
        <w:t>或</w:t>
      </w:r>
      <w:r w:rsidR="00931FA2" w:rsidRPr="008678D1">
        <w:rPr>
          <w:rFonts w:hint="eastAsia"/>
        </w:rPr>
        <w:t>是</w:t>
      </w:r>
      <w:r w:rsidRPr="008678D1">
        <w:rPr>
          <w:rFonts w:hint="eastAsia"/>
        </w:rPr>
        <w:t xml:space="preserve"> </w:t>
      </w:r>
      <w:r w:rsidRPr="008678D1">
        <w:t xml:space="preserve">1950 </w:t>
      </w:r>
      <w:r w:rsidRPr="008678D1">
        <w:rPr>
          <w:rFonts w:hint="eastAsia"/>
        </w:rPr>
        <w:t>年的</w:t>
      </w:r>
      <w:r w:rsidR="00931FA2" w:rsidRPr="008678D1">
        <w:rPr>
          <w:rFonts w:hint="eastAsia"/>
        </w:rPr>
        <w:t>《大脑伯蒂》（</w:t>
      </w:r>
      <w:r w:rsidR="00931FA2" w:rsidRPr="008678D1">
        <w:rPr>
          <w:rFonts w:hint="eastAsia"/>
        </w:rPr>
        <w:t>B</w:t>
      </w:r>
      <w:r w:rsidR="00931FA2" w:rsidRPr="008678D1">
        <w:t>ertie the Brain</w:t>
      </w:r>
      <w:r w:rsidR="00931FA2" w:rsidRPr="008678D1">
        <w:rPr>
          <w:rFonts w:hint="eastAsia"/>
        </w:rPr>
        <w:t>）。以上说法都各有千秋。</w:t>
      </w:r>
    </w:p>
    <w:p w14:paraId="6A2E6BCE" w14:textId="11EAA743" w:rsidR="00931FA2" w:rsidRPr="008678D1" w:rsidRDefault="00931FA2" w:rsidP="00D83A8F">
      <w:pPr>
        <w:pStyle w:val="-"/>
        <w:ind w:firstLineChars="0" w:firstLine="420"/>
      </w:pPr>
    </w:p>
    <w:p w14:paraId="721F7E9E" w14:textId="12827A78" w:rsidR="00931FA2" w:rsidRPr="008678D1" w:rsidDel="00D83A8F" w:rsidRDefault="00931FA2" w:rsidP="00314841">
      <w:pPr>
        <w:pStyle w:val="-"/>
        <w:ind w:firstLineChars="0" w:firstLine="420"/>
        <w:rPr>
          <w:del w:id="1" w:author="Fan Quan" w:date="2020-09-14T19:05:00Z"/>
        </w:rPr>
      </w:pPr>
      <w:r w:rsidRPr="008678D1">
        <w:rPr>
          <w:rFonts w:hint="eastAsia"/>
        </w:rPr>
        <w:t>鉴于最早一批流传至今的</w:t>
      </w:r>
      <w:r w:rsidRPr="008678D1">
        <w:rPr>
          <w:rFonts w:hint="eastAsia"/>
        </w:rPr>
        <w:t xml:space="preserve"> CRPG</w:t>
      </w:r>
      <w:r w:rsidRPr="008678D1">
        <w:t xml:space="preserve"> </w:t>
      </w:r>
      <w:r w:rsidRPr="008678D1">
        <w:rPr>
          <w:rFonts w:hint="eastAsia"/>
        </w:rPr>
        <w:t>游戏是于</w:t>
      </w:r>
      <w:r w:rsidRPr="008678D1">
        <w:rPr>
          <w:rFonts w:hint="eastAsia"/>
        </w:rPr>
        <w:t xml:space="preserve"> </w:t>
      </w:r>
      <w:r w:rsidRPr="008678D1">
        <w:t xml:space="preserve">1975 </w:t>
      </w:r>
      <w:r w:rsidRPr="008678D1">
        <w:rPr>
          <w:rFonts w:hint="eastAsia"/>
        </w:rPr>
        <w:t>年在</w:t>
      </w:r>
      <w:r w:rsidRPr="008678D1">
        <w:rPr>
          <w:rFonts w:hint="eastAsia"/>
        </w:rPr>
        <w:t xml:space="preserve"> PLATO</w:t>
      </w:r>
      <w:r w:rsidRPr="008678D1">
        <w:t xml:space="preserve"> </w:t>
      </w:r>
      <w:r w:rsidRPr="008678D1">
        <w:rPr>
          <w:rFonts w:hint="eastAsia"/>
        </w:rPr>
        <w:t>系统上开发的，本书便以此时间点作为开端。这样做会便利不少，毕竟</w:t>
      </w:r>
      <w:r w:rsidRPr="008678D1">
        <w:rPr>
          <w:rFonts w:hint="eastAsia"/>
        </w:rPr>
        <w:t xml:space="preserve"> </w:t>
      </w:r>
      <w:r w:rsidRPr="008678D1">
        <w:t xml:space="preserve">70 </w:t>
      </w:r>
      <w:r w:rsidRPr="008678D1">
        <w:rPr>
          <w:rFonts w:hint="eastAsia"/>
        </w:rPr>
        <w:t>年代的后半部分正是电子游戏革命的高峰，其影响波及家用电脑、</w:t>
      </w:r>
      <w:r w:rsidR="001D25ED" w:rsidRPr="008678D1">
        <w:rPr>
          <w:rFonts w:hint="eastAsia"/>
        </w:rPr>
        <w:t>电子游戏机</w:t>
      </w:r>
      <w:r w:rsidRPr="008678D1">
        <w:rPr>
          <w:rFonts w:hint="eastAsia"/>
        </w:rPr>
        <w:t>及各色街机。</w:t>
      </w:r>
    </w:p>
    <w:p w14:paraId="758E8A1C" w14:textId="57A22CCF" w:rsidR="00931FA2" w:rsidRPr="008678D1" w:rsidRDefault="00931FA2">
      <w:pPr>
        <w:pStyle w:val="-"/>
        <w:ind w:firstLineChars="0" w:firstLine="420"/>
      </w:pPr>
    </w:p>
    <w:p w14:paraId="78992666" w14:textId="3F1E48BE" w:rsidR="00931FA2" w:rsidRPr="008678D1" w:rsidDel="00D83A8F" w:rsidRDefault="001D25ED" w:rsidP="00314841">
      <w:pPr>
        <w:pStyle w:val="-"/>
        <w:ind w:firstLineChars="0" w:firstLine="420"/>
        <w:rPr>
          <w:del w:id="2" w:author="Fan Quan" w:date="2020-09-14T19:06:00Z"/>
        </w:rPr>
      </w:pPr>
      <w:r w:rsidRPr="008678D1">
        <w:rPr>
          <w:rFonts w:hint="eastAsia"/>
        </w:rPr>
        <w:t>电子游戏机</w:t>
      </w:r>
      <w:r w:rsidR="00931FA2" w:rsidRPr="008678D1">
        <w:rPr>
          <w:rFonts w:hint="eastAsia"/>
        </w:rPr>
        <w:t>最早出现于</w:t>
      </w:r>
      <w:r w:rsidR="00931FA2" w:rsidRPr="008678D1">
        <w:rPr>
          <w:rFonts w:hint="eastAsia"/>
        </w:rPr>
        <w:t xml:space="preserve"> </w:t>
      </w:r>
      <w:r w:rsidR="00931FA2" w:rsidRPr="008678D1">
        <w:t xml:space="preserve">1972 </w:t>
      </w:r>
      <w:r w:rsidR="00931FA2" w:rsidRPr="008678D1">
        <w:rPr>
          <w:rFonts w:hint="eastAsia"/>
        </w:rPr>
        <w:t>年，</w:t>
      </w:r>
      <w:ins w:id="3" w:author="Fan Quan" w:date="2020-09-14T19:14:00Z">
        <w:r w:rsidR="00D57A63">
          <w:rPr>
            <w:rFonts w:hint="eastAsia"/>
          </w:rPr>
          <w:t>率先推出的是美格公司（</w:t>
        </w:r>
        <w:r w:rsidR="00D57A63">
          <w:rPr>
            <w:rFonts w:hint="eastAsia"/>
          </w:rPr>
          <w:t>Magnavox</w:t>
        </w:r>
        <w:r w:rsidR="00D57A63">
          <w:rPr>
            <w:rFonts w:hint="eastAsia"/>
          </w:rPr>
          <w:t>）的</w:t>
        </w:r>
      </w:ins>
      <w:del w:id="4" w:author="Fan Quan" w:date="2020-09-14T19:14:00Z">
        <w:r w:rsidR="00931FA2" w:rsidRPr="008678D1" w:rsidDel="00D57A63">
          <w:rPr>
            <w:rFonts w:hint="eastAsia"/>
          </w:rPr>
          <w:delText>由米罗华</w:delText>
        </w:r>
      </w:del>
      <w:r w:rsidR="00931FA2" w:rsidRPr="008678D1">
        <w:rPr>
          <w:rFonts w:hint="eastAsia"/>
        </w:rPr>
        <w:t>奥德赛</w:t>
      </w:r>
      <w:ins w:id="5" w:author="Fan Quan" w:date="2020-09-14T19:11:00Z">
        <w:r w:rsidR="00EA2FC9">
          <w:rPr>
            <w:rFonts w:hint="eastAsia"/>
          </w:rPr>
          <w:t>（</w:t>
        </w:r>
        <w:r w:rsidR="00EA2FC9">
          <w:rPr>
            <w:rFonts w:hint="eastAsia"/>
          </w:rPr>
          <w:t>Odyssey</w:t>
        </w:r>
        <w:r w:rsidR="00EA2FC9">
          <w:rPr>
            <w:rFonts w:hint="eastAsia"/>
          </w:rPr>
          <w:t>）</w:t>
        </w:r>
      </w:ins>
      <w:r w:rsidR="00C5440F" w:rsidRPr="008678D1">
        <w:rPr>
          <w:rStyle w:val="a9"/>
        </w:rPr>
        <w:footnoteReference w:id="1"/>
      </w:r>
      <w:del w:id="10" w:author="Fan Quan" w:date="2020-09-14T19:14:00Z">
        <w:r w:rsidR="00C5440F" w:rsidRPr="008678D1" w:rsidDel="00D57A63">
          <w:rPr>
            <w:rFonts w:hint="eastAsia"/>
          </w:rPr>
          <w:delText>率先推出</w:delText>
        </w:r>
      </w:del>
      <w:r w:rsidR="00C5440F" w:rsidRPr="008678D1">
        <w:rPr>
          <w:rFonts w:hint="eastAsia"/>
        </w:rPr>
        <w:t>。这些机械非常简陋，多数只能用来游玩《乓》</w:t>
      </w:r>
      <w:ins w:id="11" w:author="Fan Quan" w:date="2020-09-14T19:17:00Z">
        <w:r w:rsidR="00B65B29">
          <w:rPr>
            <w:rFonts w:hint="eastAsia"/>
          </w:rPr>
          <w:t>（</w:t>
        </w:r>
        <w:r w:rsidR="00B65B29">
          <w:rPr>
            <w:rFonts w:hint="eastAsia"/>
          </w:rPr>
          <w:t>Pong</w:t>
        </w:r>
        <w:r w:rsidR="00B65B29">
          <w:rPr>
            <w:rFonts w:hint="eastAsia"/>
          </w:rPr>
          <w:t>）</w:t>
        </w:r>
      </w:ins>
      <w:r w:rsidR="00C5440F" w:rsidRPr="008678D1">
        <w:rPr>
          <w:rFonts w:hint="eastAsia"/>
        </w:rPr>
        <w:t>，或是一些类似的、预装在硬件</w:t>
      </w:r>
      <w:ins w:id="12" w:author="Fan Quan" w:date="2020-09-14T19:17:00Z">
        <w:r w:rsidR="00B65B29">
          <w:rPr>
            <w:rFonts w:hint="eastAsia"/>
          </w:rPr>
          <w:t>里</w:t>
        </w:r>
      </w:ins>
      <w:del w:id="13" w:author="Fan Quan" w:date="2020-09-14T19:17:00Z">
        <w:r w:rsidR="00C5440F" w:rsidRPr="008678D1" w:rsidDel="00B65B29">
          <w:rPr>
            <w:rFonts w:hint="eastAsia"/>
          </w:rPr>
          <w:delText>之中</w:delText>
        </w:r>
      </w:del>
      <w:r w:rsidR="00C5440F" w:rsidRPr="008678D1">
        <w:rPr>
          <w:rFonts w:hint="eastAsia"/>
        </w:rPr>
        <w:t>的游戏。</w:t>
      </w:r>
    </w:p>
    <w:p w14:paraId="0A176EBB" w14:textId="2E9717E3" w:rsidR="00C5440F" w:rsidRPr="008678D1" w:rsidRDefault="00C5440F">
      <w:pPr>
        <w:pStyle w:val="-"/>
        <w:ind w:firstLineChars="0" w:firstLine="420"/>
      </w:pPr>
    </w:p>
    <w:p w14:paraId="4EF920D1" w14:textId="56489780" w:rsidR="00C5440F" w:rsidRPr="008678D1" w:rsidDel="00D83A8F" w:rsidRDefault="001D25ED" w:rsidP="00314841">
      <w:pPr>
        <w:pStyle w:val="-"/>
        <w:ind w:firstLineChars="0" w:firstLine="420"/>
        <w:rPr>
          <w:del w:id="14" w:author="Fan Quan" w:date="2020-09-14T19:06:00Z"/>
        </w:rPr>
      </w:pPr>
      <w:r w:rsidRPr="008678D1">
        <w:rPr>
          <w:rFonts w:hint="eastAsia"/>
        </w:rPr>
        <w:t>第二代电子游戏机引入了</w:t>
      </w:r>
      <w:r w:rsidRPr="008678D1">
        <w:rPr>
          <w:rFonts w:hint="eastAsia"/>
        </w:rPr>
        <w:t xml:space="preserve"> ROM</w:t>
      </w:r>
      <w:ins w:id="15" w:author="Fan Quan" w:date="2020-09-14T19:19:00Z">
        <w:r w:rsidR="00B65B29">
          <w:rPr>
            <w:rStyle w:val="a9"/>
          </w:rPr>
          <w:footnoteReference w:id="2"/>
        </w:r>
      </w:ins>
      <w:r w:rsidRPr="008678D1">
        <w:t xml:space="preserve"> </w:t>
      </w:r>
      <w:r w:rsidRPr="008678D1">
        <w:rPr>
          <w:rFonts w:hint="eastAsia"/>
        </w:rPr>
        <w:t>卡带的概念，厂商得以源源不断地为自己的机器开发新的游戏，这一模式与今天的主机和掌机也有几分相似。雅达利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早期起步缓慢，但很快，《</w:t>
      </w:r>
      <w:commentRangeStart w:id="18"/>
      <w:del w:id="19" w:author="Fan Quan" w:date="2020-09-14T19:24:00Z">
        <w:r w:rsidR="00BE5251" w:rsidRPr="008678D1" w:rsidDel="003D4FDD">
          <w:rPr>
            <w:rFonts w:hint="eastAsia"/>
          </w:rPr>
          <w:delText>Enduro</w:delText>
        </w:r>
        <w:commentRangeEnd w:id="18"/>
        <w:r w:rsidR="00BC66FF" w:rsidRPr="008678D1" w:rsidDel="003D4FDD">
          <w:rPr>
            <w:rStyle w:val="af1"/>
            <w:rFonts w:hint="eastAsia"/>
          </w:rPr>
          <w:commentReference w:id="18"/>
        </w:r>
      </w:del>
      <w:ins w:id="20" w:author="Fan Quan" w:date="2020-09-14T19:24:00Z">
        <w:r w:rsidR="003D4FDD">
          <w:rPr>
            <w:rFonts w:hint="eastAsia"/>
          </w:rPr>
          <w:t>耐力赛车</w:t>
        </w:r>
      </w:ins>
      <w:r w:rsidRPr="008678D1">
        <w:rPr>
          <w:rFonts w:hint="eastAsia"/>
        </w:rPr>
        <w:t>》</w:t>
      </w:r>
      <w:ins w:id="21" w:author="Fan Quan" w:date="2020-09-14T19:24:00Z">
        <w:r w:rsidR="00621D5B">
          <w:rPr>
            <w:rStyle w:val="a9"/>
          </w:rPr>
          <w:footnoteReference w:id="3"/>
        </w:r>
        <w:r w:rsidR="003D4FDD">
          <w:rPr>
            <w:rFonts w:hint="eastAsia"/>
          </w:rPr>
          <w:t>（</w:t>
        </w:r>
        <w:proofErr w:type="spellStart"/>
        <w:r w:rsidR="003D4FDD">
          <w:rPr>
            <w:rFonts w:hint="eastAsia"/>
          </w:rPr>
          <w:t>Enduro</w:t>
        </w:r>
        <w:proofErr w:type="spellEnd"/>
        <w:r w:rsidR="003D4FDD">
          <w:rPr>
            <w:rFonts w:hint="eastAsia"/>
          </w:rPr>
          <w:t>）</w:t>
        </w:r>
      </w:ins>
      <w:r w:rsidRPr="008678D1">
        <w:rPr>
          <w:rFonts w:hint="eastAsia"/>
        </w:rPr>
        <w:t>、《</w:t>
      </w:r>
      <w:r w:rsidR="00132BB4" w:rsidRPr="008678D1">
        <w:rPr>
          <w:rFonts w:hint="eastAsia"/>
        </w:rPr>
        <w:t>运河大战</w:t>
      </w:r>
      <w:r w:rsidRPr="008678D1">
        <w:rPr>
          <w:rFonts w:hint="eastAsia"/>
        </w:rPr>
        <w:t>》</w:t>
      </w:r>
      <w:r w:rsidR="00132BB4" w:rsidRPr="008678D1">
        <w:rPr>
          <w:rFonts w:hint="eastAsia"/>
        </w:rPr>
        <w:t>（</w:t>
      </w:r>
      <w:r w:rsidR="00132BB4" w:rsidRPr="008678D1">
        <w:rPr>
          <w:rFonts w:hint="eastAsia"/>
        </w:rPr>
        <w:t>R</w:t>
      </w:r>
      <w:r w:rsidR="00132BB4" w:rsidRPr="008678D1">
        <w:t>iver Raid</w:t>
      </w:r>
      <w:r w:rsidR="00132BB4" w:rsidRPr="008678D1">
        <w:rPr>
          <w:rFonts w:hint="eastAsia"/>
        </w:rPr>
        <w:t>）</w:t>
      </w:r>
      <w:r w:rsidRPr="008678D1">
        <w:rPr>
          <w:rFonts w:hint="eastAsia"/>
        </w:rPr>
        <w:t>、《</w:t>
      </w:r>
      <w:r w:rsidR="00AD0816" w:rsidRPr="008678D1">
        <w:rPr>
          <w:rFonts w:hint="eastAsia"/>
        </w:rPr>
        <w:t>陷阱</w:t>
      </w:r>
      <w:r w:rsidRPr="008678D1">
        <w:rPr>
          <w:rFonts w:hint="eastAsia"/>
        </w:rPr>
        <w:t>》</w:t>
      </w:r>
      <w:r w:rsidR="00AD0816" w:rsidRPr="008678D1">
        <w:rPr>
          <w:rFonts w:hint="eastAsia"/>
        </w:rPr>
        <w:t>（</w:t>
      </w:r>
      <w:r w:rsidR="00AD0816" w:rsidRPr="008678D1">
        <w:rPr>
          <w:rFonts w:hint="eastAsia"/>
        </w:rPr>
        <w:t>Pitfall</w:t>
      </w:r>
      <w:r w:rsidR="00AD0816" w:rsidRPr="008678D1">
        <w:rPr>
          <w:rFonts w:hint="eastAsia"/>
        </w:rPr>
        <w:t>）</w:t>
      </w:r>
      <w:r w:rsidRPr="008678D1">
        <w:rPr>
          <w:rFonts w:hint="eastAsia"/>
        </w:rPr>
        <w:t>和《</w:t>
      </w:r>
      <w:r w:rsidR="00BE5251" w:rsidRPr="008678D1">
        <w:rPr>
          <w:rFonts w:hint="eastAsia"/>
        </w:rPr>
        <w:t>太空侵略者</w:t>
      </w:r>
      <w:r w:rsidRPr="008678D1">
        <w:rPr>
          <w:rFonts w:hint="eastAsia"/>
        </w:rPr>
        <w:t>》</w:t>
      </w:r>
      <w:r w:rsidR="00BE5251" w:rsidRPr="008678D1">
        <w:rPr>
          <w:rFonts w:hint="eastAsia"/>
        </w:rPr>
        <w:t>（</w:t>
      </w:r>
      <w:r w:rsidR="00BE5251" w:rsidRPr="008678D1">
        <w:rPr>
          <w:rFonts w:hint="eastAsia"/>
        </w:rPr>
        <w:t>S</w:t>
      </w:r>
      <w:r w:rsidR="00BE5251" w:rsidRPr="008678D1">
        <w:t>pace Invaders</w:t>
      </w:r>
      <w:r w:rsidR="00BE5251" w:rsidRPr="008678D1">
        <w:rPr>
          <w:rFonts w:hint="eastAsia"/>
        </w:rPr>
        <w:t>）</w:t>
      </w:r>
      <w:r w:rsidRPr="008678D1">
        <w:rPr>
          <w:rFonts w:hint="eastAsia"/>
        </w:rPr>
        <w:t>相继问世</w:t>
      </w:r>
      <w:r w:rsidR="00BE5251" w:rsidRPr="008678D1">
        <w:rPr>
          <w:rFonts w:hint="eastAsia"/>
        </w:rPr>
        <w:t>——</w:t>
      </w:r>
      <w:r w:rsidRPr="008678D1">
        <w:rPr>
          <w:rFonts w:hint="eastAsia"/>
        </w:rPr>
        <w:t>这批经典游戏</w:t>
      </w:r>
      <w:r w:rsidR="00BE5251" w:rsidRPr="008678D1">
        <w:rPr>
          <w:rFonts w:hint="eastAsia"/>
        </w:rPr>
        <w:t>使得雅达利</w:t>
      </w:r>
      <w:r w:rsidR="00BE5251" w:rsidRPr="008678D1">
        <w:rPr>
          <w:rFonts w:hint="eastAsia"/>
        </w:rPr>
        <w:t xml:space="preserve"> </w:t>
      </w:r>
      <w:r w:rsidR="00BE5251" w:rsidRPr="008678D1">
        <w:t xml:space="preserve">2600 </w:t>
      </w:r>
      <w:r w:rsidR="00BE5251" w:rsidRPr="008678D1">
        <w:rPr>
          <w:rFonts w:hint="eastAsia"/>
        </w:rPr>
        <w:t>名声大噪。</w:t>
      </w:r>
    </w:p>
    <w:p w14:paraId="1192A99C" w14:textId="0EBE44B5" w:rsidR="00AD0816" w:rsidRPr="008678D1" w:rsidRDefault="00AD0816">
      <w:pPr>
        <w:pStyle w:val="-"/>
        <w:ind w:firstLineChars="0" w:firstLine="420"/>
      </w:pPr>
    </w:p>
    <w:p w14:paraId="7BC0FC18" w14:textId="79F174ED" w:rsidR="00AD0816" w:rsidRPr="008678D1" w:rsidDel="00621D5B" w:rsidRDefault="00835D99" w:rsidP="00314841">
      <w:pPr>
        <w:pStyle w:val="-"/>
        <w:ind w:firstLineChars="0" w:firstLine="420"/>
        <w:rPr>
          <w:del w:id="23" w:author="Fan Quan" w:date="2020-09-14T19:25:00Z"/>
        </w:rPr>
      </w:pPr>
      <w:r w:rsidRPr="008678D1">
        <w:rPr>
          <w:rFonts w:hint="eastAsia"/>
        </w:rPr>
        <w:t>而在当时，电脑仍是</w:t>
      </w:r>
      <w:r w:rsidR="009D50C3" w:rsidRPr="008678D1">
        <w:rPr>
          <w:rFonts w:hint="eastAsia"/>
        </w:rPr>
        <w:t>大块头的主机，一般只在大学校园、大公司和研究中心出现。</w:t>
      </w:r>
      <w:r w:rsidR="008945CA" w:rsidRPr="008678D1">
        <w:rPr>
          <w:rFonts w:hint="eastAsia"/>
        </w:rPr>
        <w:lastRenderedPageBreak/>
        <w:t>虽然也有小一些的</w:t>
      </w:r>
      <w:r w:rsidR="00BE0E9A" w:rsidRPr="008678D1">
        <w:rPr>
          <w:rFonts w:hint="eastAsia"/>
        </w:rPr>
        <w:t>型号，</w:t>
      </w:r>
      <w:r w:rsidR="007B26DE" w:rsidRPr="008678D1">
        <w:rPr>
          <w:rFonts w:hint="eastAsia"/>
        </w:rPr>
        <w:t>但它们要么</w:t>
      </w:r>
      <w:r w:rsidR="003938A4" w:rsidRPr="008678D1">
        <w:rPr>
          <w:rFonts w:hint="eastAsia"/>
        </w:rPr>
        <w:t>身价高昂，要么慢到连</w:t>
      </w:r>
      <w:r w:rsidR="003938A4" w:rsidRPr="008678D1">
        <w:rPr>
          <w:rFonts w:hint="eastAsia"/>
        </w:rPr>
        <w:t xml:space="preserve"> </w:t>
      </w:r>
      <w:r w:rsidR="003938A4" w:rsidRPr="008678D1">
        <w:t xml:space="preserve">BASIC </w:t>
      </w:r>
      <w:r w:rsidR="003938A4" w:rsidRPr="008678D1">
        <w:rPr>
          <w:rFonts w:hint="eastAsia"/>
        </w:rPr>
        <w:t>都运行不了。</w:t>
      </w:r>
      <w:r w:rsidR="003A5E2D" w:rsidRPr="008678D1">
        <w:rPr>
          <w:rFonts w:hint="eastAsia"/>
        </w:rPr>
        <w:t>不过，</w:t>
      </w:r>
      <w:r w:rsidR="002B06AA" w:rsidRPr="008678D1">
        <w:rPr>
          <w:rFonts w:hint="eastAsia"/>
        </w:rPr>
        <w:t>A</w:t>
      </w:r>
      <w:r w:rsidR="002B06AA" w:rsidRPr="008678D1">
        <w:t>ltair</w:t>
      </w:r>
      <w:r w:rsidR="003938A4" w:rsidRPr="008678D1">
        <w:rPr>
          <w:rFonts w:hint="eastAsia"/>
        </w:rPr>
        <w:t xml:space="preserve"> </w:t>
      </w:r>
      <w:r w:rsidR="003938A4" w:rsidRPr="008678D1">
        <w:t xml:space="preserve">8800 </w:t>
      </w:r>
      <w:r w:rsidR="00074264" w:rsidRPr="008678D1">
        <w:rPr>
          <w:rFonts w:hint="eastAsia"/>
        </w:rPr>
        <w:t>的出现改变了这一局面。</w:t>
      </w:r>
    </w:p>
    <w:p w14:paraId="4EF43C6D" w14:textId="7BB160BB" w:rsidR="00074264" w:rsidRPr="008678D1" w:rsidRDefault="00074264">
      <w:pPr>
        <w:pStyle w:val="-"/>
        <w:ind w:firstLineChars="0" w:firstLine="420"/>
      </w:pPr>
    </w:p>
    <w:p w14:paraId="5ED8D1C1" w14:textId="797574F5" w:rsidR="00074264" w:rsidRPr="008678D1" w:rsidDel="00241894" w:rsidRDefault="002B06AA" w:rsidP="00D31CE8">
      <w:pPr>
        <w:pStyle w:val="-"/>
        <w:ind w:firstLine="420"/>
        <w:rPr>
          <w:del w:id="24" w:author="Fan Quan" w:date="2020-09-14T19:28:00Z"/>
        </w:rPr>
      </w:pPr>
      <w:r w:rsidRPr="008678D1">
        <w:rPr>
          <w:rFonts w:hint="eastAsia"/>
        </w:rPr>
        <w:t>A</w:t>
      </w:r>
      <w:r w:rsidRPr="008678D1">
        <w:t>ltair</w:t>
      </w:r>
      <w:r w:rsidR="00414798" w:rsidRPr="008678D1">
        <w:rPr>
          <w:rFonts w:hint="eastAsia"/>
        </w:rPr>
        <w:t xml:space="preserve"> </w:t>
      </w:r>
      <w:r w:rsidR="00414798" w:rsidRPr="008678D1">
        <w:t xml:space="preserve">8800 </w:t>
      </w:r>
      <w:r w:rsidR="005A7F23" w:rsidRPr="008678D1">
        <w:rPr>
          <w:rFonts w:hint="eastAsia"/>
        </w:rPr>
        <w:t>个头小，</w:t>
      </w:r>
      <w:r w:rsidR="000843BA" w:rsidRPr="008678D1">
        <w:rPr>
          <w:rFonts w:hint="eastAsia"/>
        </w:rPr>
        <w:t>价格</w:t>
      </w:r>
      <w:r w:rsidR="000F3035" w:rsidRPr="008678D1">
        <w:rPr>
          <w:rFonts w:hint="eastAsia"/>
        </w:rPr>
        <w:t>（相对电脑来说）较为</w:t>
      </w:r>
      <w:r w:rsidR="000843BA" w:rsidRPr="008678D1">
        <w:rPr>
          <w:rFonts w:hint="eastAsia"/>
        </w:rPr>
        <w:t>低廉，</w:t>
      </w:r>
      <w:r w:rsidR="00523F5E" w:rsidRPr="008678D1">
        <w:rPr>
          <w:rFonts w:hint="eastAsia"/>
        </w:rPr>
        <w:t>性能</w:t>
      </w:r>
      <w:r w:rsidR="00733CD6" w:rsidRPr="008678D1">
        <w:rPr>
          <w:rFonts w:hint="eastAsia"/>
        </w:rPr>
        <w:t>也足够</w:t>
      </w:r>
      <w:r w:rsidR="00523F5E" w:rsidRPr="008678D1">
        <w:rPr>
          <w:rFonts w:hint="eastAsia"/>
        </w:rPr>
        <w:t>实用</w:t>
      </w:r>
      <w:r w:rsidR="00733CD6" w:rsidRPr="008678D1">
        <w:rPr>
          <w:rFonts w:hint="eastAsia"/>
        </w:rPr>
        <w:t>。</w:t>
      </w:r>
      <w:r w:rsidR="008523E8" w:rsidRPr="008678D1">
        <w:rPr>
          <w:rFonts w:hint="eastAsia"/>
        </w:rPr>
        <w:t>它因此</w:t>
      </w:r>
      <w:r w:rsidR="00527A53" w:rsidRPr="008678D1">
        <w:rPr>
          <w:rFonts w:hint="eastAsia"/>
        </w:rPr>
        <w:t>得以</w:t>
      </w:r>
      <w:r w:rsidR="008523E8" w:rsidRPr="008678D1">
        <w:rPr>
          <w:rFonts w:hint="eastAsia"/>
        </w:rPr>
        <w:t>卖出上千</w:t>
      </w:r>
      <w:r w:rsidR="00527A53" w:rsidRPr="008678D1">
        <w:rPr>
          <w:rFonts w:hint="eastAsia"/>
        </w:rPr>
        <w:t>份，成为了史上第一台取得了商业性成功的家用电脑。</w:t>
      </w:r>
      <w:r w:rsidR="006637B1" w:rsidRPr="008678D1">
        <w:rPr>
          <w:rFonts w:hint="eastAsia"/>
        </w:rPr>
        <w:t>紧随它的步伐，</w:t>
      </w:r>
      <w:del w:id="25" w:author="Fan Quan" w:date="2020-09-14T19:25:00Z">
        <w:r w:rsidR="006637B1" w:rsidRPr="008678D1" w:rsidDel="00621D5B">
          <w:rPr>
            <w:rFonts w:hint="eastAsia"/>
          </w:rPr>
          <w:delText xml:space="preserve"> </w:delText>
        </w:r>
      </w:del>
      <w:r w:rsidR="006637B1" w:rsidRPr="008678D1">
        <w:rPr>
          <w:rFonts w:hint="eastAsia"/>
        </w:rPr>
        <w:t>A</w:t>
      </w:r>
      <w:r w:rsidR="006637B1" w:rsidRPr="008678D1">
        <w:t>pple II</w:t>
      </w:r>
      <w:del w:id="26" w:author="Fan Quan" w:date="2020-09-14T19:26:00Z">
        <w:r w:rsidR="006637B1" w:rsidRPr="008678D1" w:rsidDel="00621D5B">
          <w:rPr>
            <w:rFonts w:hint="eastAsia"/>
          </w:rPr>
          <w:delText xml:space="preserve"> </w:delText>
        </w:r>
      </w:del>
      <w:r w:rsidR="006637B1" w:rsidRPr="008678D1">
        <w:rPr>
          <w:rFonts w:hint="eastAsia"/>
        </w:rPr>
        <w:t>，</w:t>
      </w:r>
      <w:del w:id="27" w:author="Fan Quan" w:date="2020-09-14T19:25:00Z">
        <w:r w:rsidR="006637B1" w:rsidRPr="008678D1" w:rsidDel="00621D5B">
          <w:rPr>
            <w:rFonts w:hint="eastAsia"/>
          </w:rPr>
          <w:delText xml:space="preserve"> </w:delText>
        </w:r>
      </w:del>
      <w:r w:rsidR="006637B1" w:rsidRPr="008678D1">
        <w:t xml:space="preserve">Commodore PET </w:t>
      </w:r>
      <w:r w:rsidR="006637B1" w:rsidRPr="008678D1">
        <w:rPr>
          <w:rFonts w:hint="eastAsia"/>
        </w:rPr>
        <w:t>以及</w:t>
      </w:r>
      <w:r w:rsidR="006637B1" w:rsidRPr="008678D1">
        <w:rPr>
          <w:rFonts w:hint="eastAsia"/>
        </w:rPr>
        <w:t xml:space="preserve"> </w:t>
      </w:r>
      <w:r w:rsidR="006637B1" w:rsidRPr="008678D1">
        <w:t xml:space="preserve">TRS-80 </w:t>
      </w:r>
      <w:r w:rsidR="006637B1" w:rsidRPr="008678D1">
        <w:rPr>
          <w:rFonts w:hint="eastAsia"/>
        </w:rPr>
        <w:t>也相继问世——</w:t>
      </w:r>
      <w:r w:rsidR="00683C02" w:rsidRPr="008678D1">
        <w:rPr>
          <w:rFonts w:hint="eastAsia"/>
        </w:rPr>
        <w:t>这便是著名的</w:t>
      </w:r>
      <w:ins w:id="28" w:author="Fan Quan" w:date="2020-09-14T19:26:00Z">
        <w:r w:rsidR="00621D5B">
          <w:rPr>
            <w:rFonts w:hint="eastAsia"/>
          </w:rPr>
          <w:t>“</w:t>
        </w:r>
      </w:ins>
      <w:del w:id="29" w:author="Fan Quan" w:date="2020-09-14T19:26:00Z">
        <w:r w:rsidR="00D24281" w:rsidRPr="008678D1" w:rsidDel="00621D5B">
          <w:rPr>
            <w:rFonts w:hint="eastAsia"/>
          </w:rPr>
          <w:delText>“</w:delText>
        </w:r>
        <w:r w:rsidR="00D24281" w:rsidRPr="008678D1" w:rsidDel="00621D5B">
          <w:rPr>
            <w:rFonts w:hint="eastAsia"/>
          </w:rPr>
          <w:delText xml:space="preserve"> </w:delText>
        </w:r>
      </w:del>
      <w:r w:rsidR="00D24281" w:rsidRPr="008678D1">
        <w:t xml:space="preserve">1977 </w:t>
      </w:r>
      <w:r w:rsidR="00D24281" w:rsidRPr="008678D1">
        <w:rPr>
          <w:rFonts w:hint="eastAsia"/>
        </w:rPr>
        <w:t>三柱神</w:t>
      </w:r>
      <w:del w:id="30" w:author="Fan Quan" w:date="2020-09-14T19:26:00Z">
        <w:r w:rsidR="00D24281" w:rsidRPr="008678D1" w:rsidDel="00621D5B">
          <w:rPr>
            <w:rFonts w:hint="eastAsia"/>
          </w:rPr>
          <w:delText xml:space="preserve"> </w:delText>
        </w:r>
      </w:del>
      <w:r w:rsidR="00D24281" w:rsidRPr="008678D1">
        <w:rPr>
          <w:rFonts w:hint="eastAsia"/>
        </w:rPr>
        <w:t>”</w:t>
      </w:r>
      <w:ins w:id="31" w:author="Fan Quan" w:date="2020-09-14T19:28:00Z">
        <w:r w:rsidR="00241894">
          <w:rPr>
            <w:rFonts w:hint="eastAsia"/>
          </w:rPr>
          <w:t>（</w:t>
        </w:r>
        <w:r w:rsidR="00241894">
          <w:rPr>
            <w:rFonts w:hint="eastAsia"/>
          </w:rPr>
          <w:t>1</w:t>
        </w:r>
        <w:r w:rsidR="00241894">
          <w:t xml:space="preserve">977 </w:t>
        </w:r>
        <w:r w:rsidR="00241894">
          <w:rPr>
            <w:rFonts w:hint="eastAsia"/>
          </w:rPr>
          <w:t>Trinity</w:t>
        </w:r>
        <w:r w:rsidR="00241894">
          <w:rPr>
            <w:rFonts w:hint="eastAsia"/>
          </w:rPr>
          <w:t>）</w:t>
        </w:r>
      </w:ins>
      <w:r w:rsidR="00683C02" w:rsidRPr="008678D1">
        <w:rPr>
          <w:rFonts w:hint="eastAsia"/>
        </w:rPr>
        <w:t>。</w:t>
      </w:r>
    </w:p>
    <w:p w14:paraId="3DD2E8C0" w14:textId="77777777" w:rsidR="00775D04" w:rsidRPr="008678D1" w:rsidRDefault="00775D04">
      <w:pPr>
        <w:pStyle w:val="-"/>
        <w:ind w:firstLine="420"/>
      </w:pPr>
    </w:p>
    <w:p w14:paraId="1A8A0201" w14:textId="764E638F" w:rsidR="00D31CE8" w:rsidRPr="008678D1" w:rsidDel="00241894" w:rsidRDefault="00D31CE8" w:rsidP="00775D04">
      <w:pPr>
        <w:pStyle w:val="-"/>
        <w:ind w:firstLine="420"/>
        <w:rPr>
          <w:del w:id="32" w:author="Fan Quan" w:date="2020-09-14T19:29:00Z"/>
        </w:rPr>
      </w:pPr>
      <w:r w:rsidRPr="008678D1">
        <w:rPr>
          <w:rFonts w:hint="eastAsia"/>
        </w:rPr>
        <w:t>Al</w:t>
      </w:r>
      <w:r w:rsidRPr="008678D1">
        <w:t xml:space="preserve">tair 8800 </w:t>
      </w:r>
      <w:r w:rsidRPr="008678D1">
        <w:rPr>
          <w:rFonts w:hint="eastAsia"/>
        </w:rPr>
        <w:t>是为爱好者所打造，而之后的三部机器则是为了大批量生产而设计，目的便是吸引非技术用户群体。然而，尽管家用电脑功能繁多，胜过了普通的电子游戏机，但它们价格昂贵、操作复杂，并且除了简单的应用程序和游戏之外，很难再为用户提供一些其他的体验。</w:t>
      </w:r>
    </w:p>
    <w:p w14:paraId="4781CB38" w14:textId="798AF263" w:rsidR="00D31CE8" w:rsidRPr="008678D1" w:rsidRDefault="00D31CE8">
      <w:pPr>
        <w:pStyle w:val="-"/>
        <w:ind w:firstLine="420"/>
        <w:pPrChange w:id="33" w:author="Fan Quan" w:date="2020-09-14T19:29:00Z">
          <w:pPr>
            <w:pStyle w:val="-"/>
            <w:ind w:firstLineChars="0"/>
          </w:pPr>
        </w:pPrChange>
      </w:pPr>
    </w:p>
    <w:p w14:paraId="1123EDA3" w14:textId="3A7476E4" w:rsidR="00D31CE8" w:rsidRPr="008678D1" w:rsidDel="00241894" w:rsidRDefault="00F7028E" w:rsidP="00775D04">
      <w:pPr>
        <w:pStyle w:val="-"/>
        <w:ind w:firstLine="420"/>
        <w:rPr>
          <w:del w:id="34" w:author="Fan Quan" w:date="2020-09-14T19:30:00Z"/>
        </w:rPr>
      </w:pPr>
      <w:r w:rsidRPr="008678D1">
        <w:rPr>
          <w:rFonts w:hint="eastAsia"/>
        </w:rPr>
        <w:t>家用电脑利润</w:t>
      </w:r>
      <w:r w:rsidR="00277C9B" w:rsidRPr="008678D1">
        <w:rPr>
          <w:rFonts w:hint="eastAsia"/>
        </w:rPr>
        <w:t>丰厚，</w:t>
      </w:r>
      <w:r w:rsidR="00315FF6" w:rsidRPr="008678D1">
        <w:rPr>
          <w:rFonts w:hint="eastAsia"/>
        </w:rPr>
        <w:t>但它们的受众群体依旧以</w:t>
      </w:r>
      <w:r w:rsidR="00315FF6" w:rsidRPr="008678D1">
        <w:rPr>
          <w:rFonts w:hint="eastAsia"/>
        </w:rPr>
        <w:t>商业客户、</w:t>
      </w:r>
      <w:r w:rsidR="000A4D1E" w:rsidRPr="008678D1">
        <w:rPr>
          <w:rFonts w:hint="eastAsia"/>
        </w:rPr>
        <w:t>游戏玩家和科技产品爱好者</w:t>
      </w:r>
      <w:r w:rsidR="00315FF6" w:rsidRPr="008678D1">
        <w:rPr>
          <w:rFonts w:hint="eastAsia"/>
        </w:rPr>
        <w:t>为主，</w:t>
      </w:r>
      <w:r w:rsidR="00801633" w:rsidRPr="008678D1">
        <w:rPr>
          <w:rFonts w:hint="eastAsia"/>
        </w:rPr>
        <w:t>说其人气火爆也只是相对而言——</w:t>
      </w:r>
      <w:r w:rsidR="004E01EE" w:rsidRPr="008678D1">
        <w:rPr>
          <w:rFonts w:hint="eastAsia"/>
        </w:rPr>
        <w:t>TRS-</w:t>
      </w:r>
      <w:r w:rsidR="004E01EE" w:rsidRPr="008678D1">
        <w:t xml:space="preserve">80 </w:t>
      </w:r>
      <w:r w:rsidR="003278F3" w:rsidRPr="008678D1">
        <w:rPr>
          <w:rFonts w:hint="eastAsia"/>
        </w:rPr>
        <w:t>仅</w:t>
      </w:r>
      <w:r w:rsidR="004E01EE" w:rsidRPr="008678D1">
        <w:rPr>
          <w:rFonts w:hint="eastAsia"/>
        </w:rPr>
        <w:t>卖出了</w:t>
      </w:r>
      <w:r w:rsidR="004E01EE" w:rsidRPr="008678D1">
        <w:rPr>
          <w:rFonts w:hint="eastAsia"/>
        </w:rPr>
        <w:t xml:space="preserve"> </w:t>
      </w:r>
      <w:r w:rsidR="004E01EE" w:rsidRPr="008678D1">
        <w:t xml:space="preserve">20 </w:t>
      </w:r>
      <w:r w:rsidR="004E01EE" w:rsidRPr="008678D1">
        <w:rPr>
          <w:rFonts w:hint="eastAsia"/>
        </w:rPr>
        <w:t>万台，</w:t>
      </w:r>
      <w:r w:rsidR="003278F3" w:rsidRPr="008678D1">
        <w:rPr>
          <w:rFonts w:hint="eastAsia"/>
        </w:rPr>
        <w:t>雅达利</w:t>
      </w:r>
      <w:r w:rsidR="003278F3" w:rsidRPr="008678D1">
        <w:rPr>
          <w:rFonts w:hint="eastAsia"/>
        </w:rPr>
        <w:t xml:space="preserve"> </w:t>
      </w:r>
      <w:r w:rsidR="003278F3" w:rsidRPr="008678D1">
        <w:t xml:space="preserve">2600 </w:t>
      </w:r>
      <w:r w:rsidR="003278F3" w:rsidRPr="008678D1">
        <w:rPr>
          <w:rFonts w:hint="eastAsia"/>
        </w:rPr>
        <w:t>则卖出了</w:t>
      </w:r>
      <w:del w:id="35" w:author="Fan Quan" w:date="2020-09-14T19:30:00Z">
        <w:r w:rsidR="003278F3" w:rsidRPr="008678D1" w:rsidDel="00241894">
          <w:rPr>
            <w:rFonts w:hint="eastAsia"/>
          </w:rPr>
          <w:delText>三千万</w:delText>
        </w:r>
      </w:del>
      <w:ins w:id="36" w:author="Fan Quan" w:date="2020-09-14T19:30:00Z">
        <w:r w:rsidR="00241894">
          <w:rPr>
            <w:rFonts w:hint="eastAsia"/>
          </w:rPr>
          <w:t xml:space="preserve"> </w:t>
        </w:r>
        <w:r w:rsidR="00241894">
          <w:t xml:space="preserve">3000 </w:t>
        </w:r>
        <w:r w:rsidR="00241894" w:rsidRPr="008678D1">
          <w:rPr>
            <w:rFonts w:hint="eastAsia"/>
          </w:rPr>
          <w:t>万</w:t>
        </w:r>
      </w:ins>
      <w:r w:rsidR="003278F3" w:rsidRPr="008678D1">
        <w:rPr>
          <w:rFonts w:hint="eastAsia"/>
        </w:rPr>
        <w:t>台之多。</w:t>
      </w:r>
    </w:p>
    <w:p w14:paraId="76B52B40" w14:textId="5CBCDE92" w:rsidR="00314841" w:rsidRPr="008678D1" w:rsidRDefault="00314841">
      <w:pPr>
        <w:pStyle w:val="-"/>
        <w:ind w:firstLine="420"/>
      </w:pPr>
    </w:p>
    <w:p w14:paraId="28DE768C" w14:textId="33341DDF" w:rsidR="00775D04" w:rsidRPr="008678D1" w:rsidDel="00704D33" w:rsidRDefault="00A92E45" w:rsidP="00775D04">
      <w:pPr>
        <w:pStyle w:val="-"/>
        <w:ind w:firstLine="420"/>
        <w:rPr>
          <w:del w:id="37" w:author="Fan Quan" w:date="2020-09-16T18:20:00Z"/>
        </w:rPr>
      </w:pPr>
      <w:r w:rsidRPr="008678D1">
        <w:rPr>
          <w:rFonts w:hint="eastAsia"/>
        </w:rPr>
        <w:t>电子游戏本身也</w:t>
      </w:r>
      <w:del w:id="38" w:author="Fan Quan" w:date="2020-09-14T19:35:00Z">
        <w:r w:rsidR="00D91672" w:rsidRPr="008678D1" w:rsidDel="00152242">
          <w:rPr>
            <w:rFonts w:hint="eastAsia"/>
          </w:rPr>
          <w:delText>不仅仅</w:delText>
        </w:r>
      </w:del>
      <w:ins w:id="39" w:author="Fan Quan" w:date="2020-09-14T19:35:00Z">
        <w:r w:rsidR="00152242">
          <w:rPr>
            <w:rFonts w:hint="eastAsia"/>
          </w:rPr>
          <w:t>可以说</w:t>
        </w:r>
      </w:ins>
      <w:r w:rsidR="00D91672" w:rsidRPr="008678D1">
        <w:rPr>
          <w:rFonts w:hint="eastAsia"/>
        </w:rPr>
        <w:t>是</w:t>
      </w:r>
      <w:r w:rsidR="002D5991" w:rsidRPr="008678D1">
        <w:rPr>
          <w:rFonts w:hint="eastAsia"/>
        </w:rPr>
        <w:t>小众奇珍</w:t>
      </w:r>
      <w:ins w:id="40" w:author="Fan Quan" w:date="2020-09-14T19:35:00Z">
        <w:r w:rsidR="00152242">
          <w:rPr>
            <w:rFonts w:hint="eastAsia"/>
          </w:rPr>
          <w:t>了</w:t>
        </w:r>
      </w:ins>
      <w:r w:rsidR="00D91672" w:rsidRPr="008678D1">
        <w:rPr>
          <w:rFonts w:hint="eastAsia"/>
        </w:rPr>
        <w:t>。</w:t>
      </w:r>
      <w:r w:rsidR="00FE1B00" w:rsidRPr="008678D1">
        <w:rPr>
          <w:rFonts w:hint="eastAsia"/>
        </w:rPr>
        <w:t>有一小部分的</w:t>
      </w:r>
      <w:r w:rsidR="004A697E" w:rsidRPr="008678D1">
        <w:rPr>
          <w:rFonts w:hint="eastAsia"/>
        </w:rPr>
        <w:t>商业作品是装在密封袋里</w:t>
      </w:r>
      <w:r w:rsidR="0015750A" w:rsidRPr="008678D1">
        <w:rPr>
          <w:rFonts w:hint="eastAsia"/>
        </w:rPr>
        <w:t>出售的，但这种情况十分罕见</w:t>
      </w:r>
      <w:ins w:id="41" w:author="Fan Quan" w:date="2020-09-14T19:35:00Z">
        <w:r w:rsidR="00152242">
          <w:rPr>
            <w:rFonts w:hint="eastAsia"/>
          </w:rPr>
          <w:t>，</w:t>
        </w:r>
      </w:ins>
      <w:del w:id="42" w:author="Fan Quan" w:date="2020-09-14T19:35:00Z">
        <w:r w:rsidR="0015750A" w:rsidRPr="008678D1" w:rsidDel="00152242">
          <w:rPr>
            <w:rFonts w:hint="eastAsia"/>
          </w:rPr>
          <w:delText>。</w:delText>
        </w:r>
      </w:del>
      <w:r w:rsidR="0015750A" w:rsidRPr="008678D1">
        <w:rPr>
          <w:rFonts w:hint="eastAsia"/>
        </w:rPr>
        <w:t>大多数的游戏都</w:t>
      </w:r>
      <w:ins w:id="43" w:author="Fan Quan" w:date="2020-09-14T19:35:00Z">
        <w:r w:rsidR="00152242">
          <w:rPr>
            <w:rFonts w:hint="eastAsia"/>
          </w:rPr>
          <w:t>跟着</w:t>
        </w:r>
      </w:ins>
      <w:del w:id="44" w:author="Fan Quan" w:date="2020-09-14T19:35:00Z">
        <w:r w:rsidR="0015750A" w:rsidRPr="008678D1" w:rsidDel="00152242">
          <w:rPr>
            <w:rFonts w:hint="eastAsia"/>
          </w:rPr>
          <w:delText>夹在</w:delText>
        </w:r>
      </w:del>
      <w:r w:rsidR="0015750A" w:rsidRPr="008678D1">
        <w:rPr>
          <w:rFonts w:hint="eastAsia"/>
        </w:rPr>
        <w:t>科技杂志</w:t>
      </w:r>
      <w:ins w:id="45" w:author="Fan Quan" w:date="2020-09-14T19:35:00Z">
        <w:r w:rsidR="00152242">
          <w:rPr>
            <w:rFonts w:hint="eastAsia"/>
          </w:rPr>
          <w:t>一起卖的</w:t>
        </w:r>
      </w:ins>
      <w:del w:id="46" w:author="Fan Quan" w:date="2020-09-14T19:35:00Z">
        <w:r w:rsidR="00FD3E5E" w:rsidRPr="008678D1" w:rsidDel="00152242">
          <w:rPr>
            <w:rFonts w:hint="eastAsia"/>
          </w:rPr>
          <w:delText>的内页之中</w:delText>
        </w:r>
      </w:del>
      <w:r w:rsidR="00FD3E5E" w:rsidRPr="008678D1">
        <w:rPr>
          <w:rFonts w:hint="eastAsia"/>
        </w:rPr>
        <w:t>——通常来说，杂志中会有几页写满了</w:t>
      </w:r>
      <w:r w:rsidR="00FD3E5E" w:rsidRPr="008678D1">
        <w:rPr>
          <w:rFonts w:hint="eastAsia"/>
        </w:rPr>
        <w:t xml:space="preserve"> </w:t>
      </w:r>
      <w:r w:rsidR="00FD3E5E" w:rsidRPr="008678D1">
        <w:t xml:space="preserve">BASIC </w:t>
      </w:r>
      <w:r w:rsidR="00FD3E5E" w:rsidRPr="008678D1">
        <w:rPr>
          <w:rFonts w:hint="eastAsia"/>
        </w:rPr>
        <w:t>代码，人们将其输入到电脑之中，就能</w:t>
      </w:r>
      <w:r w:rsidR="00C05EC2" w:rsidRPr="008678D1">
        <w:rPr>
          <w:rFonts w:hint="eastAsia"/>
        </w:rPr>
        <w:t>将游戏</w:t>
      </w:r>
      <w:r w:rsidR="00775D04" w:rsidRPr="008678D1">
        <w:rPr>
          <w:rFonts w:hint="eastAsia"/>
        </w:rPr>
        <w:t>复现出来。</w:t>
      </w:r>
    </w:p>
    <w:p w14:paraId="3BD7676F" w14:textId="51A7ED88" w:rsidR="00775D04" w:rsidRPr="00704D33" w:rsidRDefault="00775D04" w:rsidP="00704D33">
      <w:pPr>
        <w:pStyle w:val="-"/>
        <w:ind w:firstLine="420"/>
        <w:rPr>
          <w:rFonts w:hint="eastAsia"/>
          <w:rPrChange w:id="47" w:author="Fan Quan" w:date="2020-09-16T18:20:00Z">
            <w:rPr>
              <w:rFonts w:hint="eastAsia"/>
            </w:rPr>
          </w:rPrChange>
        </w:rPr>
        <w:pPrChange w:id="48" w:author="Fan Quan" w:date="2020-09-16T18:20:00Z">
          <w:pPr>
            <w:pStyle w:val="-"/>
            <w:ind w:firstLine="420"/>
          </w:pPr>
        </w:pPrChange>
      </w:pPr>
    </w:p>
    <w:p w14:paraId="32505CF0" w14:textId="56ADB040" w:rsidR="00775D04" w:rsidRPr="008678D1" w:rsidDel="00BD4003" w:rsidRDefault="00A77C9C" w:rsidP="00775D04">
      <w:pPr>
        <w:pStyle w:val="-"/>
        <w:ind w:firstLine="420"/>
        <w:rPr>
          <w:del w:id="49" w:author="Fan Quan" w:date="2020-09-16T18:21:00Z"/>
        </w:rPr>
      </w:pPr>
      <w:r w:rsidRPr="008678D1">
        <w:rPr>
          <w:rFonts w:hint="eastAsia"/>
        </w:rPr>
        <w:t>街机在当时也仍是小众产业，</w:t>
      </w:r>
      <w:ins w:id="50" w:author="Fan Quan" w:date="2020-09-16T18:20:00Z">
        <w:r w:rsidR="00704D33">
          <w:rPr>
            <w:rFonts w:hint="eastAsia"/>
          </w:rPr>
          <w:t>还</w:t>
        </w:r>
      </w:ins>
      <w:del w:id="51" w:author="Fan Quan" w:date="2020-09-16T18:20:00Z">
        <w:r w:rsidR="00A1588B" w:rsidRPr="008678D1" w:rsidDel="00704D33">
          <w:rPr>
            <w:rFonts w:hint="eastAsia"/>
          </w:rPr>
          <w:delText>远</w:delText>
        </w:r>
      </w:del>
      <w:r w:rsidR="00A1588B" w:rsidRPr="008678D1">
        <w:rPr>
          <w:rFonts w:hint="eastAsia"/>
        </w:rPr>
        <w:t>没有弹球机受欢迎。</w:t>
      </w:r>
      <w:r w:rsidR="00947A1E" w:rsidRPr="008678D1">
        <w:rPr>
          <w:rFonts w:hint="eastAsia"/>
        </w:rPr>
        <w:t>在接下来几年内，街机产业</w:t>
      </w:r>
      <w:del w:id="52" w:author="Fan Quan" w:date="2020-09-16T18:20:00Z">
        <w:r w:rsidR="00947A1E" w:rsidRPr="008678D1" w:rsidDel="00704D33">
          <w:rPr>
            <w:rFonts w:hint="eastAsia"/>
          </w:rPr>
          <w:delText>会</w:delText>
        </w:r>
      </w:del>
      <w:r w:rsidR="00947A1E" w:rsidRPr="008678D1">
        <w:rPr>
          <w:rFonts w:hint="eastAsia"/>
        </w:rPr>
        <w:t>稳步发展，并随着</w:t>
      </w:r>
      <w:r w:rsidR="00947A1E" w:rsidRPr="008678D1">
        <w:rPr>
          <w:rFonts w:hint="eastAsia"/>
        </w:rPr>
        <w:t xml:space="preserve"> </w:t>
      </w:r>
      <w:r w:rsidR="00947A1E" w:rsidRPr="008678D1">
        <w:t xml:space="preserve">1979 </w:t>
      </w:r>
      <w:r w:rsidR="00947A1E" w:rsidRPr="008678D1">
        <w:rPr>
          <w:rFonts w:hint="eastAsia"/>
        </w:rPr>
        <w:t>年《太空侵略者》</w:t>
      </w:r>
      <w:ins w:id="53" w:author="Fan Quan" w:date="2020-09-16T18:20:00Z">
        <w:r w:rsidR="00704D33">
          <w:rPr>
            <w:rFonts w:hint="eastAsia"/>
          </w:rPr>
          <w:t>（</w:t>
        </w:r>
        <w:r w:rsidR="00704D33">
          <w:rPr>
            <w:rFonts w:hint="eastAsia"/>
          </w:rPr>
          <w:t>Space</w:t>
        </w:r>
        <w:r w:rsidR="00704D33">
          <w:t xml:space="preserve"> </w:t>
        </w:r>
        <w:r w:rsidR="00704D33">
          <w:rPr>
            <w:rFonts w:hint="eastAsia"/>
          </w:rPr>
          <w:t>Invaders</w:t>
        </w:r>
        <w:r w:rsidR="00704D33">
          <w:rPr>
            <w:rFonts w:hint="eastAsia"/>
          </w:rPr>
          <w:t>）</w:t>
        </w:r>
      </w:ins>
      <w:r w:rsidR="00947A1E" w:rsidRPr="008678D1">
        <w:rPr>
          <w:rFonts w:hint="eastAsia"/>
        </w:rPr>
        <w:t>问世而一炮走红，</w:t>
      </w:r>
      <w:r w:rsidR="00670BEF" w:rsidRPr="008678D1">
        <w:rPr>
          <w:rFonts w:hint="eastAsia"/>
        </w:rPr>
        <w:t>至此迈入街机的黄金年代。</w:t>
      </w:r>
    </w:p>
    <w:p w14:paraId="3A231A28" w14:textId="6FAF4220" w:rsidR="00F555CA" w:rsidRPr="008678D1" w:rsidRDefault="00F555CA" w:rsidP="00BD4003">
      <w:pPr>
        <w:pStyle w:val="-"/>
        <w:ind w:firstLine="420"/>
        <w:rPr>
          <w:rFonts w:hint="eastAsia"/>
        </w:rPr>
        <w:pPrChange w:id="54" w:author="Fan Quan" w:date="2020-09-16T18:21:00Z">
          <w:pPr>
            <w:pStyle w:val="-"/>
            <w:ind w:firstLine="420"/>
          </w:pPr>
        </w:pPrChange>
      </w:pPr>
    </w:p>
    <w:p w14:paraId="4ADA4718" w14:textId="4994357B" w:rsidR="00BD4003" w:rsidRDefault="00F555CA" w:rsidP="00775D04">
      <w:pPr>
        <w:pStyle w:val="-"/>
        <w:ind w:firstLine="420"/>
        <w:rPr>
          <w:ins w:id="55" w:author="Fan Quan" w:date="2020-09-16T18:21:00Z"/>
        </w:rPr>
        <w:sectPr w:rsidR="00BD4003" w:rsidSect="00D656DC">
          <w:headerReference w:type="default" r:id="rId13"/>
          <w:footerReference w:type="default" r:id="rId1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 w:rsidRPr="008678D1">
        <w:rPr>
          <w:rFonts w:hint="eastAsia"/>
        </w:rPr>
        <w:t>短短五年内，电子游戏</w:t>
      </w:r>
      <w:r w:rsidR="000619E6" w:rsidRPr="008678D1">
        <w:rPr>
          <w:rFonts w:hint="eastAsia"/>
        </w:rPr>
        <w:t>便从《乓》开始，发展出了</w:t>
      </w:r>
      <w:r w:rsidR="002F278C" w:rsidRPr="008678D1">
        <w:rPr>
          <w:rFonts w:hint="eastAsia"/>
        </w:rPr>
        <w:t>一套丰沃的生态系统</w:t>
      </w:r>
      <w:r w:rsidR="00936315" w:rsidRPr="008678D1">
        <w:rPr>
          <w:rFonts w:hint="eastAsia"/>
        </w:rPr>
        <w:t>——种类繁多、平台多样、</w:t>
      </w:r>
      <w:r w:rsidR="00266585" w:rsidRPr="008678D1">
        <w:rPr>
          <w:rFonts w:hint="eastAsia"/>
        </w:rPr>
        <w:t>受众各异。而这</w:t>
      </w:r>
      <w:r w:rsidR="006724E5" w:rsidRPr="008678D1">
        <w:rPr>
          <w:rFonts w:hint="eastAsia"/>
        </w:rPr>
        <w:t>才刚刚开始</w:t>
      </w:r>
      <w:r w:rsidR="00442BC4" w:rsidRPr="008678D1">
        <w:rPr>
          <w:rFonts w:hint="eastAsia"/>
        </w:rPr>
        <w:t>罢了</w:t>
      </w:r>
      <w:r w:rsidR="006724E5" w:rsidRPr="008678D1">
        <w:rPr>
          <w:rFonts w:hint="eastAsia"/>
        </w:rPr>
        <w:t>。</w:t>
      </w:r>
    </w:p>
    <w:p w14:paraId="3188BE69" w14:textId="46AE7908" w:rsidR="00F555CA" w:rsidDel="00BD4003" w:rsidRDefault="00F555CA" w:rsidP="00D526F4">
      <w:pPr>
        <w:pStyle w:val="-"/>
        <w:ind w:firstLineChars="0" w:firstLine="0"/>
        <w:rPr>
          <w:del w:id="56" w:author="Fan Quan" w:date="2020-09-16T18:22:00Z"/>
        </w:rPr>
      </w:pPr>
    </w:p>
    <w:p w14:paraId="47445811" w14:textId="23F36728" w:rsidR="00BD4003" w:rsidRDefault="00BD4003" w:rsidP="00775D04">
      <w:pPr>
        <w:pStyle w:val="-"/>
        <w:ind w:firstLine="420"/>
        <w:rPr>
          <w:ins w:id="57" w:author="Fan Quan" w:date="2020-09-16T18:22:00Z"/>
        </w:rPr>
      </w:pPr>
    </w:p>
    <w:p w14:paraId="4BC94159" w14:textId="1B3CD774" w:rsidR="00BD4003" w:rsidRPr="008678D1" w:rsidRDefault="00BD4003" w:rsidP="00BD4003">
      <w:pPr>
        <w:pStyle w:val="-"/>
        <w:ind w:firstLineChars="0" w:firstLine="0"/>
        <w:rPr>
          <w:ins w:id="58" w:author="Fan Quan" w:date="2020-09-16T18:22:00Z"/>
          <w:rFonts w:hint="eastAsia"/>
        </w:rPr>
        <w:pPrChange w:id="59" w:author="Fan Quan" w:date="2020-09-16T18:22:00Z">
          <w:pPr>
            <w:pStyle w:val="-"/>
            <w:ind w:firstLine="420"/>
          </w:pPr>
        </w:pPrChange>
      </w:pPr>
      <w:r>
        <w:pict w14:anchorId="1D99F687">
          <v:rect id="_x0000_i1026" style="width:487.3pt;height:1pt" o:hrstd="t" o:hrnoshade="t" o:hr="t" fillcolor="#cfcdcd [2894]" stroked="f"/>
        </w:pict>
      </w:r>
    </w:p>
    <w:p w14:paraId="6B22B0AE" w14:textId="0A309D02" w:rsidR="00F7599F" w:rsidRPr="008678D1" w:rsidDel="00BD4003" w:rsidRDefault="00F7599F" w:rsidP="00775D04">
      <w:pPr>
        <w:pStyle w:val="-"/>
        <w:ind w:firstLine="420"/>
        <w:rPr>
          <w:del w:id="60" w:author="Fan Quan" w:date="2020-09-16T18:22:00Z"/>
          <w:rFonts w:hint="eastAsia"/>
        </w:rPr>
      </w:pPr>
    </w:p>
    <w:p w14:paraId="06041E56" w14:textId="670C7D17" w:rsidR="00F7599F" w:rsidRPr="008678D1" w:rsidDel="00BD4003" w:rsidRDefault="00F7599F" w:rsidP="00775D04">
      <w:pPr>
        <w:pStyle w:val="-"/>
        <w:ind w:firstLine="420"/>
        <w:rPr>
          <w:del w:id="61" w:author="Fan Quan" w:date="2020-09-16T18:22:00Z"/>
          <w:rFonts w:hint="eastAsia"/>
        </w:rPr>
      </w:pPr>
    </w:p>
    <w:p w14:paraId="6527CFDE" w14:textId="435E62CC" w:rsidR="00F7599F" w:rsidRPr="008678D1" w:rsidDel="00BD4003" w:rsidRDefault="00F7599F" w:rsidP="00775D04">
      <w:pPr>
        <w:pStyle w:val="-"/>
        <w:ind w:firstLine="420"/>
        <w:rPr>
          <w:del w:id="62" w:author="Fan Quan" w:date="2020-09-16T18:22:00Z"/>
          <w:rFonts w:hint="eastAsia"/>
        </w:rPr>
      </w:pPr>
    </w:p>
    <w:p w14:paraId="1700FC36" w14:textId="1BD85DC4" w:rsidR="00F7599F" w:rsidRPr="008678D1" w:rsidDel="00BD4003" w:rsidRDefault="00F7599F" w:rsidP="00775D04">
      <w:pPr>
        <w:pStyle w:val="-"/>
        <w:ind w:firstLine="420"/>
        <w:rPr>
          <w:del w:id="63" w:author="Fan Quan" w:date="2020-09-16T18:22:00Z"/>
          <w:rFonts w:hint="eastAsia"/>
        </w:rPr>
      </w:pPr>
    </w:p>
    <w:p w14:paraId="7676057C" w14:textId="28BD5DA2" w:rsidR="00F7599F" w:rsidRPr="008678D1" w:rsidRDefault="00F7599F" w:rsidP="00D526F4">
      <w:pPr>
        <w:pStyle w:val="-"/>
        <w:ind w:firstLineChars="0" w:firstLine="0"/>
        <w:rPr>
          <w:rFonts w:hint="eastAsia"/>
        </w:rPr>
      </w:pPr>
    </w:p>
    <w:p w14:paraId="03BDE5CC" w14:textId="0B041FBA" w:rsidR="00F7599F" w:rsidRPr="008678D1" w:rsidRDefault="00F7599F" w:rsidP="00BD4003">
      <w:pPr>
        <w:pStyle w:val="-"/>
        <w:ind w:firstLineChars="0" w:firstLine="0"/>
        <w:pPrChange w:id="64" w:author="Fan Quan" w:date="2020-09-16T18:23:00Z">
          <w:pPr>
            <w:pStyle w:val="-"/>
            <w:ind w:firstLine="420"/>
          </w:pPr>
        </w:pPrChange>
      </w:pPr>
      <w:r w:rsidRPr="008678D1">
        <w:rPr>
          <w:rFonts w:hint="eastAsia"/>
        </w:rPr>
        <w:t>趋势：</w:t>
      </w:r>
    </w:p>
    <w:p w14:paraId="4BFCA280" w14:textId="07CAF6F7" w:rsidR="00F7599F" w:rsidRPr="008678D1" w:rsidRDefault="00F7599F" w:rsidP="00F7599F">
      <w:pPr>
        <w:pStyle w:val="-"/>
        <w:ind w:firstLine="420"/>
      </w:pPr>
    </w:p>
    <w:p w14:paraId="4CB0A4A4" w14:textId="1BC347DE" w:rsidR="00C2644F" w:rsidRPr="008678D1" w:rsidRDefault="00C2644F" w:rsidP="00C2644F">
      <w:pPr>
        <w:pStyle w:val="-"/>
        <w:ind w:firstLine="420"/>
        <w:rPr>
          <w:rFonts w:hint="eastAsia"/>
        </w:rPr>
        <w:pPrChange w:id="65" w:author="Fan Quan" w:date="2020-09-16T18:38:00Z">
          <w:pPr>
            <w:pStyle w:val="-"/>
            <w:ind w:firstLine="420"/>
          </w:pPr>
        </w:pPrChange>
      </w:pPr>
      <w:r w:rsidRPr="008678D1">
        <w:rPr>
          <w:noProof/>
        </w:rPr>
        <w:drawing>
          <wp:anchor distT="0" distB="0" distL="114300" distR="114300" simplePos="0" relativeHeight="251658240" behindDoc="1" locked="0" layoutInCell="1" allowOverlap="1" wp14:anchorId="4ED71104" wp14:editId="400A4083">
            <wp:simplePos x="0" y="0"/>
            <wp:positionH relativeFrom="margin">
              <wp:posOffset>3251559</wp:posOffset>
            </wp:positionH>
            <wp:positionV relativeFrom="paragraph">
              <wp:posOffset>5715</wp:posOffset>
            </wp:positionV>
            <wp:extent cx="2320290" cy="1796415"/>
            <wp:effectExtent l="0" t="0" r="381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420" w:rsidRPr="008678D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BBD378" wp14:editId="60AF3E76">
                <wp:simplePos x="0" y="0"/>
                <wp:positionH relativeFrom="margin">
                  <wp:posOffset>5634990</wp:posOffset>
                </wp:positionH>
                <wp:positionV relativeFrom="paragraph">
                  <wp:posOffset>5715</wp:posOffset>
                </wp:positionV>
                <wp:extent cx="548640" cy="1748790"/>
                <wp:effectExtent l="0" t="0" r="3810" b="381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748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F1339" w14:textId="055E9CC7" w:rsidR="003119E9" w:rsidRPr="0073529F" w:rsidRDefault="003119E9" w:rsidP="003119E9">
                            <w:pPr>
                              <w:pStyle w:val="af6"/>
                              <w:rPr>
                                <w:rFonts w:ascii="Times New Roman" w:eastAsia="微软雅黑" w:hAnsi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E4CC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《帝国》是由约翰·戴尔斯克于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973</w:t>
                            </w:r>
                            <w:r>
                              <w:rPr>
                                <w:rFonts w:hint="eastAsia"/>
                              </w:rPr>
                              <w:t>年制作的一款多人回合制太空主题的电子游戏。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BBD378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443.7pt;margin-top:.45pt;width:43.2pt;height:137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" stroked="f">
                <v:textbox style="layout-flow:vertical-ideographic" inset="0,0,0,0">
                  <w:txbxContent>
                    <w:p w14:paraId="330F1339" w14:textId="055E9CC7" w:rsidR="003119E9" w:rsidRPr="0073529F" w:rsidRDefault="003119E9" w:rsidP="003119E9">
                      <w:pPr>
                        <w:pStyle w:val="af6"/>
                        <w:rPr>
                          <w:rFonts w:ascii="Times New Roman" w:eastAsia="微软雅黑" w:hAnsi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E4CC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《帝国》是由约翰·戴尔斯克于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973</w:t>
                      </w:r>
                      <w:r>
                        <w:rPr>
                          <w:rFonts w:hint="eastAsia"/>
                        </w:rPr>
                        <w:t>年制作的一款多人回合制太空主题的电子游戏。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599F" w:rsidRPr="008678D1">
        <w:rPr>
          <w:rFonts w:hint="eastAsia"/>
          <w:b/>
          <w:bCs/>
        </w:rPr>
        <w:t>PLATO</w:t>
      </w:r>
      <w:r w:rsidR="00F7599F" w:rsidRPr="008678D1">
        <w:rPr>
          <w:b/>
          <w:bCs/>
        </w:rPr>
        <w:t xml:space="preserve"> </w:t>
      </w:r>
      <w:r w:rsidR="00F7599F" w:rsidRPr="008678D1">
        <w:rPr>
          <w:rFonts w:hint="eastAsia"/>
          <w:b/>
          <w:bCs/>
        </w:rPr>
        <w:t>游戏：</w:t>
      </w:r>
      <w:r w:rsidR="00F7599F" w:rsidRPr="008678D1">
        <w:rPr>
          <w:rFonts w:hint="eastAsia"/>
        </w:rPr>
        <w:t>家用电脑刚刚出现不久，但美国大学从</w:t>
      </w:r>
      <w:r w:rsidR="00F7599F" w:rsidRPr="008678D1">
        <w:rPr>
          <w:rFonts w:hint="eastAsia"/>
        </w:rPr>
        <w:t xml:space="preserve"> </w:t>
      </w:r>
      <w:r w:rsidR="00F7599F" w:rsidRPr="008678D1">
        <w:t xml:space="preserve">60 </w:t>
      </w:r>
      <w:r w:rsidR="00F7599F" w:rsidRPr="008678D1">
        <w:rPr>
          <w:rFonts w:hint="eastAsia"/>
        </w:rPr>
        <w:t>年代开始就已经配备了大型教育用主机，其中最著名的便是</w:t>
      </w:r>
      <w:r w:rsidR="00F7599F" w:rsidRPr="008678D1">
        <w:rPr>
          <w:rFonts w:hint="eastAsia"/>
        </w:rPr>
        <w:t xml:space="preserve"> PLATO</w:t>
      </w:r>
      <w:r w:rsidR="00F7599F" w:rsidRPr="008678D1">
        <w:t xml:space="preserve"> </w:t>
      </w:r>
      <w:r w:rsidR="00F7599F" w:rsidRPr="008678D1">
        <w:rPr>
          <w:rFonts w:hint="eastAsia"/>
        </w:rPr>
        <w:t>网络</w:t>
      </w:r>
      <w:ins w:id="66" w:author="Fan Quan" w:date="2020-09-16T18:30:00Z">
        <w:r w:rsidR="00DA7F58">
          <w:rPr>
            <w:rStyle w:val="a9"/>
          </w:rPr>
          <w:footnoteReference w:id="4"/>
        </w:r>
      </w:ins>
      <w:r w:rsidR="00F7599F" w:rsidRPr="008678D1">
        <w:rPr>
          <w:rFonts w:hint="eastAsia"/>
        </w:rPr>
        <w:t>。学生们避过系统管理员的耳目，悄悄在上面制作并藏起了一些游戏。多亏主机性能强大，这些游戏得以拥有一些创新机制，雅达利</w:t>
      </w:r>
      <w:r w:rsidR="00F7599F" w:rsidRPr="008678D1">
        <w:rPr>
          <w:rFonts w:hint="eastAsia"/>
        </w:rPr>
        <w:t xml:space="preserve"> </w:t>
      </w:r>
      <w:r w:rsidR="00F7599F" w:rsidRPr="008678D1">
        <w:t xml:space="preserve">2600 </w:t>
      </w:r>
      <w:r w:rsidR="00F7599F" w:rsidRPr="008678D1">
        <w:rPr>
          <w:rFonts w:hint="eastAsia"/>
        </w:rPr>
        <w:t>或是</w:t>
      </w:r>
      <w:r w:rsidR="00F7599F" w:rsidRPr="008678D1">
        <w:rPr>
          <w:rFonts w:hint="eastAsia"/>
        </w:rPr>
        <w:t xml:space="preserve"> Apple</w:t>
      </w:r>
      <w:r w:rsidR="00F7599F" w:rsidRPr="008678D1">
        <w:t xml:space="preserve"> </w:t>
      </w:r>
      <w:r w:rsidR="00F7599F" w:rsidRPr="008678D1">
        <w:rPr>
          <w:rFonts w:hint="eastAsia"/>
        </w:rPr>
        <w:t>II</w:t>
      </w:r>
      <w:r w:rsidR="00F7599F" w:rsidRPr="008678D1">
        <w:t xml:space="preserve"> </w:t>
      </w:r>
      <w:r w:rsidR="00F7599F" w:rsidRPr="008678D1">
        <w:rPr>
          <w:rFonts w:hint="eastAsia"/>
        </w:rPr>
        <w:t>可无法提供这些。举例来说，</w:t>
      </w:r>
      <w:r w:rsidR="003119E9" w:rsidRPr="008678D1">
        <w:rPr>
          <w:rFonts w:hint="eastAsia"/>
        </w:rPr>
        <w:t>早在</w:t>
      </w:r>
      <w:r w:rsidR="003119E9" w:rsidRPr="008678D1">
        <w:t xml:space="preserve"> 1973 </w:t>
      </w:r>
      <w:r w:rsidR="003119E9" w:rsidRPr="008678D1">
        <w:rPr>
          <w:rFonts w:hint="eastAsia"/>
        </w:rPr>
        <w:t>年，全美各地大学校园内的学生就可以在《帝国》（</w:t>
      </w:r>
      <w:r w:rsidR="003119E9" w:rsidRPr="008678D1">
        <w:rPr>
          <w:rFonts w:hint="eastAsia"/>
        </w:rPr>
        <w:t>E</w:t>
      </w:r>
      <w:r w:rsidR="003119E9" w:rsidRPr="008678D1">
        <w:t>mpire</w:t>
      </w:r>
      <w:r w:rsidR="003119E9" w:rsidRPr="008678D1">
        <w:rPr>
          <w:rFonts w:hint="eastAsia"/>
        </w:rPr>
        <w:t>）中</w:t>
      </w:r>
      <w:del w:id="70" w:author="Fan Quan" w:date="2020-09-16T18:32:00Z">
        <w:r w:rsidR="003119E9" w:rsidRPr="008678D1" w:rsidDel="00DA7F58">
          <w:rPr>
            <w:rFonts w:hint="eastAsia"/>
          </w:rPr>
          <w:delText>，</w:delText>
        </w:r>
      </w:del>
      <w:r w:rsidR="003119E9" w:rsidRPr="008678D1">
        <w:rPr>
          <w:rFonts w:hint="eastAsia"/>
        </w:rPr>
        <w:t>线上</w:t>
      </w:r>
      <w:del w:id="71" w:author="Fan Quan" w:date="2020-09-16T18:32:00Z">
        <w:r w:rsidR="003119E9" w:rsidRPr="008678D1" w:rsidDel="00DA7F58">
          <w:rPr>
            <w:rFonts w:hint="eastAsia"/>
          </w:rPr>
          <w:delText>联机、</w:delText>
        </w:r>
      </w:del>
      <w:r w:rsidR="003119E9" w:rsidRPr="008678D1">
        <w:rPr>
          <w:rFonts w:hint="eastAsia"/>
        </w:rPr>
        <w:t>多人作战了！</w:t>
      </w:r>
    </w:p>
    <w:p w14:paraId="1C380423" w14:textId="7E7DEA51" w:rsidR="003119E9" w:rsidRPr="008678D1" w:rsidDel="00C2644F" w:rsidRDefault="00C2644F" w:rsidP="00C2644F">
      <w:pPr>
        <w:pStyle w:val="-"/>
        <w:ind w:firstLineChars="0" w:firstLine="0"/>
        <w:rPr>
          <w:del w:id="72" w:author="Fan Quan" w:date="2020-09-16T18:36:00Z"/>
          <w:rFonts w:hint="eastAsia"/>
        </w:rPr>
        <w:pPrChange w:id="73" w:author="Fan Quan" w:date="2020-09-16T18:36:00Z">
          <w:pPr>
            <w:pStyle w:val="-"/>
            <w:ind w:firstLine="420"/>
          </w:pPr>
        </w:pPrChange>
      </w:pPr>
      <w:r>
        <w:pict w14:anchorId="6AED0BFC">
          <v:rect id="_x0000_i1031" style="width:487.3pt;height:1pt" o:hrstd="t" o:hrnoshade="t" o:hr="t" fillcolor="#cfcdcd [2894]" stroked="f"/>
        </w:pict>
      </w:r>
    </w:p>
    <w:p w14:paraId="7399165C" w14:textId="3B8CA110" w:rsidR="003119E9" w:rsidRPr="008678D1" w:rsidDel="00C2644F" w:rsidRDefault="003119E9" w:rsidP="00C2644F">
      <w:pPr>
        <w:pStyle w:val="-"/>
        <w:ind w:firstLineChars="0" w:firstLine="0"/>
        <w:rPr>
          <w:del w:id="74" w:author="Fan Quan" w:date="2020-09-16T18:38:00Z"/>
          <w:rFonts w:hint="eastAsia"/>
        </w:rPr>
        <w:pPrChange w:id="75" w:author="Fan Quan" w:date="2020-09-16T18:36:00Z">
          <w:pPr>
            <w:pStyle w:val="-"/>
            <w:ind w:firstLine="420"/>
          </w:pPr>
        </w:pPrChange>
      </w:pPr>
    </w:p>
    <w:p w14:paraId="4A56E0C1" w14:textId="77777777" w:rsidR="00C2644F" w:rsidRDefault="00C2644F" w:rsidP="00C2644F">
      <w:pPr>
        <w:pStyle w:val="-"/>
        <w:ind w:firstLineChars="0" w:firstLine="0"/>
        <w:rPr>
          <w:ins w:id="76" w:author="Fan Quan" w:date="2020-09-16T18:36:00Z"/>
          <w:rFonts w:hint="eastAsia"/>
          <w:b/>
          <w:bCs/>
        </w:rPr>
        <w:pPrChange w:id="77" w:author="Fan Quan" w:date="2020-09-16T18:38:00Z">
          <w:pPr>
            <w:pStyle w:val="-"/>
            <w:ind w:firstLine="420"/>
          </w:pPr>
        </w:pPrChange>
      </w:pPr>
    </w:p>
    <w:p w14:paraId="1EC333C1" w14:textId="4691A86D" w:rsidR="00C2644F" w:rsidRDefault="00C2644F" w:rsidP="00F7599F">
      <w:pPr>
        <w:pStyle w:val="-"/>
        <w:ind w:firstLine="420"/>
        <w:rPr>
          <w:ins w:id="78" w:author="Fan Quan" w:date="2020-09-16T18:38:00Z"/>
          <w:b/>
          <w:bCs/>
        </w:rPr>
      </w:pPr>
    </w:p>
    <w:p w14:paraId="3D86D912" w14:textId="11B2C95E" w:rsidR="003119E9" w:rsidRPr="008678D1" w:rsidRDefault="00C10B27" w:rsidP="00F7599F">
      <w:pPr>
        <w:pStyle w:val="-"/>
        <w:ind w:firstLine="420"/>
      </w:pPr>
      <w:r w:rsidRPr="008678D1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38206864" wp14:editId="6C38DAE4">
            <wp:simplePos x="0" y="0"/>
            <wp:positionH relativeFrom="column">
              <wp:posOffset>4314024</wp:posOffset>
            </wp:positionH>
            <wp:positionV relativeFrom="paragraph">
              <wp:posOffset>8890</wp:posOffset>
            </wp:positionV>
            <wp:extent cx="1162050" cy="154432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79" w:author="Fan Quan" w:date="2020-09-16T18:4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7ED9F4A" wp14:editId="641BA411">
                  <wp:simplePos x="0" y="0"/>
                  <wp:positionH relativeFrom="column">
                    <wp:posOffset>5476240</wp:posOffset>
                  </wp:positionH>
                  <wp:positionV relativeFrom="paragraph">
                    <wp:posOffset>8890</wp:posOffset>
                  </wp:positionV>
                  <wp:extent cx="699135" cy="1544320"/>
                  <wp:effectExtent l="0" t="0" r="5715" b="0"/>
                  <wp:wrapSquare wrapText="bothSides"/>
                  <wp:docPr id="12" name="文本框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99135" cy="1544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4A192C" w14:textId="6B15F258" w:rsidR="008E7510" w:rsidRPr="001E50F9" w:rsidRDefault="008E7510" w:rsidP="008E7510">
                              <w:pPr>
                                <w:pStyle w:val="af6"/>
                                <w:rPr>
                                  <w:rFonts w:ascii="Times New Roman" w:eastAsia="微软雅黑" w:hAnsi="Times New Roman"/>
                                  <w:noProof/>
                                </w:rPr>
                                <w:pPrChange w:id="80" w:author="Fan Quan" w:date="2020-09-16T18:49:00Z">
                                  <w:pPr>
                                    <w:pStyle w:val="-"/>
                                    <w:ind w:firstLine="420"/>
                                  </w:pPr>
                                </w:pPrChange>
                              </w:pPr>
                              <w:ins w:id="81" w:author="Fan Quan" w:date="2020-09-16T18:49:00Z">
                                <w:r>
                                  <w:rPr>
                                    <w:rFonts w:hint="eastAsia"/>
                                  </w:rPr>
                                  <w:t>图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 xml:space="preserve">SEQ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图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 xml:space="preserve"> \* ARABIC</w:instrText>
                                </w:r>
                                <w:r>
                                  <w:instrText xml:space="preserve">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82" w:author="Fan Quan" w:date="2020-09-16T18:59:00Z">
                                <w:r w:rsidR="001E4CC3">
                                  <w:rPr>
                                    <w:noProof/>
                                  </w:rPr>
                                  <w:t>2</w:t>
                                </w:r>
                              </w:ins>
                              <w:ins w:id="83" w:author="Fan Quan" w:date="2020-09-16T18:49:00Z">
                                <w:r>
                                  <w:fldChar w:fldCharType="end"/>
                                </w:r>
                                <w:r>
                                  <w:t xml:space="preserve"> </w:t>
                                </w:r>
                                <w:r w:rsidRPr="008E7510">
                                  <w:rPr>
                                    <w:rFonts w:hint="eastAsia"/>
                                  </w:rPr>
                                  <w:t>《</w:t>
                                </w:r>
                              </w:ins>
                              <w:ins w:id="84" w:author="Fan Quan" w:date="2020-09-16T18:50:00Z">
                                <w:r w:rsidR="00C10B27">
                                  <w:rPr>
                                    <w:rFonts w:hint="eastAsia"/>
                                  </w:rPr>
                                  <w:t>拳击</w:t>
                                </w:r>
                              </w:ins>
                              <w:ins w:id="85" w:author="Fan Quan" w:date="2020-09-16T18:49:00Z">
                                <w:r w:rsidRPr="008E7510">
                                  <w:t>》</w:t>
                                </w:r>
                              </w:ins>
                              <w:ins w:id="86" w:author="Fan Quan" w:date="2020-09-16T18:50:00Z">
                                <w:r w:rsidR="00C10B27">
                                  <w:rPr>
                                    <w:rFonts w:hint="eastAsia"/>
                                  </w:rPr>
                                  <w:t>（</w:t>
                                </w:r>
                                <w:r w:rsidR="00C10B27">
                                  <w:rPr>
                                    <w:rFonts w:hint="eastAsia"/>
                                  </w:rPr>
                                  <w:t>Boxing</w:t>
                                </w:r>
                                <w:r w:rsidR="00C10B27">
                                  <w:rPr>
                                    <w:rFonts w:hint="eastAsia"/>
                                  </w:rPr>
                                  <w:t>）</w:t>
                                </w:r>
                              </w:ins>
                              <w:ins w:id="87" w:author="Fan Quan" w:date="2020-09-16T18:49:00Z">
                                <w:r w:rsidRPr="008E7510">
                                  <w:t>是于</w:t>
                                </w:r>
                                <w:r w:rsidRPr="008E7510">
                                  <w:t xml:space="preserve"> 1980 </w:t>
                                </w:r>
                                <w:r w:rsidRPr="008E7510">
                                  <w:t>年在雅达利</w:t>
                                </w:r>
                                <w:r w:rsidRPr="008E7510">
                                  <w:t xml:space="preserve"> 2600 </w:t>
                                </w:r>
                                <w:r w:rsidRPr="008E7510">
                                  <w:t>上发售的游戏，也是动视发售的最早一批游戏之一。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7ED9F4A" id="文本框 12" o:spid="_x0000_s1027" type="#_x0000_t202" style="position:absolute;left:0;text-align:left;margin-left:431.2pt;margin-top:.7pt;width:55.05pt;height:1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" stroked="f">
                  <v:textbox style="layout-flow:vertical-ideographic" inset="0,0,0,0">
                    <w:txbxContent>
                      <w:p w14:paraId="3D4A192C" w14:textId="6B15F258" w:rsidR="008E7510" w:rsidRPr="001E50F9" w:rsidRDefault="008E7510" w:rsidP="008E7510">
                        <w:pPr>
                          <w:pStyle w:val="af6"/>
                          <w:rPr>
                            <w:rFonts w:ascii="Times New Roman" w:eastAsia="微软雅黑" w:hAnsi="Times New Roman"/>
                            <w:noProof/>
                          </w:rPr>
                          <w:pPrChange w:id="88" w:author="Fan Quan" w:date="2020-09-16T18:49:00Z">
                            <w:pPr>
                              <w:pStyle w:val="-"/>
                              <w:ind w:firstLine="420"/>
                            </w:pPr>
                          </w:pPrChange>
                        </w:pPr>
                        <w:ins w:id="89" w:author="Fan Quan" w:date="2020-09-16T18:49:00Z">
                          <w:r>
                            <w:rPr>
                              <w:rFonts w:hint="eastAsia"/>
                            </w:rPr>
                            <w:t>图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SEQ </w:instrText>
                          </w:r>
                          <w:r>
                            <w:rPr>
                              <w:rFonts w:hint="eastAsia"/>
                            </w:rPr>
                            <w:instrText>图</w:instrText>
                          </w:r>
                          <w:r>
                            <w:rPr>
                              <w:rFonts w:hint="eastAsia"/>
                            </w:rPr>
                            <w:instrText xml:space="preserve"> \* ARABIC</w:instrText>
                          </w:r>
                          <w:r>
                            <w:instrText xml:space="preserve"> </w:instrText>
                          </w:r>
                        </w:ins>
                        <w:r>
                          <w:fldChar w:fldCharType="separate"/>
                        </w:r>
                        <w:ins w:id="90" w:author="Fan Quan" w:date="2020-09-16T18:59:00Z">
                          <w:r w:rsidR="001E4CC3">
                            <w:rPr>
                              <w:noProof/>
                            </w:rPr>
                            <w:t>2</w:t>
                          </w:r>
                        </w:ins>
                        <w:ins w:id="91" w:author="Fan Quan" w:date="2020-09-16T18:49:00Z"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 w:rsidRPr="008E7510">
                            <w:rPr>
                              <w:rFonts w:hint="eastAsia"/>
                            </w:rPr>
                            <w:t>《</w:t>
                          </w:r>
                        </w:ins>
                        <w:ins w:id="92" w:author="Fan Quan" w:date="2020-09-16T18:50:00Z">
                          <w:r w:rsidR="00C10B27">
                            <w:rPr>
                              <w:rFonts w:hint="eastAsia"/>
                            </w:rPr>
                            <w:t>拳击</w:t>
                          </w:r>
                        </w:ins>
                        <w:ins w:id="93" w:author="Fan Quan" w:date="2020-09-16T18:49:00Z">
                          <w:r w:rsidRPr="008E7510">
                            <w:t>》</w:t>
                          </w:r>
                        </w:ins>
                        <w:ins w:id="94" w:author="Fan Quan" w:date="2020-09-16T18:50:00Z">
                          <w:r w:rsidR="00C10B27">
                            <w:rPr>
                              <w:rFonts w:hint="eastAsia"/>
                            </w:rPr>
                            <w:t>（</w:t>
                          </w:r>
                          <w:r w:rsidR="00C10B27">
                            <w:rPr>
                              <w:rFonts w:hint="eastAsia"/>
                            </w:rPr>
                            <w:t>Boxing</w:t>
                          </w:r>
                          <w:r w:rsidR="00C10B27">
                            <w:rPr>
                              <w:rFonts w:hint="eastAsia"/>
                            </w:rPr>
                            <w:t>）</w:t>
                          </w:r>
                        </w:ins>
                        <w:ins w:id="95" w:author="Fan Quan" w:date="2020-09-16T18:49:00Z">
                          <w:r w:rsidRPr="008E7510">
                            <w:t>是于</w:t>
                          </w:r>
                          <w:r w:rsidRPr="008E7510">
                            <w:t xml:space="preserve"> 1980 </w:t>
                          </w:r>
                          <w:r w:rsidRPr="008E7510">
                            <w:t>年在雅达利</w:t>
                          </w:r>
                          <w:r w:rsidRPr="008E7510">
                            <w:t xml:space="preserve"> 2600 </w:t>
                          </w:r>
                          <w:r w:rsidRPr="008E7510">
                            <w:t>上发售的游戏，也是动视发售的最早一批游戏之一。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3119E9" w:rsidRPr="008678D1">
        <w:rPr>
          <w:rFonts w:hint="eastAsia"/>
          <w:b/>
          <w:bCs/>
        </w:rPr>
        <w:t>雅达利</w:t>
      </w:r>
      <w:r w:rsidR="003119E9" w:rsidRPr="008678D1">
        <w:rPr>
          <w:rFonts w:hint="eastAsia"/>
          <w:b/>
          <w:bCs/>
        </w:rPr>
        <w:t xml:space="preserve"> </w:t>
      </w:r>
      <w:del w:id="96" w:author="Fan Quan" w:date="2020-09-16T18:46:00Z">
        <w:r w:rsidR="003119E9" w:rsidRPr="008678D1" w:rsidDel="008E7510">
          <w:rPr>
            <w:b/>
            <w:bCs/>
          </w:rPr>
          <w:delText>V.S</w:delText>
        </w:r>
      </w:del>
      <w:ins w:id="97" w:author="Fan Quan" w:date="2020-09-16T18:46:00Z">
        <w:r w:rsidR="008E7510">
          <w:rPr>
            <w:b/>
            <w:bCs/>
          </w:rPr>
          <w:t>vs</w:t>
        </w:r>
      </w:ins>
      <w:r w:rsidR="003119E9" w:rsidRPr="008678D1">
        <w:rPr>
          <w:b/>
          <w:bCs/>
        </w:rPr>
        <w:t xml:space="preserve"> </w:t>
      </w:r>
      <w:r w:rsidR="003119E9" w:rsidRPr="008678D1">
        <w:rPr>
          <w:rFonts w:hint="eastAsia"/>
          <w:b/>
          <w:bCs/>
        </w:rPr>
        <w:t>动视：</w:t>
      </w:r>
      <w:r w:rsidR="003119E9" w:rsidRPr="008678D1">
        <w:rPr>
          <w:rFonts w:hint="eastAsia"/>
        </w:rPr>
        <w:t>雅达利对员工很是严苛——</w:t>
      </w:r>
      <w:r w:rsidR="006B4F60" w:rsidRPr="008678D1">
        <w:rPr>
          <w:rFonts w:hint="eastAsia"/>
        </w:rPr>
        <w:t>他们薪资不高，设计了游戏也得不到署名。一群开发者注意到自己的游戏利润丰厚，因此，他们于</w:t>
      </w:r>
      <w:ins w:id="98" w:author="Fan Quan" w:date="2020-09-16T18:47:00Z">
        <w:r w:rsidR="008E7510">
          <w:rPr>
            <w:rFonts w:hint="eastAsia"/>
          </w:rPr>
          <w:t xml:space="preserve"> </w:t>
        </w:r>
      </w:ins>
      <w:r w:rsidR="006B4F60" w:rsidRPr="008678D1">
        <w:rPr>
          <w:rFonts w:hint="eastAsia"/>
        </w:rPr>
        <w:t>1</w:t>
      </w:r>
      <w:r w:rsidR="006B4F60" w:rsidRPr="008678D1">
        <w:t>979</w:t>
      </w:r>
      <w:ins w:id="99" w:author="Fan Quan" w:date="2020-09-16T18:47:00Z">
        <w:r w:rsidR="008E7510">
          <w:t xml:space="preserve"> </w:t>
        </w:r>
      </w:ins>
      <w:r w:rsidR="006B4F60" w:rsidRPr="008678D1">
        <w:rPr>
          <w:rFonts w:hint="eastAsia"/>
        </w:rPr>
        <w:t>年离开了公司，自立门户，取名动视（</w:t>
      </w:r>
      <w:r w:rsidR="006B4F60" w:rsidRPr="008678D1">
        <w:rPr>
          <w:rFonts w:hint="eastAsia"/>
        </w:rPr>
        <w:t>A</w:t>
      </w:r>
      <w:r w:rsidR="006B4F60" w:rsidRPr="008678D1">
        <w:t>ctivision</w:t>
      </w:r>
      <w:r w:rsidR="006B4F60" w:rsidRPr="008678D1">
        <w:rPr>
          <w:rFonts w:hint="eastAsia"/>
        </w:rPr>
        <w:t>）。他们继续为雅达利</w:t>
      </w:r>
      <w:r w:rsidR="006B4F60" w:rsidRPr="008678D1">
        <w:rPr>
          <w:rFonts w:hint="eastAsia"/>
        </w:rPr>
        <w:t xml:space="preserve"> </w:t>
      </w:r>
      <w:r w:rsidR="006B4F60" w:rsidRPr="008678D1">
        <w:t xml:space="preserve">2600 </w:t>
      </w:r>
      <w:r w:rsidR="006B4F60" w:rsidRPr="008678D1">
        <w:rPr>
          <w:rFonts w:hint="eastAsia"/>
        </w:rPr>
        <w:t>开发游戏，而雅达利决定起诉他们。然而，庭审认为人们有权在自己的游戏机上想玩什么游戏就玩什么游戏。</w:t>
      </w:r>
      <w:ins w:id="100" w:author="Fan Quan" w:date="2020-09-16T18:47:00Z">
        <w:r w:rsidR="008E7510" w:rsidRPr="008678D1">
          <w:rPr>
            <w:rFonts w:hint="eastAsia"/>
          </w:rPr>
          <w:t>于是</w:t>
        </w:r>
      </w:ins>
      <w:r w:rsidR="006B4F60" w:rsidRPr="008678D1">
        <w:rPr>
          <w:rFonts w:hint="eastAsia"/>
        </w:rPr>
        <w:t>动视</w:t>
      </w:r>
      <w:del w:id="101" w:author="Fan Quan" w:date="2020-09-16T18:47:00Z">
        <w:r w:rsidR="00D526F4" w:rsidRPr="008678D1" w:rsidDel="008E7510">
          <w:rPr>
            <w:rFonts w:hint="eastAsia"/>
          </w:rPr>
          <w:delText>于是</w:delText>
        </w:r>
      </w:del>
      <w:r w:rsidR="006B4F60" w:rsidRPr="008678D1">
        <w:rPr>
          <w:rFonts w:hint="eastAsia"/>
        </w:rPr>
        <w:t>成为了史上第一家第三方</w:t>
      </w:r>
      <w:r w:rsidR="00D526F4" w:rsidRPr="008678D1">
        <w:rPr>
          <w:rFonts w:hint="eastAsia"/>
        </w:rPr>
        <w:t>游戏</w:t>
      </w:r>
      <w:r w:rsidR="006B4F60" w:rsidRPr="008678D1">
        <w:rPr>
          <w:rFonts w:hint="eastAsia"/>
        </w:rPr>
        <w:t>发行商</w:t>
      </w:r>
      <w:r w:rsidR="00D526F4" w:rsidRPr="008678D1">
        <w:rPr>
          <w:rFonts w:hint="eastAsia"/>
        </w:rPr>
        <w:t>。此举在</w:t>
      </w:r>
      <w:r w:rsidR="006B4F60" w:rsidRPr="008678D1">
        <w:rPr>
          <w:rFonts w:hint="eastAsia"/>
        </w:rPr>
        <w:t>为他人推开商机大门</w:t>
      </w:r>
      <w:r w:rsidR="00D526F4" w:rsidRPr="008678D1">
        <w:rPr>
          <w:rFonts w:hint="eastAsia"/>
        </w:rPr>
        <w:t>的同时，也为</w:t>
      </w:r>
      <w:r w:rsidR="00D526F4" w:rsidRPr="008678D1">
        <w:rPr>
          <w:rFonts w:hint="eastAsia"/>
        </w:rPr>
        <w:t xml:space="preserve"> 1</w:t>
      </w:r>
      <w:r w:rsidR="00D526F4" w:rsidRPr="008678D1">
        <w:t xml:space="preserve">983 </w:t>
      </w:r>
      <w:r w:rsidR="00D526F4" w:rsidRPr="008678D1">
        <w:rPr>
          <w:rFonts w:hint="eastAsia"/>
        </w:rPr>
        <w:t>年美国游戏业大萧条</w:t>
      </w:r>
      <w:r w:rsidR="00D526F4" w:rsidRPr="008678D1">
        <w:rPr>
          <w:rStyle w:val="a9"/>
        </w:rPr>
        <w:footnoteReference w:id="5"/>
      </w:r>
      <w:r w:rsidR="00D526F4" w:rsidRPr="008678D1">
        <w:rPr>
          <w:rFonts w:hint="eastAsia"/>
        </w:rPr>
        <w:t>铺下了路。</w:t>
      </w:r>
    </w:p>
    <w:p w14:paraId="0FF7DC81" w14:textId="2D2C7DB2" w:rsidR="00D526F4" w:rsidDel="00C10B27" w:rsidRDefault="00D526F4" w:rsidP="0032626C">
      <w:pPr>
        <w:rPr>
          <w:del w:id="108" w:author="Fan Quan" w:date="2020-09-16T18:51:00Z"/>
          <w:rFonts w:ascii="Times New Roman" w:eastAsia="微软雅黑" w:hAnsi="Times New Roman"/>
        </w:rPr>
      </w:pPr>
    </w:p>
    <w:p w14:paraId="2AE230F1" w14:textId="427C448C" w:rsidR="00C10B27" w:rsidRDefault="00C10B27" w:rsidP="00F7599F">
      <w:pPr>
        <w:pStyle w:val="-"/>
        <w:ind w:firstLine="420"/>
        <w:rPr>
          <w:ins w:id="109" w:author="Fan Quan" w:date="2020-09-16T18:51:00Z"/>
        </w:rPr>
      </w:pPr>
    </w:p>
    <w:p w14:paraId="345E9523" w14:textId="62E8F2FF" w:rsidR="00C10B27" w:rsidRPr="008678D1" w:rsidRDefault="00C10B27" w:rsidP="00C10B27">
      <w:pPr>
        <w:pStyle w:val="-"/>
        <w:ind w:firstLineChars="0" w:firstLine="0"/>
        <w:rPr>
          <w:ins w:id="110" w:author="Fan Quan" w:date="2020-09-16T18:51:00Z"/>
          <w:rFonts w:hint="eastAsia"/>
        </w:rPr>
        <w:pPrChange w:id="111" w:author="Fan Quan" w:date="2020-09-16T18:51:00Z">
          <w:pPr>
            <w:pStyle w:val="-"/>
            <w:ind w:firstLine="420"/>
          </w:pPr>
        </w:pPrChange>
      </w:pPr>
      <w:r>
        <w:pict w14:anchorId="204DC771">
          <v:rect id="_x0000_i1034" style="width:487.3pt;height:1pt" o:hrstd="t" o:hrnoshade="t" o:hr="t" fillcolor="#cfcdcd [2894]" stroked="f"/>
        </w:pict>
      </w:r>
    </w:p>
    <w:p w14:paraId="5978781F" w14:textId="4A0E054C" w:rsidR="00D526F4" w:rsidRPr="008678D1" w:rsidDel="00C10B27" w:rsidRDefault="00D526F4" w:rsidP="0032626C">
      <w:pPr>
        <w:pStyle w:val="-"/>
        <w:ind w:firstLine="420"/>
        <w:rPr>
          <w:del w:id="112" w:author="Fan Quan" w:date="2020-09-16T18:51:00Z"/>
          <w:rFonts w:hint="eastAsia"/>
        </w:rPr>
      </w:pPr>
    </w:p>
    <w:p w14:paraId="121526E8" w14:textId="21EA1B78" w:rsidR="00D526F4" w:rsidRPr="008678D1" w:rsidDel="00C10B27" w:rsidRDefault="00D526F4" w:rsidP="00D526F4">
      <w:pPr>
        <w:pStyle w:val="af6"/>
        <w:rPr>
          <w:del w:id="113" w:author="Fan Quan" w:date="2020-09-16T18:51:00Z"/>
          <w:rFonts w:ascii="Times New Roman" w:eastAsia="微软雅黑" w:hAnsi="Times New Roman"/>
        </w:rPr>
      </w:pPr>
      <w:del w:id="114" w:author="Fan Quan" w:date="2020-09-16T18:51:00Z">
        <w:r w:rsidRPr="008678D1" w:rsidDel="00C10B27">
          <w:rPr>
            <w:rFonts w:ascii="Times New Roman" w:eastAsia="微软雅黑" w:hAnsi="Times New Roman" w:hint="eastAsia"/>
          </w:rPr>
          <w:delText>图</w:delText>
        </w:r>
        <w:r w:rsidRPr="008678D1" w:rsidDel="00C10B27">
          <w:rPr>
            <w:rFonts w:ascii="Times New Roman" w:eastAsia="微软雅黑" w:hAnsi="Times New Roman" w:hint="eastAsia"/>
          </w:rPr>
          <w:delText xml:space="preserve"> </w:delText>
        </w:r>
        <w:r w:rsidRPr="008678D1" w:rsidDel="00C10B27">
          <w:rPr>
            <w:rFonts w:ascii="Times New Roman" w:eastAsia="微软雅黑" w:hAnsi="Times New Roman"/>
          </w:rPr>
          <w:fldChar w:fldCharType="begin"/>
        </w:r>
        <w:r w:rsidRPr="008678D1" w:rsidDel="00C10B27">
          <w:rPr>
            <w:rFonts w:ascii="Times New Roman" w:eastAsia="微软雅黑" w:hAnsi="Times New Roman"/>
          </w:rPr>
          <w:delInstrText xml:space="preserve"> </w:delInstrText>
        </w:r>
        <w:r w:rsidRPr="008678D1" w:rsidDel="00C10B27">
          <w:rPr>
            <w:rFonts w:ascii="Times New Roman" w:eastAsia="微软雅黑" w:hAnsi="Times New Roman" w:hint="eastAsia"/>
          </w:rPr>
          <w:delInstrText xml:space="preserve">SEQ </w:delInstrText>
        </w:r>
        <w:r w:rsidRPr="008678D1" w:rsidDel="00C10B27">
          <w:rPr>
            <w:rFonts w:ascii="Times New Roman" w:eastAsia="微软雅黑" w:hAnsi="Times New Roman" w:hint="eastAsia"/>
          </w:rPr>
          <w:delInstrText>图</w:delInstrText>
        </w:r>
        <w:r w:rsidRPr="008678D1" w:rsidDel="00C10B27">
          <w:rPr>
            <w:rFonts w:ascii="Times New Roman" w:eastAsia="微软雅黑" w:hAnsi="Times New Roman" w:hint="eastAsia"/>
          </w:rPr>
          <w:delInstrText xml:space="preserve"> \* ARABIC</w:delInstrText>
        </w:r>
        <w:r w:rsidRPr="008678D1" w:rsidDel="00C10B27">
          <w:rPr>
            <w:rFonts w:ascii="Times New Roman" w:eastAsia="微软雅黑" w:hAnsi="Times New Roman"/>
          </w:rPr>
          <w:delInstrText xml:space="preserve"> </w:delInstrText>
        </w:r>
        <w:r w:rsidRPr="008678D1" w:rsidDel="00C10B27">
          <w:rPr>
            <w:rFonts w:ascii="Times New Roman" w:eastAsia="微软雅黑" w:hAnsi="Times New Roman"/>
          </w:rPr>
          <w:fldChar w:fldCharType="separate"/>
        </w:r>
      </w:del>
      <w:del w:id="115" w:author="Fan Quan" w:date="2020-09-16T18:49:00Z">
        <w:r w:rsidR="008620FA" w:rsidRPr="008678D1" w:rsidDel="008E7510">
          <w:rPr>
            <w:rFonts w:ascii="Times New Roman" w:eastAsia="微软雅黑" w:hAnsi="Times New Roman"/>
            <w:noProof/>
          </w:rPr>
          <w:delText>2</w:delText>
        </w:r>
      </w:del>
      <w:del w:id="116" w:author="Fan Quan" w:date="2020-09-16T18:51:00Z">
        <w:r w:rsidRPr="008678D1" w:rsidDel="00C10B27">
          <w:rPr>
            <w:rFonts w:ascii="Times New Roman" w:eastAsia="微软雅黑" w:hAnsi="Times New Roman"/>
          </w:rPr>
          <w:fldChar w:fldCharType="end"/>
        </w:r>
        <w:r w:rsidRPr="008678D1" w:rsidDel="00C10B27">
          <w:rPr>
            <w:rFonts w:ascii="Times New Roman" w:eastAsia="微软雅黑" w:hAnsi="Times New Roman"/>
          </w:rPr>
          <w:delText xml:space="preserve"> </w:delText>
        </w:r>
        <w:r w:rsidR="0032626C" w:rsidRPr="008678D1" w:rsidDel="00C10B27">
          <w:rPr>
            <w:rFonts w:ascii="Times New Roman" w:eastAsia="微软雅黑" w:hAnsi="Times New Roman" w:hint="eastAsia"/>
          </w:rPr>
          <w:delText>《</w:delText>
        </w:r>
        <w:r w:rsidR="0032626C" w:rsidRPr="008678D1" w:rsidDel="00C10B27">
          <w:rPr>
            <w:rFonts w:ascii="Times New Roman" w:eastAsia="微软雅黑" w:hAnsi="Times New Roman" w:hint="eastAsia"/>
          </w:rPr>
          <w:delText>B</w:delText>
        </w:r>
        <w:r w:rsidR="0032626C" w:rsidRPr="008678D1" w:rsidDel="00C10B27">
          <w:rPr>
            <w:rFonts w:ascii="Times New Roman" w:eastAsia="微软雅黑" w:hAnsi="Times New Roman"/>
          </w:rPr>
          <w:delText>oxing</w:delText>
        </w:r>
        <w:r w:rsidR="0032626C" w:rsidRPr="008678D1" w:rsidDel="00C10B27">
          <w:rPr>
            <w:rFonts w:ascii="Times New Roman" w:eastAsia="微软雅黑" w:hAnsi="Times New Roman" w:hint="eastAsia"/>
          </w:rPr>
          <w:delText>》是于</w:delText>
        </w:r>
        <w:r w:rsidR="0032626C" w:rsidRPr="008678D1" w:rsidDel="00C10B27">
          <w:rPr>
            <w:rFonts w:ascii="Times New Roman" w:eastAsia="微软雅黑" w:hAnsi="Times New Roman"/>
          </w:rPr>
          <w:delText xml:space="preserve"> 1980 </w:delText>
        </w:r>
        <w:r w:rsidR="0032626C" w:rsidRPr="008678D1" w:rsidDel="00C10B27">
          <w:rPr>
            <w:rFonts w:ascii="Times New Roman" w:eastAsia="微软雅黑" w:hAnsi="Times New Roman" w:hint="eastAsia"/>
          </w:rPr>
          <w:delText>年在雅达利</w:delText>
        </w:r>
        <w:r w:rsidR="0032626C" w:rsidRPr="008678D1" w:rsidDel="00C10B27">
          <w:rPr>
            <w:rFonts w:ascii="Times New Roman" w:eastAsia="微软雅黑" w:hAnsi="Times New Roman" w:hint="eastAsia"/>
          </w:rPr>
          <w:delText xml:space="preserve"> </w:delText>
        </w:r>
        <w:r w:rsidR="0032626C" w:rsidRPr="008678D1" w:rsidDel="00C10B27">
          <w:rPr>
            <w:rFonts w:ascii="Times New Roman" w:eastAsia="微软雅黑" w:hAnsi="Times New Roman"/>
          </w:rPr>
          <w:delText xml:space="preserve">2600 </w:delText>
        </w:r>
        <w:r w:rsidR="0032626C" w:rsidRPr="008678D1" w:rsidDel="00C10B27">
          <w:rPr>
            <w:rFonts w:ascii="Times New Roman" w:eastAsia="微软雅黑" w:hAnsi="Times New Roman" w:hint="eastAsia"/>
          </w:rPr>
          <w:delText>上发售的游戏，也是动视发售的最早一批游戏之一。</w:delText>
        </w:r>
      </w:del>
    </w:p>
    <w:p w14:paraId="3BCFE71F" w14:textId="31E26E4C" w:rsidR="0032626C" w:rsidRPr="008678D1" w:rsidRDefault="0032626C" w:rsidP="0032626C">
      <w:pPr>
        <w:rPr>
          <w:rFonts w:ascii="Times New Roman" w:eastAsia="微软雅黑" w:hAnsi="Times New Roman"/>
        </w:rPr>
      </w:pPr>
    </w:p>
    <w:p w14:paraId="3DA74460" w14:textId="79A912BD" w:rsidR="00646B5E" w:rsidRDefault="001E4CC3" w:rsidP="00646B5E">
      <w:pPr>
        <w:ind w:firstLineChars="200" w:firstLine="420"/>
        <w:rPr>
          <w:ins w:id="117" w:author="Fan Quan" w:date="2020-09-16T19:06:00Z"/>
          <w:rFonts w:ascii="Times New Roman" w:eastAsia="微软雅黑" w:hAnsi="Times New Roman"/>
        </w:rPr>
        <w:pPrChange w:id="118" w:author="Fan Quan" w:date="2020-09-16T19:06:00Z">
          <w:pPr>
            <w:ind w:firstLineChars="200" w:firstLine="420"/>
          </w:pPr>
        </w:pPrChange>
      </w:pPr>
      <w:ins w:id="119" w:author="Fan Quan" w:date="2020-09-16T18:5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AF10FF6" wp14:editId="0C2BE760">
                  <wp:simplePos x="0" y="0"/>
                  <wp:positionH relativeFrom="margin">
                    <wp:posOffset>5478145</wp:posOffset>
                  </wp:positionH>
                  <wp:positionV relativeFrom="paragraph">
                    <wp:posOffset>70181</wp:posOffset>
                  </wp:positionV>
                  <wp:extent cx="710565" cy="1812290"/>
                  <wp:effectExtent l="0" t="0" r="0" b="0"/>
                  <wp:wrapSquare wrapText="bothSides"/>
                  <wp:docPr id="17" name="文本框 1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710565" cy="1812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9A1A5B" w14:textId="4320AD54" w:rsidR="001E4CC3" w:rsidRPr="00202F99" w:rsidRDefault="001E4CC3" w:rsidP="001E4CC3">
                              <w:pPr>
                                <w:pStyle w:val="af6"/>
                                <w:rPr>
                                  <w:rFonts w:ascii="Times New Roman" w:eastAsia="微软雅黑" w:hAnsi="Times New Roman"/>
                                  <w:noProof/>
                                </w:rPr>
                                <w:pPrChange w:id="120" w:author="Fan Quan" w:date="2020-09-16T18:59:00Z">
                                  <w:pPr>
                                    <w:ind w:firstLineChars="200" w:firstLine="420"/>
                                  </w:pPr>
                                </w:pPrChange>
                              </w:pPr>
                              <w:ins w:id="121" w:author="Fan Quan" w:date="2020-09-16T18:59:00Z">
                                <w:r>
                                  <w:t>图</w:t>
                                </w:r>
                                <w: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</w:instrText>
                                </w:r>
                                <w:r>
                                  <w:instrText>图</w:instrText>
                                </w:r>
                                <w:r>
                                  <w:instrText xml:space="preserve">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122" w:author="Fan Quan" w:date="2020-09-16T18:59:00Z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</w:t>
                                </w:r>
                                <w:r w:rsidRPr="00E33A90">
                                  <w:rPr>
                                    <w:rFonts w:hint="eastAsia"/>
                                  </w:rPr>
                                  <w:t>在</w:t>
                                </w:r>
                                <w:r w:rsidRPr="00E33A90">
                                  <w:t xml:space="preserve"> 90 </w:t>
                                </w:r>
                                <w:r w:rsidRPr="00E33A90">
                                  <w:t>年代，诸如</w:t>
                                </w:r>
                                <w:r w:rsidRPr="00E33A90">
                                  <w:t xml:space="preserve"> </w:t>
                                </w:r>
                                <w:proofErr w:type="spellStart"/>
                                <w:r w:rsidRPr="00E33A90">
                                  <w:t>ExecPC</w:t>
                                </w:r>
                                <w:proofErr w:type="spellEnd"/>
                                <w:r w:rsidRPr="00E33A90">
                                  <w:t xml:space="preserve"> </w:t>
                                </w:r>
                                <w:r w:rsidRPr="00E33A90">
                                  <w:t>的</w:t>
                                </w:r>
                                <w:r w:rsidRPr="00E33A90">
                                  <w:t xml:space="preserve"> BBS </w:t>
                                </w:r>
                                <w:r w:rsidRPr="00E33A90">
                                  <w:t>系统十分流行。人们可以在上面分享免费游戏及共享游戏，如《毁灭战士》（</w:t>
                                </w:r>
                                <w:r w:rsidRPr="00E33A90">
                                  <w:t>Doom</w:t>
                                </w:r>
                                <w:r w:rsidRPr="00E33A90">
                                  <w:t>）。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AF10FF6" id="文本框 17" o:spid="_x0000_s1028" type="#_x0000_t202" style="position:absolute;left:0;text-align:left;margin-left:431.35pt;margin-top:5.55pt;width:55.95pt;height:142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" stroked="f">
                  <v:textbox style="layout-flow:vertical-ideographic" inset="0,0,0,0">
                    <w:txbxContent>
                      <w:p w14:paraId="7D9A1A5B" w14:textId="4320AD54" w:rsidR="001E4CC3" w:rsidRPr="00202F99" w:rsidRDefault="001E4CC3" w:rsidP="001E4CC3">
                        <w:pPr>
                          <w:pStyle w:val="af6"/>
                          <w:rPr>
                            <w:rFonts w:ascii="Times New Roman" w:eastAsia="微软雅黑" w:hAnsi="Times New Roman"/>
                            <w:noProof/>
                          </w:rPr>
                          <w:pPrChange w:id="123" w:author="Fan Quan" w:date="2020-09-16T18:59:00Z">
                            <w:pPr>
                              <w:ind w:firstLineChars="200" w:firstLine="420"/>
                            </w:pPr>
                          </w:pPrChange>
                        </w:pPr>
                        <w:ins w:id="124" w:author="Fan Quan" w:date="2020-09-16T18:59:00Z">
                          <w:r>
                            <w:t>图</w:t>
                          </w: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SEQ </w:instrText>
                          </w:r>
                          <w:r>
                            <w:instrText>图</w:instrText>
                          </w:r>
                          <w:r>
                            <w:instrText xml:space="preserve"> \* ARABIC </w:instrText>
                          </w:r>
                        </w:ins>
                        <w:r>
                          <w:fldChar w:fldCharType="separate"/>
                        </w:r>
                        <w:ins w:id="125" w:author="Fan Quan" w:date="2020-09-16T18:59:00Z">
                          <w:r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 w:rsidRPr="00E33A90">
                            <w:rPr>
                              <w:rFonts w:hint="eastAsia"/>
                            </w:rPr>
                            <w:t>在</w:t>
                          </w:r>
                          <w:r w:rsidRPr="00E33A90">
                            <w:t xml:space="preserve"> 90 </w:t>
                          </w:r>
                          <w:r w:rsidRPr="00E33A90">
                            <w:t>年代，诸如</w:t>
                          </w:r>
                          <w:r w:rsidRPr="00E33A90">
                            <w:t xml:space="preserve"> </w:t>
                          </w:r>
                          <w:proofErr w:type="spellStart"/>
                          <w:r w:rsidRPr="00E33A90">
                            <w:t>ExecPC</w:t>
                          </w:r>
                          <w:proofErr w:type="spellEnd"/>
                          <w:r w:rsidRPr="00E33A90">
                            <w:t xml:space="preserve"> </w:t>
                          </w:r>
                          <w:r w:rsidRPr="00E33A90">
                            <w:t>的</w:t>
                          </w:r>
                          <w:r w:rsidRPr="00E33A90">
                            <w:t xml:space="preserve"> BBS </w:t>
                          </w:r>
                          <w:r w:rsidRPr="00E33A90">
                            <w:t>系统十分流行。人们可以在上面分享免费游戏及共享游戏，如《毁灭战士》（</w:t>
                          </w:r>
                          <w:r w:rsidRPr="00E33A90">
                            <w:t>Doom</w:t>
                          </w:r>
                          <w:r w:rsidRPr="00E33A90">
                            <w:t>）。</w:t>
                          </w:r>
                        </w:ins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</w:ins>
      <w:r w:rsidRPr="008678D1">
        <w:rPr>
          <w:rFonts w:ascii="Times New Roman" w:eastAsia="微软雅黑" w:hAnsi="Times New Roman"/>
          <w:noProof/>
        </w:rPr>
        <w:drawing>
          <wp:anchor distT="0" distB="0" distL="114300" distR="114300" simplePos="0" relativeHeight="251665408" behindDoc="0" locked="0" layoutInCell="1" allowOverlap="1" wp14:anchorId="4568960A" wp14:editId="52EC4516">
            <wp:simplePos x="0" y="0"/>
            <wp:positionH relativeFrom="margin">
              <wp:posOffset>3025775</wp:posOffset>
            </wp:positionH>
            <wp:positionV relativeFrom="paragraph">
              <wp:posOffset>61264</wp:posOffset>
            </wp:positionV>
            <wp:extent cx="2440305" cy="182880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26C" w:rsidRPr="008678D1">
        <w:rPr>
          <w:rFonts w:ascii="Times New Roman" w:eastAsia="微软雅黑" w:hAnsi="Times New Roman" w:hint="eastAsia"/>
          <w:b/>
          <w:bCs/>
        </w:rPr>
        <w:t>B</w:t>
      </w:r>
      <w:r w:rsidR="0032626C" w:rsidRPr="008678D1">
        <w:rPr>
          <w:rFonts w:ascii="Times New Roman" w:eastAsia="微软雅黑" w:hAnsi="Times New Roman"/>
          <w:b/>
          <w:bCs/>
        </w:rPr>
        <w:t>BS</w:t>
      </w:r>
      <w:r w:rsidR="0032626C" w:rsidRPr="008678D1">
        <w:rPr>
          <w:rFonts w:ascii="Times New Roman" w:eastAsia="微软雅黑" w:hAnsi="Times New Roman" w:hint="eastAsia"/>
          <w:b/>
          <w:bCs/>
        </w:rPr>
        <w:t>：</w:t>
      </w:r>
      <w:r w:rsidR="00975DE9" w:rsidRPr="008678D1">
        <w:rPr>
          <w:rFonts w:ascii="Times New Roman" w:eastAsia="微软雅黑" w:hAnsi="Times New Roman" w:hint="eastAsia"/>
        </w:rPr>
        <w:t>诸如</w:t>
      </w:r>
      <w:r w:rsidR="00975DE9" w:rsidRPr="008678D1">
        <w:rPr>
          <w:rFonts w:ascii="Times New Roman" w:eastAsia="微软雅黑" w:hAnsi="Times New Roman" w:hint="eastAsia"/>
        </w:rPr>
        <w:t xml:space="preserve"> </w:t>
      </w:r>
      <w:r w:rsidR="00975DE9" w:rsidRPr="008678D1">
        <w:rPr>
          <w:rFonts w:ascii="Times New Roman" w:eastAsia="微软雅黑" w:hAnsi="Times New Roman"/>
        </w:rPr>
        <w:t xml:space="preserve">PLATO </w:t>
      </w:r>
      <w:r w:rsidR="00975DE9" w:rsidRPr="008678D1">
        <w:rPr>
          <w:rFonts w:ascii="Times New Roman" w:eastAsia="微软雅黑" w:hAnsi="Times New Roman" w:hint="eastAsia"/>
        </w:rPr>
        <w:t>网络的私</w:t>
      </w:r>
      <w:ins w:id="126" w:author="Fan Quan" w:date="2020-09-16T18:57:00Z">
        <w:r w:rsidR="00327FA2">
          <w:rPr>
            <w:rFonts w:ascii="Times New Roman" w:eastAsia="微软雅黑" w:hAnsi="Times New Roman" w:hint="eastAsia"/>
          </w:rPr>
          <w:t>有</w:t>
        </w:r>
      </w:ins>
      <w:del w:id="127" w:author="Fan Quan" w:date="2020-09-16T18:57:00Z">
        <w:r w:rsidR="00975DE9" w:rsidRPr="008678D1" w:rsidDel="00327FA2">
          <w:rPr>
            <w:rFonts w:ascii="Times New Roman" w:eastAsia="微软雅黑" w:hAnsi="Times New Roman" w:hint="eastAsia"/>
          </w:rPr>
          <w:delText>人</w:delText>
        </w:r>
      </w:del>
      <w:r w:rsidR="00975DE9" w:rsidRPr="008678D1">
        <w:rPr>
          <w:rFonts w:ascii="Times New Roman" w:eastAsia="微软雅黑" w:hAnsi="Times New Roman" w:hint="eastAsia"/>
        </w:rPr>
        <w:t>系统已经足以让其用户在线上留言，而家用电脑及调制解调器的到来很快令千家万户都能体验这一功能。最早的</w:t>
      </w:r>
      <w:ins w:id="128" w:author="Fan Quan" w:date="2020-09-16T18:57:00Z">
        <w:r w:rsidR="00327FA2">
          <w:rPr>
            <w:rFonts w:ascii="Times New Roman" w:eastAsia="微软雅黑" w:hAnsi="Times New Roman" w:hint="eastAsia"/>
          </w:rPr>
          <w:t>公共</w:t>
        </w:r>
      </w:ins>
      <w:r w:rsidR="00975DE9" w:rsidRPr="008678D1">
        <w:rPr>
          <w:rFonts w:ascii="Times New Roman" w:eastAsia="微软雅黑" w:hAnsi="Times New Roman" w:hint="eastAsia"/>
        </w:rPr>
        <w:t xml:space="preserve"> BBS</w:t>
      </w:r>
      <w:r w:rsidR="00975DE9" w:rsidRPr="008678D1">
        <w:rPr>
          <w:rFonts w:ascii="Times New Roman" w:eastAsia="微软雅黑" w:hAnsi="Times New Roman"/>
        </w:rPr>
        <w:t xml:space="preserve"> </w:t>
      </w:r>
      <w:r w:rsidR="00975DE9" w:rsidRPr="008678D1">
        <w:rPr>
          <w:rFonts w:ascii="Times New Roman" w:eastAsia="微软雅黑" w:hAnsi="Times New Roman" w:hint="eastAsia"/>
        </w:rPr>
        <w:t>（电子布告栏系统，</w:t>
      </w:r>
      <w:r w:rsidR="00975DE9" w:rsidRPr="008678D1">
        <w:rPr>
          <w:rFonts w:ascii="Times New Roman" w:eastAsia="微软雅黑" w:hAnsi="Times New Roman"/>
        </w:rPr>
        <w:t>Bulletin Board System</w:t>
      </w:r>
      <w:r w:rsidR="00975DE9" w:rsidRPr="008678D1">
        <w:rPr>
          <w:rFonts w:ascii="Times New Roman" w:eastAsia="微软雅黑" w:hAnsi="Times New Roman" w:hint="eastAsia"/>
        </w:rPr>
        <w:t>）于</w:t>
      </w:r>
      <w:r w:rsidR="00975DE9" w:rsidRPr="008678D1">
        <w:rPr>
          <w:rFonts w:ascii="Times New Roman" w:eastAsia="微软雅黑" w:hAnsi="Times New Roman"/>
        </w:rPr>
        <w:t xml:space="preserve"> 1978 </w:t>
      </w:r>
      <w:r w:rsidR="00975DE9" w:rsidRPr="008678D1">
        <w:rPr>
          <w:rFonts w:ascii="Times New Roman" w:eastAsia="微软雅黑" w:hAnsi="Times New Roman" w:hint="eastAsia"/>
        </w:rPr>
        <w:t>年上线，为芝加哥的电脑爱好者们提供</w:t>
      </w:r>
      <w:del w:id="129" w:author="Fan Quan" w:date="2020-09-16T18:57:00Z">
        <w:r w:rsidR="00975DE9" w:rsidRPr="008678D1" w:rsidDel="00327FA2">
          <w:rPr>
            <w:rFonts w:ascii="Times New Roman" w:eastAsia="微软雅黑" w:hAnsi="Times New Roman" w:hint="eastAsia"/>
          </w:rPr>
          <w:delText>了</w:delText>
        </w:r>
      </w:del>
      <w:r w:rsidR="00975DE9" w:rsidRPr="008678D1">
        <w:rPr>
          <w:rFonts w:ascii="Times New Roman" w:eastAsia="微软雅黑" w:hAnsi="Times New Roman" w:hint="eastAsia"/>
        </w:rPr>
        <w:t>讨论的平台。</w:t>
      </w:r>
      <w:r w:rsidR="008620FA" w:rsidRPr="008678D1">
        <w:rPr>
          <w:rFonts w:ascii="Times New Roman" w:eastAsia="微软雅黑" w:hAnsi="Times New Roman" w:hint="eastAsia"/>
        </w:rPr>
        <w:t>经过多年的发展，</w:t>
      </w:r>
      <w:r w:rsidR="008620FA" w:rsidRPr="008678D1">
        <w:rPr>
          <w:rFonts w:ascii="Times New Roman" w:eastAsia="微软雅黑" w:hAnsi="Times New Roman" w:hint="eastAsia"/>
        </w:rPr>
        <w:t>BBS</w:t>
      </w:r>
      <w:r w:rsidR="008620FA" w:rsidRPr="008678D1">
        <w:rPr>
          <w:rFonts w:ascii="Times New Roman" w:eastAsia="微软雅黑" w:hAnsi="Times New Roman"/>
        </w:rPr>
        <w:t xml:space="preserve"> </w:t>
      </w:r>
      <w:ins w:id="130" w:author="Fan Quan" w:date="2020-09-16T18:58:00Z">
        <w:r w:rsidR="00327FA2">
          <w:rPr>
            <w:rFonts w:ascii="Times New Roman" w:eastAsia="微软雅黑" w:hAnsi="Times New Roman" w:hint="eastAsia"/>
          </w:rPr>
          <w:t>可以</w:t>
        </w:r>
      </w:ins>
      <w:del w:id="131" w:author="Fan Quan" w:date="2020-09-16T18:58:00Z">
        <w:r w:rsidR="008620FA" w:rsidRPr="008678D1" w:rsidDel="00327FA2">
          <w:rPr>
            <w:rFonts w:ascii="Times New Roman" w:eastAsia="微软雅黑" w:hAnsi="Times New Roman" w:hint="eastAsia"/>
          </w:rPr>
          <w:delText>将</w:delText>
        </w:r>
      </w:del>
      <w:r w:rsidR="008620FA" w:rsidRPr="008678D1">
        <w:rPr>
          <w:rFonts w:ascii="Times New Roman" w:eastAsia="微软雅黑" w:hAnsi="Times New Roman" w:hint="eastAsia"/>
        </w:rPr>
        <w:t>为人们提供各式各样的服务</w:t>
      </w:r>
      <w:ins w:id="132" w:author="Fan Quan" w:date="2020-09-16T18:58:00Z">
        <w:r w:rsidR="00327FA2">
          <w:rPr>
            <w:rFonts w:ascii="Times New Roman" w:eastAsia="微软雅黑" w:hAnsi="Times New Roman" w:hint="eastAsia"/>
          </w:rPr>
          <w:t>，从</w:t>
        </w:r>
      </w:ins>
      <w:del w:id="133" w:author="Fan Quan" w:date="2020-09-16T18:58:00Z">
        <w:r w:rsidR="008620FA" w:rsidRPr="008678D1" w:rsidDel="00327FA2">
          <w:rPr>
            <w:rFonts w:ascii="Times New Roman" w:eastAsia="微软雅黑" w:hAnsi="Times New Roman" w:hint="eastAsia"/>
          </w:rPr>
          <w:delText>——不管是</w:delText>
        </w:r>
      </w:del>
      <w:r w:rsidR="008620FA" w:rsidRPr="008678D1">
        <w:rPr>
          <w:rFonts w:ascii="Times New Roman" w:eastAsia="微软雅黑" w:hAnsi="Times New Roman" w:hint="eastAsia"/>
        </w:rPr>
        <w:t>线上游戏，</w:t>
      </w:r>
      <w:ins w:id="134" w:author="Fan Quan" w:date="2020-09-16T18:58:00Z">
        <w:r w:rsidR="00327FA2">
          <w:rPr>
            <w:rFonts w:ascii="Times New Roman" w:eastAsia="微软雅黑" w:hAnsi="Times New Roman" w:hint="eastAsia"/>
          </w:rPr>
          <w:t>到</w:t>
        </w:r>
      </w:ins>
      <w:del w:id="135" w:author="Fan Quan" w:date="2020-09-16T18:58:00Z">
        <w:r w:rsidR="008620FA" w:rsidRPr="008678D1" w:rsidDel="00327FA2">
          <w:rPr>
            <w:rFonts w:ascii="Times New Roman" w:eastAsia="微软雅黑" w:hAnsi="Times New Roman" w:hint="eastAsia"/>
          </w:rPr>
          <w:delText>还是</w:delText>
        </w:r>
      </w:del>
      <w:r w:rsidR="008620FA" w:rsidRPr="008678D1">
        <w:rPr>
          <w:rFonts w:ascii="Times New Roman" w:eastAsia="微软雅黑" w:hAnsi="Times New Roman" w:hint="eastAsia"/>
        </w:rPr>
        <w:t>有偿文件托管</w:t>
      </w:r>
      <w:ins w:id="136" w:author="Fan Quan" w:date="2020-09-16T18:58:00Z">
        <w:r w:rsidR="00327FA2">
          <w:rPr>
            <w:rFonts w:ascii="Times New Roman" w:eastAsia="微软雅黑" w:hAnsi="Times New Roman" w:hint="eastAsia"/>
          </w:rPr>
          <w:t>什么都有</w:t>
        </w:r>
      </w:ins>
      <w:r w:rsidR="008620FA" w:rsidRPr="008678D1">
        <w:rPr>
          <w:rFonts w:ascii="Times New Roman" w:eastAsia="微软雅黑" w:hAnsi="Times New Roman" w:hint="eastAsia"/>
        </w:rPr>
        <w:t>。</w:t>
      </w:r>
      <w:r w:rsidR="008620FA" w:rsidRPr="008678D1">
        <w:rPr>
          <w:rFonts w:ascii="Times New Roman" w:eastAsia="微软雅黑" w:hAnsi="Times New Roman" w:hint="eastAsia"/>
        </w:rPr>
        <w:t xml:space="preserve">BBS </w:t>
      </w:r>
      <w:r w:rsidR="008620FA" w:rsidRPr="008678D1">
        <w:rPr>
          <w:rFonts w:ascii="Times New Roman" w:eastAsia="微软雅黑" w:hAnsi="Times New Roman" w:hint="eastAsia"/>
        </w:rPr>
        <w:t>在</w:t>
      </w:r>
      <w:r w:rsidR="008620FA" w:rsidRPr="008678D1">
        <w:rPr>
          <w:rFonts w:ascii="Times New Roman" w:eastAsia="微软雅黑" w:hAnsi="Times New Roman" w:hint="eastAsia"/>
        </w:rPr>
        <w:t xml:space="preserve"> </w:t>
      </w:r>
      <w:r w:rsidR="008620FA" w:rsidRPr="008678D1">
        <w:rPr>
          <w:rFonts w:ascii="Times New Roman" w:eastAsia="微软雅黑" w:hAnsi="Times New Roman"/>
        </w:rPr>
        <w:t xml:space="preserve">90 </w:t>
      </w:r>
      <w:r w:rsidR="008620FA" w:rsidRPr="008678D1">
        <w:rPr>
          <w:rFonts w:ascii="Times New Roman" w:eastAsia="微软雅黑" w:hAnsi="Times New Roman" w:hint="eastAsia"/>
        </w:rPr>
        <w:t>年代中期最为火爆，随后逐渐被因特网所替代。</w:t>
      </w:r>
      <w:r w:rsidR="00646B5E">
        <w:pict w14:anchorId="4D92F61F">
          <v:rect id="_x0000_i1038" style="width:487.3pt;height:1pt" o:hrstd="t" o:hrnoshade="t" o:hr="t" fillcolor="#cfcdcd [2894]" stroked="f"/>
        </w:pict>
      </w:r>
    </w:p>
    <w:p w14:paraId="5E46BFFC" w14:textId="77777777" w:rsidR="00646B5E" w:rsidRDefault="00646B5E" w:rsidP="00646B5E">
      <w:pPr>
        <w:rPr>
          <w:ins w:id="137" w:author="Fan Quan" w:date="2020-09-16T19:06:00Z"/>
          <w:rFonts w:ascii="Times New Roman" w:eastAsia="微软雅黑" w:hAnsi="Times New Roman"/>
        </w:rPr>
      </w:pPr>
    </w:p>
    <w:p w14:paraId="74BD602B" w14:textId="6640C808" w:rsidR="00646B5E" w:rsidRDefault="00646B5E" w:rsidP="00646B5E">
      <w:pPr>
        <w:rPr>
          <w:ins w:id="138" w:author="Fan Quan" w:date="2020-09-16T19:06:00Z"/>
          <w:rFonts w:ascii="Times New Roman" w:eastAsia="微软雅黑" w:hAnsi="Times New Roman" w:hint="eastAsia"/>
        </w:rPr>
        <w:sectPr w:rsidR="00646B5E" w:rsidSect="00BD4003">
          <w:type w:val="continuous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  <w:pPrChange w:id="139" w:author="Fan Quan" w:date="2020-09-16T19:06:00Z">
          <w:pPr>
            <w:ind w:firstLineChars="200" w:firstLine="420"/>
          </w:pPr>
        </w:pPrChange>
      </w:pPr>
    </w:p>
    <w:p w14:paraId="56AE31E0" w14:textId="678858A3" w:rsidR="0032626C" w:rsidRPr="00B36E6D" w:rsidDel="001E4CC3" w:rsidRDefault="0032626C" w:rsidP="00646B5E">
      <w:pPr>
        <w:rPr>
          <w:del w:id="140" w:author="Fan Quan" w:date="2020-09-16T19:01:00Z"/>
          <w:rFonts w:ascii="Times New Roman" w:eastAsia="微软雅黑" w:hAnsi="Times New Roman" w:hint="eastAsia"/>
          <w:b/>
          <w:bCs/>
          <w:color w:val="06661D"/>
          <w:rPrChange w:id="141" w:author="Fan Quan" w:date="2020-09-16T19:11:00Z">
            <w:rPr>
              <w:del w:id="142" w:author="Fan Quan" w:date="2020-09-16T19:01:00Z"/>
              <w:rFonts w:ascii="Times New Roman" w:eastAsia="微软雅黑" w:hAnsi="Times New Roman" w:hint="eastAsia"/>
            </w:rPr>
          </w:rPrChange>
        </w:rPr>
        <w:pPrChange w:id="143" w:author="Fan Quan" w:date="2020-09-16T19:07:00Z">
          <w:pPr>
            <w:ind w:firstLineChars="200" w:firstLine="420"/>
          </w:pPr>
        </w:pPrChange>
      </w:pPr>
    </w:p>
    <w:p w14:paraId="48A43676" w14:textId="4E4664A3" w:rsidR="008620FA" w:rsidRPr="00B36E6D" w:rsidDel="001E4CC3" w:rsidRDefault="008620FA" w:rsidP="00646B5E">
      <w:pPr>
        <w:rPr>
          <w:del w:id="144" w:author="Fan Quan" w:date="2020-09-16T19:01:00Z"/>
          <w:rFonts w:ascii="Times New Roman" w:eastAsia="微软雅黑" w:hAnsi="Times New Roman" w:hint="eastAsia"/>
          <w:b/>
          <w:bCs/>
          <w:color w:val="06661D"/>
          <w:rPrChange w:id="145" w:author="Fan Quan" w:date="2020-09-16T19:11:00Z">
            <w:rPr>
              <w:del w:id="146" w:author="Fan Quan" w:date="2020-09-16T19:01:00Z"/>
              <w:rFonts w:ascii="Times New Roman" w:eastAsia="微软雅黑" w:hAnsi="Times New Roman" w:hint="eastAsia"/>
            </w:rPr>
          </w:rPrChange>
        </w:rPr>
        <w:pPrChange w:id="147" w:author="Fan Quan" w:date="2020-09-16T19:07:00Z">
          <w:pPr>
            <w:ind w:firstLineChars="200" w:firstLine="420"/>
          </w:pPr>
        </w:pPrChange>
      </w:pPr>
    </w:p>
    <w:p w14:paraId="7C7878C1" w14:textId="5B4001A9" w:rsidR="008620FA" w:rsidRPr="00B36E6D" w:rsidDel="00646B5E" w:rsidRDefault="008620FA" w:rsidP="00646B5E">
      <w:pPr>
        <w:rPr>
          <w:del w:id="148" w:author="Fan Quan" w:date="2020-09-16T19:07:00Z"/>
          <w:rFonts w:ascii="Times New Roman" w:eastAsia="微软雅黑" w:hAnsi="Times New Roman" w:hint="eastAsia"/>
          <w:b/>
          <w:bCs/>
          <w:color w:val="06661D"/>
          <w:rPrChange w:id="149" w:author="Fan Quan" w:date="2020-09-16T19:11:00Z">
            <w:rPr>
              <w:del w:id="150" w:author="Fan Quan" w:date="2020-09-16T19:07:00Z"/>
              <w:rFonts w:ascii="Times New Roman" w:eastAsia="微软雅黑" w:hAnsi="Times New Roman" w:hint="eastAsia"/>
            </w:rPr>
          </w:rPrChange>
        </w:rPr>
        <w:pPrChange w:id="151" w:author="Fan Quan" w:date="2020-09-16T19:07:00Z">
          <w:pPr>
            <w:keepNext/>
          </w:pPr>
        </w:pPrChange>
      </w:pPr>
    </w:p>
    <w:p w14:paraId="0F357D28" w14:textId="2F22492F" w:rsidR="008620FA" w:rsidRPr="00B36E6D" w:rsidDel="003B0B85" w:rsidRDefault="008620FA" w:rsidP="00646B5E">
      <w:pPr>
        <w:pStyle w:val="af6"/>
        <w:rPr>
          <w:del w:id="152" w:author="Fan Quan" w:date="2020-09-16T19:01:00Z"/>
          <w:rFonts w:ascii="Times New Roman" w:eastAsia="微软雅黑" w:hAnsi="Times New Roman"/>
          <w:b/>
          <w:bCs/>
          <w:color w:val="06661D"/>
          <w:rPrChange w:id="153" w:author="Fan Quan" w:date="2020-09-16T19:11:00Z">
            <w:rPr>
              <w:del w:id="154" w:author="Fan Quan" w:date="2020-09-16T19:01:00Z"/>
              <w:rFonts w:ascii="Times New Roman" w:eastAsia="微软雅黑" w:hAnsi="Times New Roman"/>
            </w:rPr>
          </w:rPrChange>
        </w:rPr>
        <w:pPrChange w:id="155" w:author="Fan Quan" w:date="2020-09-16T19:07:00Z">
          <w:pPr>
            <w:pStyle w:val="af6"/>
          </w:pPr>
        </w:pPrChange>
      </w:pPr>
      <w:del w:id="156" w:author="Fan Quan" w:date="2020-09-16T19:01:00Z"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57" w:author="Fan Quan" w:date="2020-09-16T19:11:00Z">
              <w:rPr>
                <w:rFonts w:ascii="Times New Roman" w:eastAsia="微软雅黑" w:hAnsi="Times New Roman"/>
              </w:rPr>
            </w:rPrChange>
          </w:rPr>
          <w:delText>图</w:delText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58" w:author="Fan Quan" w:date="2020-09-16T19:11:00Z">
              <w:rPr>
                <w:rFonts w:ascii="Times New Roman" w:eastAsia="微软雅黑" w:hAnsi="Times New Roman"/>
              </w:rPr>
            </w:rPrChange>
          </w:rPr>
          <w:delText xml:space="preserve"> </w:delText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59" w:author="Fan Quan" w:date="2020-09-16T19:11:00Z">
              <w:rPr>
                <w:rFonts w:ascii="Times New Roman" w:eastAsia="微软雅黑" w:hAnsi="Times New Roman"/>
              </w:rPr>
            </w:rPrChange>
          </w:rPr>
          <w:fldChar w:fldCharType="begin"/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60" w:author="Fan Quan" w:date="2020-09-16T19:11:00Z">
              <w:rPr>
                <w:rFonts w:ascii="Times New Roman" w:eastAsia="微软雅黑" w:hAnsi="Times New Roman"/>
              </w:rPr>
            </w:rPrChange>
          </w:rPr>
          <w:delInstrText xml:space="preserve"> SEQ </w:delInstrText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61" w:author="Fan Quan" w:date="2020-09-16T19:11:00Z">
              <w:rPr>
                <w:rFonts w:ascii="Times New Roman" w:eastAsia="微软雅黑" w:hAnsi="Times New Roman"/>
              </w:rPr>
            </w:rPrChange>
          </w:rPr>
          <w:delInstrText>图</w:delInstrText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62" w:author="Fan Quan" w:date="2020-09-16T19:11:00Z">
              <w:rPr>
                <w:rFonts w:ascii="Times New Roman" w:eastAsia="微软雅黑" w:hAnsi="Times New Roman"/>
              </w:rPr>
            </w:rPrChange>
          </w:rPr>
          <w:delInstrText xml:space="preserve"> \* ARABIC </w:delInstrText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63" w:author="Fan Quan" w:date="2020-09-16T19:11:00Z">
              <w:rPr>
                <w:rFonts w:ascii="Times New Roman" w:eastAsia="微软雅黑" w:hAnsi="Times New Roman"/>
              </w:rPr>
            </w:rPrChange>
          </w:rPr>
          <w:fldChar w:fldCharType="separate"/>
        </w:r>
      </w:del>
      <w:del w:id="164" w:author="Fan Quan" w:date="2020-09-16T18:49:00Z">
        <w:r w:rsidRPr="00B36E6D" w:rsidDel="008E7510">
          <w:rPr>
            <w:rFonts w:ascii="Times New Roman" w:eastAsia="微软雅黑" w:hAnsi="Times New Roman"/>
            <w:b/>
            <w:bCs/>
            <w:noProof/>
            <w:color w:val="06661D"/>
            <w:rPrChange w:id="165" w:author="Fan Quan" w:date="2020-09-16T19:11:00Z">
              <w:rPr>
                <w:rFonts w:ascii="Times New Roman" w:eastAsia="微软雅黑" w:hAnsi="Times New Roman"/>
                <w:noProof/>
              </w:rPr>
            </w:rPrChange>
          </w:rPr>
          <w:delText>3</w:delText>
        </w:r>
      </w:del>
      <w:del w:id="166" w:author="Fan Quan" w:date="2020-09-16T19:01:00Z"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67" w:author="Fan Quan" w:date="2020-09-16T19:11:00Z">
              <w:rPr>
                <w:rFonts w:ascii="Times New Roman" w:eastAsia="微软雅黑" w:hAnsi="Times New Roman"/>
              </w:rPr>
            </w:rPrChange>
          </w:rPr>
          <w:fldChar w:fldCharType="end"/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68" w:author="Fan Quan" w:date="2020-09-16T19:11:00Z">
              <w:rPr>
                <w:rFonts w:ascii="Times New Roman" w:eastAsia="微软雅黑" w:hAnsi="Times New Roman"/>
              </w:rPr>
            </w:rPrChange>
          </w:rPr>
          <w:delText xml:space="preserve"> </w:delText>
        </w:r>
        <w:r w:rsidRPr="00B36E6D" w:rsidDel="003B0B85">
          <w:rPr>
            <w:rFonts w:ascii="Times New Roman" w:eastAsia="微软雅黑" w:hAnsi="Times New Roman" w:hint="eastAsia"/>
            <w:b/>
            <w:bCs/>
            <w:color w:val="06661D"/>
            <w:rPrChange w:id="169" w:author="Fan Quan" w:date="2020-09-16T19:11:00Z">
              <w:rPr>
                <w:rFonts w:ascii="Times New Roman" w:eastAsia="微软雅黑" w:hAnsi="Times New Roman" w:hint="eastAsia"/>
              </w:rPr>
            </w:rPrChange>
          </w:rPr>
          <w:delText>在</w:delText>
        </w:r>
        <w:r w:rsidRPr="00B36E6D" w:rsidDel="003B0B85">
          <w:rPr>
            <w:rFonts w:ascii="Times New Roman" w:eastAsia="微软雅黑" w:hAnsi="Times New Roman" w:hint="eastAsia"/>
            <w:b/>
            <w:bCs/>
            <w:color w:val="06661D"/>
            <w:rPrChange w:id="170" w:author="Fan Quan" w:date="2020-09-16T19:11:00Z">
              <w:rPr>
                <w:rFonts w:ascii="Times New Roman" w:eastAsia="微软雅黑" w:hAnsi="Times New Roman" w:hint="eastAsia"/>
              </w:rPr>
            </w:rPrChange>
          </w:rPr>
          <w:delText xml:space="preserve"> </w:delText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71" w:author="Fan Quan" w:date="2020-09-16T19:11:00Z">
              <w:rPr>
                <w:rFonts w:ascii="Times New Roman" w:eastAsia="微软雅黑" w:hAnsi="Times New Roman"/>
              </w:rPr>
            </w:rPrChange>
          </w:rPr>
          <w:delText xml:space="preserve">90 </w:delText>
        </w:r>
        <w:r w:rsidRPr="00B36E6D" w:rsidDel="003B0B85">
          <w:rPr>
            <w:rFonts w:ascii="Times New Roman" w:eastAsia="微软雅黑" w:hAnsi="Times New Roman" w:hint="eastAsia"/>
            <w:b/>
            <w:bCs/>
            <w:color w:val="06661D"/>
            <w:rPrChange w:id="172" w:author="Fan Quan" w:date="2020-09-16T19:11:00Z">
              <w:rPr>
                <w:rFonts w:ascii="Times New Roman" w:eastAsia="微软雅黑" w:hAnsi="Times New Roman" w:hint="eastAsia"/>
              </w:rPr>
            </w:rPrChange>
          </w:rPr>
          <w:delText>年代，诸如</w:delText>
        </w:r>
        <w:r w:rsidRPr="00B36E6D" w:rsidDel="003B0B85">
          <w:rPr>
            <w:rFonts w:ascii="Times New Roman" w:eastAsia="微软雅黑" w:hAnsi="Times New Roman" w:hint="eastAsia"/>
            <w:b/>
            <w:bCs/>
            <w:color w:val="06661D"/>
            <w:rPrChange w:id="173" w:author="Fan Quan" w:date="2020-09-16T19:11:00Z">
              <w:rPr>
                <w:rFonts w:ascii="Times New Roman" w:eastAsia="微软雅黑" w:hAnsi="Times New Roman" w:hint="eastAsia"/>
              </w:rPr>
            </w:rPrChange>
          </w:rPr>
          <w:delText xml:space="preserve"> </w:delText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74" w:author="Fan Quan" w:date="2020-09-16T19:11:00Z">
              <w:rPr>
                <w:rFonts w:ascii="Times New Roman" w:eastAsia="微软雅黑" w:hAnsi="Times New Roman"/>
              </w:rPr>
            </w:rPrChange>
          </w:rPr>
          <w:delText xml:space="preserve">ExecPC </w:delText>
        </w:r>
        <w:r w:rsidRPr="00B36E6D" w:rsidDel="003B0B85">
          <w:rPr>
            <w:rFonts w:ascii="Times New Roman" w:eastAsia="微软雅黑" w:hAnsi="Times New Roman" w:hint="eastAsia"/>
            <w:b/>
            <w:bCs/>
            <w:color w:val="06661D"/>
            <w:rPrChange w:id="175" w:author="Fan Quan" w:date="2020-09-16T19:11:00Z">
              <w:rPr>
                <w:rFonts w:ascii="Times New Roman" w:eastAsia="微软雅黑" w:hAnsi="Times New Roman" w:hint="eastAsia"/>
              </w:rPr>
            </w:rPrChange>
          </w:rPr>
          <w:delText>的</w:delText>
        </w:r>
        <w:r w:rsidRPr="00B36E6D" w:rsidDel="003B0B85">
          <w:rPr>
            <w:rFonts w:ascii="Times New Roman" w:eastAsia="微软雅黑" w:hAnsi="Times New Roman" w:hint="eastAsia"/>
            <w:b/>
            <w:bCs/>
            <w:color w:val="06661D"/>
            <w:rPrChange w:id="176" w:author="Fan Quan" w:date="2020-09-16T19:11:00Z">
              <w:rPr>
                <w:rFonts w:ascii="Times New Roman" w:eastAsia="微软雅黑" w:hAnsi="Times New Roman" w:hint="eastAsia"/>
              </w:rPr>
            </w:rPrChange>
          </w:rPr>
          <w:delText xml:space="preserve"> BBS</w:delText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77" w:author="Fan Quan" w:date="2020-09-16T19:11:00Z">
              <w:rPr>
                <w:rFonts w:ascii="Times New Roman" w:eastAsia="微软雅黑" w:hAnsi="Times New Roman"/>
              </w:rPr>
            </w:rPrChange>
          </w:rPr>
          <w:delText xml:space="preserve"> </w:delText>
        </w:r>
        <w:r w:rsidRPr="00B36E6D" w:rsidDel="003B0B85">
          <w:rPr>
            <w:rFonts w:ascii="Times New Roman" w:eastAsia="微软雅黑" w:hAnsi="Times New Roman" w:hint="eastAsia"/>
            <w:b/>
            <w:bCs/>
            <w:color w:val="06661D"/>
            <w:rPrChange w:id="178" w:author="Fan Quan" w:date="2020-09-16T19:11:00Z">
              <w:rPr>
                <w:rFonts w:ascii="Times New Roman" w:eastAsia="微软雅黑" w:hAnsi="Times New Roman" w:hint="eastAsia"/>
              </w:rPr>
            </w:rPrChange>
          </w:rPr>
          <w:delText>系统十分流行。人们可以在上面分享免付费游戏及共享游戏，如《毁灭战士》（</w:delText>
        </w:r>
        <w:r w:rsidRPr="00B36E6D" w:rsidDel="003B0B85">
          <w:rPr>
            <w:rFonts w:ascii="Times New Roman" w:eastAsia="微软雅黑" w:hAnsi="Times New Roman" w:hint="eastAsia"/>
            <w:b/>
            <w:bCs/>
            <w:color w:val="06661D"/>
            <w:rPrChange w:id="179" w:author="Fan Quan" w:date="2020-09-16T19:11:00Z">
              <w:rPr>
                <w:rFonts w:ascii="Times New Roman" w:eastAsia="微软雅黑" w:hAnsi="Times New Roman" w:hint="eastAsia"/>
              </w:rPr>
            </w:rPrChange>
          </w:rPr>
          <w:delText>D</w:delText>
        </w:r>
        <w:r w:rsidRPr="00B36E6D" w:rsidDel="003B0B85">
          <w:rPr>
            <w:rFonts w:ascii="Times New Roman" w:eastAsia="微软雅黑" w:hAnsi="Times New Roman"/>
            <w:b/>
            <w:bCs/>
            <w:color w:val="06661D"/>
            <w:rPrChange w:id="180" w:author="Fan Quan" w:date="2020-09-16T19:11:00Z">
              <w:rPr>
                <w:rFonts w:ascii="Times New Roman" w:eastAsia="微软雅黑" w:hAnsi="Times New Roman"/>
              </w:rPr>
            </w:rPrChange>
          </w:rPr>
          <w:delText>oom</w:delText>
        </w:r>
        <w:r w:rsidRPr="00B36E6D" w:rsidDel="003B0B85">
          <w:rPr>
            <w:rFonts w:ascii="Times New Roman" w:eastAsia="微软雅黑" w:hAnsi="Times New Roman" w:hint="eastAsia"/>
            <w:b/>
            <w:bCs/>
            <w:color w:val="06661D"/>
            <w:rPrChange w:id="181" w:author="Fan Quan" w:date="2020-09-16T19:11:00Z">
              <w:rPr>
                <w:rFonts w:ascii="Times New Roman" w:eastAsia="微软雅黑" w:hAnsi="Times New Roman" w:hint="eastAsia"/>
              </w:rPr>
            </w:rPrChange>
          </w:rPr>
          <w:delText>）。</w:delText>
        </w:r>
      </w:del>
    </w:p>
    <w:p w14:paraId="6B8B6ADE" w14:textId="418C8570" w:rsidR="008620FA" w:rsidRPr="00B36E6D" w:rsidDel="00646B5E" w:rsidRDefault="008620FA" w:rsidP="00646B5E">
      <w:pPr>
        <w:rPr>
          <w:del w:id="182" w:author="Fan Quan" w:date="2020-09-16T19:07:00Z"/>
          <w:rFonts w:ascii="Times New Roman" w:eastAsia="微软雅黑" w:hAnsi="Times New Roman"/>
          <w:b/>
          <w:bCs/>
          <w:color w:val="06661D"/>
          <w:rPrChange w:id="183" w:author="Fan Quan" w:date="2020-09-16T19:11:00Z">
            <w:rPr>
              <w:del w:id="184" w:author="Fan Quan" w:date="2020-09-16T19:07:00Z"/>
              <w:rFonts w:ascii="Times New Roman" w:eastAsia="微软雅黑" w:hAnsi="Times New Roman"/>
            </w:rPr>
          </w:rPrChange>
        </w:rPr>
        <w:pPrChange w:id="185" w:author="Fan Quan" w:date="2020-09-16T19:07:00Z">
          <w:pPr>
            <w:ind w:firstLineChars="200" w:firstLine="420"/>
          </w:pPr>
        </w:pPrChange>
      </w:pPr>
    </w:p>
    <w:p w14:paraId="48CFF8C7" w14:textId="46E7F9BF" w:rsidR="008620FA" w:rsidRPr="00B36E6D" w:rsidDel="00646B5E" w:rsidRDefault="008620FA" w:rsidP="00646B5E">
      <w:pPr>
        <w:rPr>
          <w:del w:id="186" w:author="Fan Quan" w:date="2020-09-16T19:07:00Z"/>
          <w:rFonts w:ascii="Times New Roman" w:eastAsia="微软雅黑" w:hAnsi="Times New Roman"/>
          <w:b/>
          <w:bCs/>
          <w:color w:val="06661D"/>
          <w:rPrChange w:id="187" w:author="Fan Quan" w:date="2020-09-16T19:11:00Z">
            <w:rPr>
              <w:del w:id="188" w:author="Fan Quan" w:date="2020-09-16T19:07:00Z"/>
              <w:rFonts w:ascii="Times New Roman" w:eastAsia="微软雅黑" w:hAnsi="Times New Roman"/>
            </w:rPr>
          </w:rPrChange>
        </w:rPr>
        <w:pPrChange w:id="189" w:author="Fan Quan" w:date="2020-09-16T19:07:00Z">
          <w:pPr>
            <w:ind w:firstLineChars="200" w:firstLine="420"/>
          </w:pPr>
        </w:pPrChange>
      </w:pPr>
    </w:p>
    <w:p w14:paraId="67BDA936" w14:textId="4C64E8FB" w:rsidR="007A2F5C" w:rsidRPr="00B36E6D" w:rsidDel="00646B5E" w:rsidRDefault="007A2F5C" w:rsidP="00646B5E">
      <w:pPr>
        <w:rPr>
          <w:del w:id="190" w:author="Fan Quan" w:date="2020-09-16T19:07:00Z"/>
          <w:rFonts w:ascii="Times New Roman" w:eastAsia="微软雅黑" w:hAnsi="Times New Roman"/>
          <w:b/>
          <w:bCs/>
          <w:color w:val="06661D"/>
          <w:rPrChange w:id="191" w:author="Fan Quan" w:date="2020-09-16T19:11:00Z">
            <w:rPr>
              <w:del w:id="192" w:author="Fan Quan" w:date="2020-09-16T19:07:00Z"/>
              <w:rFonts w:ascii="Times New Roman" w:eastAsia="微软雅黑" w:hAnsi="Times New Roman"/>
            </w:rPr>
          </w:rPrChange>
        </w:rPr>
        <w:pPrChange w:id="193" w:author="Fan Quan" w:date="2020-09-16T19:07:00Z">
          <w:pPr>
            <w:ind w:firstLineChars="200" w:firstLine="420"/>
          </w:pPr>
        </w:pPrChange>
      </w:pPr>
    </w:p>
    <w:p w14:paraId="239539F9" w14:textId="564AC1CB" w:rsidR="007A2F5C" w:rsidRPr="00B36E6D" w:rsidDel="00646B5E" w:rsidRDefault="007A2F5C" w:rsidP="00646B5E">
      <w:pPr>
        <w:rPr>
          <w:del w:id="194" w:author="Fan Quan" w:date="2020-09-16T19:07:00Z"/>
          <w:rFonts w:ascii="Times New Roman" w:eastAsia="微软雅黑" w:hAnsi="Times New Roman"/>
          <w:b/>
          <w:bCs/>
          <w:color w:val="06661D"/>
          <w:rPrChange w:id="195" w:author="Fan Quan" w:date="2020-09-16T19:11:00Z">
            <w:rPr>
              <w:del w:id="196" w:author="Fan Quan" w:date="2020-09-16T19:07:00Z"/>
              <w:rFonts w:ascii="Times New Roman" w:eastAsia="微软雅黑" w:hAnsi="Times New Roman"/>
            </w:rPr>
          </w:rPrChange>
        </w:rPr>
        <w:pPrChange w:id="197" w:author="Fan Quan" w:date="2020-09-16T19:07:00Z">
          <w:pPr>
            <w:ind w:firstLineChars="200" w:firstLine="420"/>
          </w:pPr>
        </w:pPrChange>
      </w:pPr>
    </w:p>
    <w:p w14:paraId="0CE3E54A" w14:textId="0CF97612" w:rsidR="007A2F5C" w:rsidRPr="00B36E6D" w:rsidDel="00646B5E" w:rsidRDefault="007A2F5C" w:rsidP="00646B5E">
      <w:pPr>
        <w:rPr>
          <w:del w:id="198" w:author="Fan Quan" w:date="2020-09-16T19:07:00Z"/>
          <w:rFonts w:ascii="Times New Roman" w:eastAsia="微软雅黑" w:hAnsi="Times New Roman"/>
          <w:b/>
          <w:bCs/>
          <w:color w:val="06661D"/>
          <w:rPrChange w:id="199" w:author="Fan Quan" w:date="2020-09-16T19:11:00Z">
            <w:rPr>
              <w:del w:id="200" w:author="Fan Quan" w:date="2020-09-16T19:07:00Z"/>
              <w:rFonts w:ascii="Times New Roman" w:eastAsia="微软雅黑" w:hAnsi="Times New Roman"/>
            </w:rPr>
          </w:rPrChange>
        </w:rPr>
        <w:pPrChange w:id="201" w:author="Fan Quan" w:date="2020-09-16T19:07:00Z">
          <w:pPr>
            <w:ind w:firstLineChars="200" w:firstLine="420"/>
          </w:pPr>
        </w:pPrChange>
      </w:pPr>
    </w:p>
    <w:p w14:paraId="0B83876C" w14:textId="5933448A" w:rsidR="007A2F5C" w:rsidRPr="00B36E6D" w:rsidDel="00646B5E" w:rsidRDefault="007A2F5C" w:rsidP="00646B5E">
      <w:pPr>
        <w:rPr>
          <w:del w:id="202" w:author="Fan Quan" w:date="2020-09-16T19:07:00Z"/>
          <w:rFonts w:ascii="Times New Roman" w:eastAsia="微软雅黑" w:hAnsi="Times New Roman"/>
          <w:b/>
          <w:bCs/>
          <w:color w:val="06661D"/>
          <w:rPrChange w:id="203" w:author="Fan Quan" w:date="2020-09-16T19:11:00Z">
            <w:rPr>
              <w:del w:id="204" w:author="Fan Quan" w:date="2020-09-16T19:07:00Z"/>
              <w:rFonts w:ascii="Times New Roman" w:eastAsia="微软雅黑" w:hAnsi="Times New Roman"/>
            </w:rPr>
          </w:rPrChange>
        </w:rPr>
        <w:pPrChange w:id="205" w:author="Fan Quan" w:date="2020-09-16T19:07:00Z">
          <w:pPr/>
        </w:pPrChange>
      </w:pPr>
    </w:p>
    <w:p w14:paraId="1C81777F" w14:textId="06FDE9FE" w:rsidR="007A2F5C" w:rsidRPr="00B36E6D" w:rsidRDefault="007A2F5C" w:rsidP="00646B5E">
      <w:pPr>
        <w:rPr>
          <w:rFonts w:ascii="Times New Roman" w:eastAsia="微软雅黑" w:hAnsi="Times New Roman"/>
          <w:b/>
          <w:bCs/>
          <w:color w:val="06661D"/>
          <w:rPrChange w:id="206" w:author="Fan Quan" w:date="2020-09-16T19:11:00Z">
            <w:rPr>
              <w:rFonts w:ascii="Times New Roman" w:eastAsia="微软雅黑" w:hAnsi="Times New Roman"/>
            </w:rPr>
          </w:rPrChange>
        </w:rPr>
        <w:pPrChange w:id="207" w:author="Fan Quan" w:date="2020-09-16T19:07:00Z">
          <w:pPr>
            <w:ind w:firstLineChars="200" w:firstLine="420"/>
          </w:pPr>
        </w:pPrChange>
      </w:pPr>
      <w:r w:rsidRPr="00B36E6D">
        <w:rPr>
          <w:rFonts w:ascii="Times New Roman" w:eastAsia="微软雅黑" w:hAnsi="Times New Roman" w:hint="eastAsia"/>
          <w:b/>
          <w:bCs/>
          <w:color w:val="06661D"/>
          <w:rPrChange w:id="208" w:author="Fan Quan" w:date="2020-09-16T19:11:00Z">
            <w:rPr>
              <w:rFonts w:ascii="Times New Roman" w:eastAsia="微软雅黑" w:hAnsi="Times New Roman" w:hint="eastAsia"/>
            </w:rPr>
          </w:rPrChange>
        </w:rPr>
        <w:t>1</w:t>
      </w:r>
      <w:r w:rsidRPr="00B36E6D">
        <w:rPr>
          <w:rFonts w:ascii="Times New Roman" w:eastAsia="微软雅黑" w:hAnsi="Times New Roman"/>
          <w:b/>
          <w:bCs/>
          <w:color w:val="06661D"/>
          <w:rPrChange w:id="209" w:author="Fan Quan" w:date="2020-09-16T19:11:00Z">
            <w:rPr>
              <w:rFonts w:ascii="Times New Roman" w:eastAsia="微软雅黑" w:hAnsi="Times New Roman"/>
            </w:rPr>
          </w:rPrChange>
        </w:rPr>
        <w:t xml:space="preserve">975 </w:t>
      </w:r>
      <w:r w:rsidRPr="00B36E6D">
        <w:rPr>
          <w:rFonts w:ascii="Times New Roman" w:eastAsia="微软雅黑" w:hAnsi="Times New Roman" w:hint="eastAsia"/>
          <w:b/>
          <w:bCs/>
          <w:color w:val="06661D"/>
          <w:rPrChange w:id="210" w:author="Fan Quan" w:date="2020-09-16T19:11:00Z">
            <w:rPr>
              <w:rFonts w:ascii="Times New Roman" w:eastAsia="微软雅黑" w:hAnsi="Times New Roman" w:hint="eastAsia"/>
            </w:rPr>
          </w:rPrChange>
        </w:rPr>
        <w:t>年：</w:t>
      </w:r>
    </w:p>
    <w:p w14:paraId="68C2FE8A" w14:textId="2B7F115D" w:rsidR="008B31A9" w:rsidRPr="008678D1" w:rsidRDefault="00646B5E" w:rsidP="00B36E6D">
      <w:pPr>
        <w:rPr>
          <w:rFonts w:ascii="Times New Roman" w:eastAsia="微软雅黑" w:hAnsi="Times New Roman"/>
        </w:rPr>
        <w:pPrChange w:id="211" w:author="Fan Quan" w:date="2020-09-16T19:10:00Z">
          <w:pPr>
            <w:ind w:firstLineChars="200" w:firstLine="420"/>
          </w:pPr>
        </w:pPrChange>
      </w:pPr>
      <w:ins w:id="212" w:author="Fan Quan" w:date="2020-09-16T19:06:00Z">
        <w:r w:rsidRPr="008678D1">
          <w:rPr>
            <w:rFonts w:ascii="Times New Roman" w:eastAsia="微软雅黑" w:hAnsi="Times New Roman"/>
            <w:noProof/>
          </w:rPr>
          <w:drawing>
            <wp:inline distT="0" distB="0" distL="0" distR="0" wp14:anchorId="44C9F7E6" wp14:editId="1BAF79DB">
              <wp:extent cx="1883015" cy="1097280"/>
              <wp:effectExtent l="0" t="0" r="3175" b="7620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1364" cy="11079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B16DCD2" w14:textId="783CFA6E" w:rsidR="007A2F5C" w:rsidDel="00B36E6D" w:rsidRDefault="00646B5E" w:rsidP="00B36E6D">
      <w:pPr>
        <w:ind w:firstLineChars="200" w:firstLine="420"/>
        <w:rPr>
          <w:del w:id="213" w:author="Fan Quan" w:date="2020-09-16T19:10:00Z"/>
          <w:rFonts w:ascii="Times New Roman" w:eastAsia="微软雅黑" w:hAnsi="Times New Roman"/>
        </w:rPr>
      </w:pPr>
      <w:del w:id="214" w:author="Fan Quan" w:date="2020-09-16T19:06:00Z">
        <w:r w:rsidRPr="008678D1" w:rsidDel="00646B5E">
          <w:rPr>
            <w:rFonts w:ascii="Times New Roman" w:eastAsia="微软雅黑" w:hAnsi="Times New Roman"/>
            <w:noProof/>
          </w:rPr>
          <w:drawing>
            <wp:inline distT="0" distB="0" distL="0" distR="0" wp14:anchorId="41EF8067" wp14:editId="36E0BC6C">
              <wp:extent cx="2019300" cy="1175385"/>
              <wp:effectExtent l="0" t="0" r="0" b="5715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19300" cy="1175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 w:rsidR="007A2F5C" w:rsidRPr="008678D1">
        <w:rPr>
          <w:rFonts w:ascii="Times New Roman" w:eastAsia="微软雅黑" w:hAnsi="Times New Roman" w:hint="eastAsia"/>
          <w:b/>
          <w:bCs/>
        </w:rPr>
        <w:t>A</w:t>
      </w:r>
      <w:r w:rsidR="007A2F5C" w:rsidRPr="008678D1">
        <w:rPr>
          <w:rFonts w:ascii="Times New Roman" w:eastAsia="微软雅黑" w:hAnsi="Times New Roman"/>
          <w:b/>
          <w:bCs/>
        </w:rPr>
        <w:t>ltair 8800</w:t>
      </w:r>
      <w:r w:rsidR="007A2F5C" w:rsidRPr="008678D1">
        <w:rPr>
          <w:rFonts w:ascii="Times New Roman" w:eastAsia="微软雅黑" w:hAnsi="Times New Roman"/>
        </w:rPr>
        <w:t xml:space="preserve"> </w:t>
      </w:r>
      <w:r w:rsidR="007A2F5C" w:rsidRPr="008678D1">
        <w:rPr>
          <w:rFonts w:ascii="Times New Roman" w:eastAsia="微软雅黑" w:hAnsi="Times New Roman" w:hint="eastAsia"/>
        </w:rPr>
        <w:t>发售了。作为早期的先驱，它是第一台取得了商业成功的家用电脑，证明了市场对这一产业有所需求。</w:t>
      </w:r>
    </w:p>
    <w:p w14:paraId="56603D4E" w14:textId="77777777" w:rsidR="00B36E6D" w:rsidRPr="008678D1" w:rsidRDefault="00B36E6D" w:rsidP="0032626C">
      <w:pPr>
        <w:ind w:firstLineChars="200" w:firstLine="420"/>
        <w:rPr>
          <w:ins w:id="215" w:author="Fan Quan" w:date="2020-09-16T19:10:00Z"/>
          <w:rFonts w:ascii="Times New Roman" w:eastAsia="微软雅黑" w:hAnsi="Times New Roman" w:hint="eastAsia"/>
        </w:rPr>
      </w:pPr>
    </w:p>
    <w:p w14:paraId="56DF5E06" w14:textId="216123D9" w:rsidR="007A2F5C" w:rsidRPr="008678D1" w:rsidDel="00B36E6D" w:rsidRDefault="007A2F5C" w:rsidP="00B36E6D">
      <w:pPr>
        <w:rPr>
          <w:del w:id="216" w:author="Fan Quan" w:date="2020-09-16T19:10:00Z"/>
          <w:rFonts w:ascii="Times New Roman" w:eastAsia="微软雅黑" w:hAnsi="Times New Roman" w:hint="eastAsia"/>
        </w:rPr>
        <w:pPrChange w:id="217" w:author="Fan Quan" w:date="2020-09-16T19:10:00Z">
          <w:pPr>
            <w:ind w:firstLineChars="200" w:firstLine="420"/>
          </w:pPr>
        </w:pPrChange>
      </w:pPr>
    </w:p>
    <w:p w14:paraId="3DAB8D71" w14:textId="26A8EE43" w:rsidR="007A2F5C" w:rsidRPr="008678D1" w:rsidDel="00B36E6D" w:rsidRDefault="007A2F5C" w:rsidP="00B36E6D">
      <w:pPr>
        <w:rPr>
          <w:del w:id="218" w:author="Fan Quan" w:date="2020-09-16T19:10:00Z"/>
          <w:rFonts w:ascii="Times New Roman" w:eastAsia="微软雅黑" w:hAnsi="Times New Roman"/>
        </w:rPr>
        <w:pPrChange w:id="219" w:author="Fan Quan" w:date="2020-09-16T19:10:00Z">
          <w:pPr>
            <w:ind w:firstLineChars="200" w:firstLine="420"/>
          </w:pPr>
        </w:pPrChange>
      </w:pPr>
    </w:p>
    <w:p w14:paraId="231FE02C" w14:textId="39C93D2F" w:rsidR="007A2F5C" w:rsidRPr="008678D1" w:rsidDel="00B36E6D" w:rsidRDefault="007A2F5C" w:rsidP="00B36E6D">
      <w:pPr>
        <w:rPr>
          <w:del w:id="220" w:author="Fan Quan" w:date="2020-09-16T19:10:00Z"/>
          <w:rFonts w:ascii="Times New Roman" w:eastAsia="微软雅黑" w:hAnsi="Times New Roman"/>
        </w:rPr>
        <w:pPrChange w:id="221" w:author="Fan Quan" w:date="2020-09-16T19:10:00Z">
          <w:pPr>
            <w:ind w:firstLineChars="200" w:firstLine="420"/>
          </w:pPr>
        </w:pPrChange>
      </w:pPr>
    </w:p>
    <w:p w14:paraId="245A11AB" w14:textId="77777777" w:rsidR="008B31A9" w:rsidRPr="008678D1" w:rsidRDefault="008B31A9" w:rsidP="00B36E6D">
      <w:pPr>
        <w:ind w:firstLineChars="200" w:firstLine="420"/>
        <w:rPr>
          <w:rFonts w:ascii="Times New Roman" w:eastAsia="微软雅黑" w:hAnsi="Times New Roman"/>
        </w:rPr>
        <w:pPrChange w:id="222" w:author="Fan Quan" w:date="2020-09-16T19:10:00Z">
          <w:pPr>
            <w:ind w:firstLineChars="200" w:firstLine="420"/>
          </w:pPr>
        </w:pPrChange>
      </w:pPr>
    </w:p>
    <w:p w14:paraId="0B4A984D" w14:textId="523708D1" w:rsidR="007A2F5C" w:rsidRPr="006673D2" w:rsidRDefault="007A2F5C" w:rsidP="00B36E6D">
      <w:pPr>
        <w:rPr>
          <w:rFonts w:ascii="Times New Roman" w:eastAsia="微软雅黑" w:hAnsi="Times New Roman"/>
          <w:b/>
          <w:bCs/>
          <w:color w:val="06661D"/>
          <w:rPrChange w:id="223" w:author="Fan Quan" w:date="2020-09-16T19:23:00Z">
            <w:rPr>
              <w:rFonts w:ascii="Times New Roman" w:eastAsia="微软雅黑" w:hAnsi="Times New Roman"/>
            </w:rPr>
          </w:rPrChange>
        </w:rPr>
        <w:pPrChange w:id="224" w:author="Fan Quan" w:date="2020-09-16T19:10:00Z">
          <w:pPr>
            <w:ind w:firstLineChars="200" w:firstLine="420"/>
          </w:pPr>
        </w:pPrChange>
      </w:pPr>
      <w:r w:rsidRPr="006673D2">
        <w:rPr>
          <w:rFonts w:ascii="Times New Roman" w:eastAsia="微软雅黑" w:hAnsi="Times New Roman" w:hint="eastAsia"/>
          <w:b/>
          <w:bCs/>
          <w:color w:val="06661D"/>
          <w:rPrChange w:id="225" w:author="Fan Quan" w:date="2020-09-16T19:23:00Z">
            <w:rPr>
              <w:rFonts w:ascii="Times New Roman" w:eastAsia="微软雅黑" w:hAnsi="Times New Roman" w:hint="eastAsia"/>
            </w:rPr>
          </w:rPrChange>
        </w:rPr>
        <w:t>1</w:t>
      </w:r>
      <w:r w:rsidRPr="006673D2">
        <w:rPr>
          <w:rFonts w:ascii="Times New Roman" w:eastAsia="微软雅黑" w:hAnsi="Times New Roman"/>
          <w:b/>
          <w:bCs/>
          <w:color w:val="06661D"/>
          <w:rPrChange w:id="226" w:author="Fan Quan" w:date="2020-09-16T19:23:00Z">
            <w:rPr>
              <w:rFonts w:ascii="Times New Roman" w:eastAsia="微软雅黑" w:hAnsi="Times New Roman"/>
            </w:rPr>
          </w:rPrChange>
        </w:rPr>
        <w:t xml:space="preserve">976 </w:t>
      </w:r>
      <w:r w:rsidRPr="006673D2">
        <w:rPr>
          <w:rFonts w:ascii="Times New Roman" w:eastAsia="微软雅黑" w:hAnsi="Times New Roman" w:hint="eastAsia"/>
          <w:b/>
          <w:bCs/>
          <w:color w:val="06661D"/>
          <w:rPrChange w:id="227" w:author="Fan Quan" w:date="2020-09-16T19:23:00Z">
            <w:rPr>
              <w:rFonts w:ascii="Times New Roman" w:eastAsia="微软雅黑" w:hAnsi="Times New Roman" w:hint="eastAsia"/>
            </w:rPr>
          </w:rPrChange>
        </w:rPr>
        <w:t>年：</w:t>
      </w:r>
      <w:del w:id="228" w:author="Fan Quan" w:date="2020-09-16T19:24:00Z">
        <w:r w:rsidRPr="006673D2" w:rsidDel="006D212A">
          <w:rPr>
            <w:rFonts w:ascii="Times New Roman" w:eastAsia="微软雅黑" w:hAnsi="Times New Roman" w:hint="eastAsia"/>
            <w:b/>
            <w:bCs/>
            <w:color w:val="06661D"/>
            <w:rPrChange w:id="229" w:author="Fan Quan" w:date="2020-09-16T19:23:00Z">
              <w:rPr>
                <w:rFonts w:ascii="Times New Roman" w:eastAsia="微软雅黑" w:hAnsi="Times New Roman" w:hint="eastAsia"/>
              </w:rPr>
            </w:rPrChange>
          </w:rPr>
          <w:delText xml:space="preserve"> </w:delText>
        </w:r>
      </w:del>
    </w:p>
    <w:p w14:paraId="4CF2F0E3" w14:textId="77777777" w:rsidR="006673D2" w:rsidRDefault="006673D2" w:rsidP="006673D2">
      <w:pPr>
        <w:rPr>
          <w:ins w:id="230" w:author="Fan Quan" w:date="2020-09-16T19:21:00Z"/>
          <w:rFonts w:ascii="Times New Roman" w:eastAsia="微软雅黑" w:hAnsi="Times New Roman"/>
        </w:rPr>
      </w:pPr>
    </w:p>
    <w:p w14:paraId="2DEC02E0" w14:textId="2BA0A551" w:rsidR="008B31A9" w:rsidRPr="008678D1" w:rsidRDefault="006673D2" w:rsidP="006673D2">
      <w:pPr>
        <w:rPr>
          <w:rFonts w:ascii="Times New Roman" w:eastAsia="微软雅黑" w:hAnsi="Times New Roman"/>
        </w:rPr>
        <w:pPrChange w:id="231" w:author="Fan Quan" w:date="2020-09-16T19:21:00Z">
          <w:pPr>
            <w:ind w:firstLineChars="200" w:firstLine="420"/>
          </w:pPr>
        </w:pPrChange>
      </w:pPr>
      <w:moveToRangeStart w:id="232" w:author="Fan Quan" w:date="2020-09-16T19:21:00Z" w:name="move51176496"/>
      <w:moveTo w:id="233" w:author="Fan Quan" w:date="2020-09-16T19:21:00Z">
        <w:r w:rsidRPr="008678D1">
          <w:rPr>
            <w:rFonts w:ascii="Times New Roman" w:eastAsia="微软雅黑" w:hAnsi="Times New Roman"/>
            <w:noProof/>
          </w:rPr>
          <w:drawing>
            <wp:inline distT="0" distB="0" distL="0" distR="0" wp14:anchorId="02E4E85B" wp14:editId="35E28486">
              <wp:extent cx="1882800" cy="1422000"/>
              <wp:effectExtent l="0" t="0" r="3175" b="6985"/>
              <wp:docPr id="19" name="图片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2800" cy="142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ToRangeEnd w:id="232"/>
    </w:p>
    <w:p w14:paraId="639B5042" w14:textId="20B4597A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《巨洞冒险》</w:t>
      </w:r>
      <w:r w:rsidRPr="008678D1">
        <w:rPr>
          <w:rFonts w:ascii="Times New Roman" w:eastAsia="微软雅黑" w:hAnsi="Times New Roman" w:hint="eastAsia"/>
        </w:rPr>
        <w:t>（</w:t>
      </w:r>
      <w:r w:rsidRPr="008678D1">
        <w:rPr>
          <w:rFonts w:ascii="Times New Roman" w:eastAsia="微软雅黑" w:hAnsi="Times New Roman" w:hint="eastAsia"/>
        </w:rPr>
        <w:t>C</w:t>
      </w:r>
      <w:r w:rsidRPr="008678D1">
        <w:rPr>
          <w:rFonts w:ascii="Times New Roman" w:eastAsia="微软雅黑" w:hAnsi="Times New Roman"/>
        </w:rPr>
        <w:t>olossal Cave Adventure</w:t>
      </w:r>
      <w:r w:rsidRPr="008678D1">
        <w:rPr>
          <w:rFonts w:ascii="Times New Roman" w:eastAsia="微软雅黑" w:hAnsi="Times New Roman" w:hint="eastAsia"/>
        </w:rPr>
        <w:t>，又名</w:t>
      </w:r>
      <w:r w:rsidRPr="006673D2">
        <w:rPr>
          <w:rFonts w:ascii="Times New Roman" w:eastAsia="微软雅黑" w:hAnsi="Times New Roman" w:hint="eastAsia"/>
          <w:i/>
          <w:iCs/>
          <w:rPrChange w:id="234" w:author="Fan Quan" w:date="2020-09-16T19:19:00Z">
            <w:rPr>
              <w:rFonts w:ascii="Times New Roman" w:eastAsia="微软雅黑" w:hAnsi="Times New Roman" w:hint="eastAsia"/>
            </w:rPr>
          </w:rPrChange>
        </w:rPr>
        <w:t>《冒险者》</w:t>
      </w:r>
      <w:ins w:id="235" w:author="Fan Quan" w:date="2020-09-16T19:19:00Z">
        <w:r w:rsidR="006673D2" w:rsidRPr="006673D2">
          <w:rPr>
            <w:rFonts w:ascii="Times New Roman" w:eastAsia="微软雅黑" w:hAnsi="Times New Roman" w:hint="eastAsia"/>
            <w:i/>
            <w:iCs/>
            <w:rPrChange w:id="236" w:author="Fan Quan" w:date="2020-09-16T19:19:00Z">
              <w:rPr>
                <w:rFonts w:ascii="Times New Roman" w:eastAsia="微软雅黑" w:hAnsi="Times New Roman" w:hint="eastAsia"/>
              </w:rPr>
            </w:rPrChange>
          </w:rPr>
          <w:t>（</w:t>
        </w:r>
      </w:ins>
      <w:r w:rsidRPr="006673D2">
        <w:rPr>
          <w:rFonts w:ascii="Times New Roman" w:eastAsia="微软雅黑" w:hAnsi="Times New Roman" w:hint="eastAsia"/>
          <w:i/>
          <w:iCs/>
          <w:rPrChange w:id="237" w:author="Fan Quan" w:date="2020-09-16T19:19:00Z">
            <w:rPr>
              <w:rFonts w:ascii="Times New Roman" w:eastAsia="微软雅黑" w:hAnsi="Times New Roman" w:hint="eastAsia"/>
              <w:i/>
              <w:iCs/>
            </w:rPr>
          </w:rPrChange>
        </w:rPr>
        <w:t>ADVENT</w:t>
      </w:r>
      <w:ins w:id="238" w:author="Fan Quan" w:date="2020-09-16T19:19:00Z">
        <w:r w:rsidR="006673D2" w:rsidRPr="006673D2">
          <w:rPr>
            <w:rFonts w:ascii="Times New Roman" w:eastAsia="微软雅黑" w:hAnsi="Times New Roman" w:hint="eastAsia"/>
            <w:i/>
            <w:iCs/>
            <w:rPrChange w:id="239" w:author="Fan Quan" w:date="2020-09-16T19:19:00Z">
              <w:rPr>
                <w:rFonts w:ascii="Times New Roman" w:eastAsia="微软雅黑" w:hAnsi="Times New Roman" w:hint="eastAsia"/>
                <w:i/>
                <w:iCs/>
              </w:rPr>
            </w:rPrChange>
          </w:rPr>
          <w:t>）</w:t>
        </w:r>
      </w:ins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或</w:t>
      </w:r>
      <w:r w:rsidRPr="006673D2">
        <w:rPr>
          <w:rFonts w:ascii="Times New Roman" w:eastAsia="微软雅黑" w:hAnsi="Times New Roman" w:hint="eastAsia"/>
          <w:i/>
          <w:iCs/>
          <w:rPrChange w:id="240" w:author="Fan Quan" w:date="2020-09-16T19:19:00Z">
            <w:rPr>
              <w:rFonts w:ascii="Times New Roman" w:eastAsia="微软雅黑" w:hAnsi="Times New Roman" w:hint="eastAsia"/>
            </w:rPr>
          </w:rPrChange>
        </w:rPr>
        <w:t>《大冒险》</w:t>
      </w:r>
      <w:ins w:id="241" w:author="Fan Quan" w:date="2020-09-16T19:19:00Z">
        <w:r w:rsidR="006673D2" w:rsidRPr="006673D2">
          <w:rPr>
            <w:rFonts w:ascii="Times New Roman" w:eastAsia="微软雅黑" w:hAnsi="Times New Roman" w:hint="eastAsia"/>
            <w:i/>
            <w:iCs/>
            <w:rPrChange w:id="242" w:author="Fan Quan" w:date="2020-09-16T19:19:00Z">
              <w:rPr>
                <w:rFonts w:ascii="Times New Roman" w:eastAsia="微软雅黑" w:hAnsi="Times New Roman" w:hint="eastAsia"/>
              </w:rPr>
            </w:rPrChange>
          </w:rPr>
          <w:t>（</w:t>
        </w:r>
      </w:ins>
      <w:r w:rsidRPr="006673D2">
        <w:rPr>
          <w:rFonts w:ascii="Times New Roman" w:eastAsia="微软雅黑" w:hAnsi="Times New Roman"/>
          <w:i/>
          <w:iCs/>
          <w:rPrChange w:id="243" w:author="Fan Quan" w:date="2020-09-16T19:19:00Z">
            <w:rPr>
              <w:rFonts w:ascii="Times New Roman" w:eastAsia="微软雅黑" w:hAnsi="Times New Roman"/>
            </w:rPr>
          </w:rPrChange>
        </w:rPr>
        <w:t>Adventure</w:t>
      </w:r>
      <w:ins w:id="244" w:author="Fan Quan" w:date="2020-09-16T19:19:00Z">
        <w:r w:rsidR="006673D2" w:rsidRPr="006673D2">
          <w:rPr>
            <w:rFonts w:ascii="Times New Roman" w:eastAsia="微软雅黑" w:hAnsi="Times New Roman" w:hint="eastAsia"/>
            <w:i/>
            <w:iCs/>
            <w:rPrChange w:id="245" w:author="Fan Quan" w:date="2020-09-16T19:19:00Z">
              <w:rPr>
                <w:rFonts w:ascii="Times New Roman" w:eastAsia="微软雅黑" w:hAnsi="Times New Roman" w:hint="eastAsia"/>
              </w:rPr>
            </w:rPrChange>
          </w:rPr>
          <w:t>）</w:t>
        </w:r>
      </w:ins>
      <w:r w:rsidRPr="008678D1">
        <w:rPr>
          <w:rFonts w:ascii="Times New Roman" w:eastAsia="微软雅黑" w:hAnsi="Times New Roman" w:hint="eastAsia"/>
        </w:rPr>
        <w:t>）是由威廉·克罗塞</w:t>
      </w:r>
      <w:ins w:id="246" w:author="Fan Quan" w:date="2020-09-16T19:19:00Z">
        <w:r w:rsidR="006673D2">
          <w:rPr>
            <w:rFonts w:ascii="Times New Roman" w:eastAsia="微软雅黑" w:hAnsi="Times New Roman" w:hint="eastAsia"/>
          </w:rPr>
          <w:t>（</w:t>
        </w:r>
      </w:ins>
      <w:ins w:id="247" w:author="Fan Quan" w:date="2020-09-16T19:20:00Z">
        <w:r w:rsidR="006673D2">
          <w:rPr>
            <w:rFonts w:ascii="Times New Roman" w:eastAsia="微软雅黑" w:hAnsi="Times New Roman" w:hint="eastAsia"/>
          </w:rPr>
          <w:t>Will</w:t>
        </w:r>
        <w:r w:rsidR="006673D2">
          <w:rPr>
            <w:rFonts w:ascii="Times New Roman" w:eastAsia="微软雅黑" w:hAnsi="Times New Roman"/>
          </w:rPr>
          <w:t xml:space="preserve"> </w:t>
        </w:r>
        <w:r w:rsidR="006673D2">
          <w:rPr>
            <w:rFonts w:ascii="Times New Roman" w:eastAsia="微软雅黑" w:hAnsi="Times New Roman" w:hint="eastAsia"/>
          </w:rPr>
          <w:t>Crowther</w:t>
        </w:r>
        <w:r w:rsidR="006673D2">
          <w:rPr>
            <w:rFonts w:ascii="Times New Roman" w:eastAsia="微软雅黑" w:hAnsi="Times New Roman" w:hint="eastAsia"/>
          </w:rPr>
          <w:t>）</w:t>
        </w:r>
      </w:ins>
      <w:r w:rsidRPr="008678D1">
        <w:rPr>
          <w:rFonts w:ascii="Times New Roman" w:eastAsia="微软雅黑" w:hAnsi="Times New Roman" w:hint="eastAsia"/>
        </w:rPr>
        <w:t>以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PDP-10 </w:t>
      </w:r>
      <w:r w:rsidRPr="008678D1">
        <w:rPr>
          <w:rFonts w:ascii="Times New Roman" w:eastAsia="微软雅黑" w:hAnsi="Times New Roman" w:hint="eastAsia"/>
        </w:rPr>
        <w:t>主机为平台制作的游戏。它是史上第一作冒险游戏，对</w:t>
      </w:r>
      <w:r w:rsidRPr="008678D1">
        <w:rPr>
          <w:rFonts w:ascii="Times New Roman" w:eastAsia="微软雅黑" w:hAnsi="Times New Roman" w:hint="eastAsia"/>
        </w:rPr>
        <w:t xml:space="preserve"> RPG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和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roguelike </w:t>
      </w:r>
      <w:r w:rsidRPr="008678D1">
        <w:rPr>
          <w:rFonts w:ascii="Times New Roman" w:eastAsia="微软雅黑" w:hAnsi="Times New Roman" w:hint="eastAsia"/>
        </w:rPr>
        <w:t>游戏都影响深远。</w:t>
      </w:r>
    </w:p>
    <w:p w14:paraId="6452FC01" w14:textId="2511240E" w:rsidR="007A2F5C" w:rsidDel="006D212A" w:rsidRDefault="007A2F5C" w:rsidP="0032626C">
      <w:pPr>
        <w:ind w:firstLineChars="200" w:firstLine="420"/>
        <w:rPr>
          <w:del w:id="248" w:author="Fan Quan" w:date="2020-09-16T19:24:00Z"/>
          <w:rFonts w:ascii="Times New Roman" w:eastAsia="微软雅黑" w:hAnsi="Times New Roman"/>
        </w:rPr>
      </w:pPr>
    </w:p>
    <w:p w14:paraId="1DA0E369" w14:textId="77777777" w:rsidR="006D212A" w:rsidRPr="008678D1" w:rsidRDefault="006D212A" w:rsidP="0032626C">
      <w:pPr>
        <w:ind w:firstLineChars="200" w:firstLine="420"/>
        <w:rPr>
          <w:ins w:id="249" w:author="Fan Quan" w:date="2020-09-16T19:24:00Z"/>
          <w:rFonts w:ascii="Times New Roman" w:eastAsia="微软雅黑" w:hAnsi="Times New Roman" w:hint="eastAsia"/>
        </w:rPr>
      </w:pPr>
    </w:p>
    <w:p w14:paraId="6F487BC7" w14:textId="53AE03D4" w:rsidR="007A2F5C" w:rsidRPr="00300232" w:rsidDel="006D212A" w:rsidRDefault="007A2F5C" w:rsidP="006D212A">
      <w:pPr>
        <w:rPr>
          <w:del w:id="250" w:author="Fan Quan" w:date="2020-09-16T19:24:00Z"/>
          <w:rFonts w:ascii="Times New Roman" w:eastAsia="微软雅黑" w:hAnsi="Times New Roman" w:hint="eastAsia"/>
          <w:b/>
          <w:bCs/>
          <w:color w:val="06661D"/>
          <w:rPrChange w:id="251" w:author="Fan Quan" w:date="2020-09-16T19:27:00Z">
            <w:rPr>
              <w:del w:id="252" w:author="Fan Quan" w:date="2020-09-16T19:24:00Z"/>
              <w:rFonts w:ascii="Times New Roman" w:eastAsia="微软雅黑" w:hAnsi="Times New Roman" w:hint="eastAsia"/>
            </w:rPr>
          </w:rPrChange>
        </w:rPr>
        <w:pPrChange w:id="253" w:author="Fan Quan" w:date="2020-09-16T19:27:00Z">
          <w:pPr>
            <w:ind w:firstLineChars="200" w:firstLine="420"/>
          </w:pPr>
        </w:pPrChange>
      </w:pPr>
      <w:moveFromRangeStart w:id="254" w:author="Fan Quan" w:date="2020-09-16T19:21:00Z" w:name="move51176496"/>
      <w:moveFrom w:id="255" w:author="Fan Quan" w:date="2020-09-16T19:21:00Z">
        <w:del w:id="256" w:author="Fan Quan" w:date="2020-09-16T19:24:00Z">
          <w:r w:rsidRPr="00300232" w:rsidDel="006D212A">
            <w:rPr>
              <w:rFonts w:ascii="Times New Roman" w:eastAsia="微软雅黑" w:hAnsi="Times New Roman"/>
              <w:b/>
              <w:bCs/>
              <w:color w:val="06661D"/>
              <w:rPrChange w:id="257" w:author="Fan Quan" w:date="2020-09-16T19:27:00Z">
                <w:rPr>
                  <w:rFonts w:ascii="Times New Roman" w:eastAsia="微软雅黑" w:hAnsi="Times New Roman"/>
                  <w:noProof/>
                </w:rPr>
              </w:rPrChange>
            </w:rPr>
            <w:drawing>
              <wp:inline distT="0" distB="0" distL="0" distR="0" wp14:anchorId="5E72E15B" wp14:editId="6021E9C4">
                <wp:extent cx="2040890" cy="1540510"/>
                <wp:effectExtent l="0" t="0" r="0" b="2540"/>
                <wp:docPr id="9" name="图片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0890" cy="154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moveFrom>
      <w:moveFromRangeEnd w:id="254"/>
    </w:p>
    <w:p w14:paraId="79B1D7FD" w14:textId="36B7F873" w:rsidR="007A2F5C" w:rsidRPr="00300232" w:rsidDel="006D212A" w:rsidRDefault="007A2F5C" w:rsidP="006D212A">
      <w:pPr>
        <w:rPr>
          <w:del w:id="258" w:author="Fan Quan" w:date="2020-09-16T19:24:00Z"/>
          <w:rFonts w:ascii="Times New Roman" w:eastAsia="微软雅黑" w:hAnsi="Times New Roman" w:hint="eastAsia"/>
          <w:b/>
          <w:bCs/>
          <w:color w:val="06661D"/>
          <w:rPrChange w:id="259" w:author="Fan Quan" w:date="2020-09-16T19:27:00Z">
            <w:rPr>
              <w:del w:id="260" w:author="Fan Quan" w:date="2020-09-16T19:24:00Z"/>
              <w:rFonts w:ascii="Times New Roman" w:eastAsia="微软雅黑" w:hAnsi="Times New Roman" w:hint="eastAsia"/>
            </w:rPr>
          </w:rPrChange>
        </w:rPr>
        <w:pPrChange w:id="261" w:author="Fan Quan" w:date="2020-09-16T19:27:00Z">
          <w:pPr>
            <w:ind w:firstLineChars="200" w:firstLine="420"/>
          </w:pPr>
        </w:pPrChange>
      </w:pPr>
    </w:p>
    <w:p w14:paraId="0CBABF63" w14:textId="36B6FCE8" w:rsidR="008B31A9" w:rsidRPr="00300232" w:rsidDel="006D212A" w:rsidRDefault="008B31A9" w:rsidP="006D212A">
      <w:pPr>
        <w:rPr>
          <w:del w:id="262" w:author="Fan Quan" w:date="2020-09-16T19:24:00Z"/>
          <w:rFonts w:ascii="Times New Roman" w:eastAsia="微软雅黑" w:hAnsi="Times New Roman" w:hint="eastAsia"/>
          <w:b/>
          <w:bCs/>
          <w:color w:val="06661D"/>
          <w:rPrChange w:id="263" w:author="Fan Quan" w:date="2020-09-16T19:27:00Z">
            <w:rPr>
              <w:del w:id="264" w:author="Fan Quan" w:date="2020-09-16T19:24:00Z"/>
              <w:rFonts w:ascii="Times New Roman" w:eastAsia="微软雅黑" w:hAnsi="Times New Roman" w:hint="eastAsia"/>
            </w:rPr>
          </w:rPrChange>
        </w:rPr>
        <w:pPrChange w:id="265" w:author="Fan Quan" w:date="2020-09-16T19:27:00Z">
          <w:pPr>
            <w:ind w:firstLineChars="200" w:firstLine="420"/>
          </w:pPr>
        </w:pPrChange>
      </w:pPr>
    </w:p>
    <w:p w14:paraId="4AC33136" w14:textId="0993F8C1" w:rsidR="007A2F5C" w:rsidRPr="00300232" w:rsidRDefault="007A2F5C" w:rsidP="006D212A">
      <w:pPr>
        <w:rPr>
          <w:rFonts w:ascii="Times New Roman" w:eastAsia="微软雅黑" w:hAnsi="Times New Roman"/>
          <w:b/>
          <w:bCs/>
          <w:color w:val="06661D"/>
          <w:rPrChange w:id="266" w:author="Fan Quan" w:date="2020-09-16T19:27:00Z">
            <w:rPr>
              <w:rFonts w:ascii="Times New Roman" w:eastAsia="微软雅黑" w:hAnsi="Times New Roman"/>
            </w:rPr>
          </w:rPrChange>
        </w:rPr>
        <w:pPrChange w:id="267" w:author="Fan Quan" w:date="2020-09-16T19:27:00Z">
          <w:pPr>
            <w:ind w:firstLineChars="200" w:firstLine="420"/>
          </w:pPr>
        </w:pPrChange>
      </w:pPr>
      <w:r w:rsidRPr="00300232">
        <w:rPr>
          <w:rFonts w:ascii="Times New Roman" w:eastAsia="微软雅黑" w:hAnsi="Times New Roman" w:hint="eastAsia"/>
          <w:b/>
          <w:bCs/>
          <w:color w:val="06661D"/>
          <w:rPrChange w:id="268" w:author="Fan Quan" w:date="2020-09-16T19:27:00Z">
            <w:rPr>
              <w:rFonts w:ascii="Times New Roman" w:eastAsia="微软雅黑" w:hAnsi="Times New Roman" w:hint="eastAsia"/>
            </w:rPr>
          </w:rPrChange>
        </w:rPr>
        <w:t>1</w:t>
      </w:r>
      <w:r w:rsidRPr="00300232">
        <w:rPr>
          <w:rFonts w:ascii="Times New Roman" w:eastAsia="微软雅黑" w:hAnsi="Times New Roman"/>
          <w:b/>
          <w:bCs/>
          <w:color w:val="06661D"/>
          <w:rPrChange w:id="269" w:author="Fan Quan" w:date="2020-09-16T19:27:00Z">
            <w:rPr>
              <w:rFonts w:ascii="Times New Roman" w:eastAsia="微软雅黑" w:hAnsi="Times New Roman"/>
            </w:rPr>
          </w:rPrChange>
        </w:rPr>
        <w:t>977</w:t>
      </w:r>
      <w:r w:rsidRPr="00300232">
        <w:rPr>
          <w:rFonts w:ascii="Times New Roman" w:eastAsia="微软雅黑" w:hAnsi="Times New Roman" w:hint="eastAsia"/>
          <w:b/>
          <w:bCs/>
          <w:color w:val="06661D"/>
          <w:rPrChange w:id="270" w:author="Fan Quan" w:date="2020-09-16T19:27:00Z">
            <w:rPr>
              <w:rFonts w:ascii="Times New Roman" w:eastAsia="微软雅黑" w:hAnsi="Times New Roman" w:hint="eastAsia"/>
            </w:rPr>
          </w:rPrChange>
        </w:rPr>
        <w:t>年：</w:t>
      </w:r>
    </w:p>
    <w:p w14:paraId="0C28B240" w14:textId="77777777" w:rsidR="00300232" w:rsidRDefault="00300232" w:rsidP="00300232">
      <w:pPr>
        <w:rPr>
          <w:ins w:id="271" w:author="Fan Quan" w:date="2020-09-16T19:27:00Z"/>
          <w:rFonts w:ascii="Times New Roman" w:eastAsia="微软雅黑" w:hAnsi="Times New Roman"/>
        </w:rPr>
      </w:pPr>
    </w:p>
    <w:p w14:paraId="64AE30D3" w14:textId="7992B4A2" w:rsidR="008B31A9" w:rsidRPr="008678D1" w:rsidRDefault="00300232" w:rsidP="00300232">
      <w:pPr>
        <w:rPr>
          <w:rFonts w:ascii="Times New Roman" w:eastAsia="微软雅黑" w:hAnsi="Times New Roman"/>
        </w:rPr>
        <w:pPrChange w:id="272" w:author="Fan Quan" w:date="2020-09-16T19:27:00Z">
          <w:pPr>
            <w:ind w:firstLineChars="200" w:firstLine="420"/>
          </w:pPr>
        </w:pPrChange>
      </w:pPr>
      <w:moveToRangeStart w:id="273" w:author="Fan Quan" w:date="2020-09-16T19:27:00Z" w:name="move51176850"/>
      <w:moveTo w:id="274" w:author="Fan Quan" w:date="2020-09-16T19:27:00Z">
        <w:r w:rsidRPr="008678D1">
          <w:rPr>
            <w:rFonts w:ascii="Times New Roman" w:eastAsia="微软雅黑" w:hAnsi="Times New Roman" w:hint="eastAsia"/>
            <w:noProof/>
          </w:rPr>
          <w:drawing>
            <wp:inline distT="0" distB="0" distL="0" distR="0" wp14:anchorId="5F6FF8A7" wp14:editId="34624B5F">
              <wp:extent cx="1882775" cy="1268801"/>
              <wp:effectExtent l="0" t="0" r="3175" b="7620"/>
              <wp:docPr id="20" name="图片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2775" cy="12688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ToRangeEnd w:id="273"/>
    </w:p>
    <w:p w14:paraId="25543B52" w14:textId="182F4C2E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雅达利</w:t>
      </w:r>
      <w:r w:rsidRPr="008678D1">
        <w:rPr>
          <w:rFonts w:ascii="Times New Roman" w:eastAsia="微软雅黑" w:hAnsi="Times New Roman" w:hint="eastAsia"/>
          <w:b/>
          <w:bCs/>
        </w:rPr>
        <w:t xml:space="preserve"> </w:t>
      </w:r>
      <w:r w:rsidRPr="008678D1">
        <w:rPr>
          <w:rFonts w:ascii="Times New Roman" w:eastAsia="微软雅黑" w:hAnsi="Times New Roman"/>
          <w:b/>
          <w:bCs/>
        </w:rPr>
        <w:t>2600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发售了。它是至今为止最为成功的早期电子游戏机，卖出了超过三千万台，且推广了</w:t>
      </w:r>
      <w:r w:rsidRPr="008678D1">
        <w:rPr>
          <w:rFonts w:ascii="Times New Roman" w:eastAsia="微软雅黑" w:hAnsi="Times New Roman" w:hint="eastAsia"/>
        </w:rPr>
        <w:t xml:space="preserve"> ROM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卡带的概念</w:t>
      </w:r>
      <w:r w:rsidR="008B31A9" w:rsidRPr="008678D1">
        <w:rPr>
          <w:rFonts w:ascii="Times New Roman" w:eastAsia="微软雅黑" w:hAnsi="Times New Roman" w:hint="eastAsia"/>
        </w:rPr>
        <w:t>。这一</w:t>
      </w:r>
      <w:ins w:id="275" w:author="Fan Quan" w:date="2020-09-16T19:28:00Z">
        <w:r w:rsidR="00300232">
          <w:rPr>
            <w:rFonts w:ascii="Times New Roman" w:eastAsia="微软雅黑" w:hAnsi="Times New Roman" w:hint="eastAsia"/>
          </w:rPr>
          <w:t>壮举</w:t>
        </w:r>
      </w:ins>
      <w:del w:id="276" w:author="Fan Quan" w:date="2020-09-16T19:28:00Z">
        <w:r w:rsidR="008B31A9" w:rsidRPr="008678D1" w:rsidDel="00300232">
          <w:rPr>
            <w:rFonts w:ascii="Times New Roman" w:eastAsia="微软雅黑" w:hAnsi="Times New Roman" w:hint="eastAsia"/>
          </w:rPr>
          <w:delText>举动</w:delText>
        </w:r>
        <w:r w:rsidRPr="008678D1" w:rsidDel="00300232">
          <w:rPr>
            <w:rFonts w:ascii="Times New Roman" w:eastAsia="微软雅黑" w:hAnsi="Times New Roman" w:hint="eastAsia"/>
          </w:rPr>
          <w:delText>得以</w:delText>
        </w:r>
      </w:del>
      <w:r w:rsidRPr="008678D1">
        <w:rPr>
          <w:rFonts w:ascii="Times New Roman" w:eastAsia="微软雅黑" w:hAnsi="Times New Roman" w:hint="eastAsia"/>
        </w:rPr>
        <w:t>为</w:t>
      </w:r>
      <w:ins w:id="277" w:author="Fan Quan" w:date="2020-09-16T19:32:00Z">
        <w:r w:rsidR="005A7514">
          <w:rPr>
            <w:rFonts w:ascii="Times New Roman" w:eastAsia="微软雅黑" w:hAnsi="Times New Roman" w:hint="eastAsia"/>
          </w:rPr>
          <w:t>后面游戏界的百家争鸣</w:t>
        </w:r>
      </w:ins>
      <w:ins w:id="278" w:author="Fan Quan" w:date="2020-09-16T19:29:00Z">
        <w:r w:rsidR="00300232">
          <w:rPr>
            <w:rFonts w:ascii="Times New Roman" w:eastAsia="微软雅黑" w:hAnsi="Times New Roman" w:hint="eastAsia"/>
          </w:rPr>
          <w:t>做出了不小的贡献</w:t>
        </w:r>
      </w:ins>
      <w:del w:id="279" w:author="Fan Quan" w:date="2020-09-16T19:28:00Z">
        <w:r w:rsidRPr="008678D1" w:rsidDel="00300232">
          <w:rPr>
            <w:rFonts w:ascii="Times New Roman" w:eastAsia="微软雅黑" w:hAnsi="Times New Roman" w:hint="eastAsia"/>
          </w:rPr>
          <w:delText>电子游戏建立起一个庞大的数据库</w:delText>
        </w:r>
        <w:r w:rsidR="008B31A9" w:rsidRPr="008678D1" w:rsidDel="00300232">
          <w:rPr>
            <w:rFonts w:ascii="Times New Roman" w:eastAsia="微软雅黑" w:hAnsi="Times New Roman" w:hint="eastAsia"/>
          </w:rPr>
          <w:delText>，将游戏都收录其中</w:delText>
        </w:r>
      </w:del>
      <w:r w:rsidRPr="008678D1">
        <w:rPr>
          <w:rFonts w:ascii="Times New Roman" w:eastAsia="微软雅黑" w:hAnsi="Times New Roman" w:hint="eastAsia"/>
        </w:rPr>
        <w:t>。</w:t>
      </w:r>
    </w:p>
    <w:p w14:paraId="0D3135E1" w14:textId="33ECB4C2" w:rsidR="008620FA" w:rsidRPr="008678D1" w:rsidRDefault="008620FA" w:rsidP="0032626C">
      <w:pPr>
        <w:ind w:firstLineChars="200" w:firstLine="420"/>
        <w:rPr>
          <w:rFonts w:ascii="Times New Roman" w:eastAsia="微软雅黑" w:hAnsi="Times New Roman"/>
        </w:rPr>
      </w:pPr>
    </w:p>
    <w:p w14:paraId="1ADF3CE9" w14:textId="564B8E0E" w:rsidR="008620FA" w:rsidRPr="008678D1" w:rsidDel="005A7514" w:rsidRDefault="00300232" w:rsidP="00300232">
      <w:pPr>
        <w:rPr>
          <w:del w:id="280" w:author="Fan Quan" w:date="2020-09-16T19:32:00Z"/>
          <w:rFonts w:ascii="Times New Roman" w:eastAsia="微软雅黑" w:hAnsi="Times New Roman"/>
        </w:rPr>
        <w:pPrChange w:id="281" w:author="Fan Quan" w:date="2020-09-16T19:29:00Z">
          <w:pPr>
            <w:ind w:firstLineChars="200" w:firstLine="420"/>
          </w:pPr>
        </w:pPrChange>
      </w:pPr>
      <w:moveToRangeStart w:id="282" w:author="Fan Quan" w:date="2020-09-16T19:29:00Z" w:name="move51176974"/>
      <w:moveTo w:id="283" w:author="Fan Quan" w:date="2020-09-16T19:29:00Z">
        <w:r w:rsidRPr="008678D1">
          <w:rPr>
            <w:rFonts w:ascii="Times New Roman" w:eastAsia="微软雅黑" w:hAnsi="Times New Roman"/>
            <w:noProof/>
          </w:rPr>
          <w:drawing>
            <wp:inline distT="0" distB="0" distL="0" distR="0" wp14:anchorId="2B9599EF" wp14:editId="781D182C">
              <wp:extent cx="1882775" cy="1331097"/>
              <wp:effectExtent l="0" t="0" r="3175" b="2540"/>
              <wp:docPr id="21" name="图片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2775" cy="133109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FromRangeStart w:id="284" w:author="Fan Quan" w:date="2020-09-16T19:27:00Z" w:name="move51176850"/>
      <w:moveToRangeEnd w:id="282"/>
      <w:moveFrom w:id="285" w:author="Fan Quan" w:date="2020-09-16T19:27:00Z">
        <w:r w:rsidR="008B31A9" w:rsidRPr="008678D1" w:rsidDel="00300232">
          <w:rPr>
            <w:rFonts w:ascii="Times New Roman" w:eastAsia="微软雅黑" w:hAnsi="Times New Roman" w:hint="eastAsia"/>
            <w:noProof/>
          </w:rPr>
          <w:drawing>
            <wp:inline distT="0" distB="0" distL="0" distR="0" wp14:anchorId="06B84F04" wp14:editId="73DE321E">
              <wp:extent cx="2019300" cy="1360805"/>
              <wp:effectExtent l="0" t="0" r="0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19300" cy="1360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  <w:moveFromRangeEnd w:id="284"/>
    </w:p>
    <w:p w14:paraId="143F097E" w14:textId="515BD65A" w:rsidR="008B31A9" w:rsidRPr="00300232" w:rsidDel="00300232" w:rsidRDefault="008B31A9" w:rsidP="0032626C">
      <w:pPr>
        <w:ind w:firstLineChars="200" w:firstLine="420"/>
        <w:rPr>
          <w:del w:id="286" w:author="Fan Quan" w:date="2020-09-16T19:29:00Z"/>
          <w:rFonts w:ascii="Times New Roman" w:eastAsia="微软雅黑" w:hAnsi="Times New Roman" w:hint="eastAsia"/>
          <w:rPrChange w:id="287" w:author="Fan Quan" w:date="2020-09-16T19:29:00Z">
            <w:rPr>
              <w:del w:id="288" w:author="Fan Quan" w:date="2020-09-16T19:29:00Z"/>
              <w:rFonts w:ascii="Times New Roman" w:eastAsia="微软雅黑" w:hAnsi="Times New Roman"/>
            </w:rPr>
          </w:rPrChange>
        </w:rPr>
      </w:pPr>
    </w:p>
    <w:p w14:paraId="2A3077DA" w14:textId="77777777" w:rsidR="008B31A9" w:rsidRPr="008678D1" w:rsidRDefault="008B31A9" w:rsidP="00300232">
      <w:pPr>
        <w:rPr>
          <w:rFonts w:ascii="Times New Roman" w:eastAsia="微软雅黑" w:hAnsi="Times New Roman" w:hint="eastAsia"/>
          <w:b/>
          <w:bCs/>
        </w:rPr>
        <w:pPrChange w:id="289" w:author="Fan Quan" w:date="2020-09-16T19:29:00Z">
          <w:pPr>
            <w:ind w:firstLineChars="200" w:firstLine="420"/>
          </w:pPr>
        </w:pPrChange>
      </w:pPr>
    </w:p>
    <w:p w14:paraId="4B3B21A5" w14:textId="409EE127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A</w:t>
      </w:r>
      <w:r w:rsidRPr="008678D1">
        <w:rPr>
          <w:rFonts w:ascii="Times New Roman" w:eastAsia="微软雅黑" w:hAnsi="Times New Roman"/>
          <w:b/>
          <w:bCs/>
        </w:rPr>
        <w:t>pple II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是第一台</w:t>
      </w:r>
      <w:del w:id="290" w:author="Fan Quan" w:date="2020-09-16T19:29:00Z">
        <w:r w:rsidRPr="008678D1" w:rsidDel="00300232">
          <w:rPr>
            <w:rFonts w:ascii="Times New Roman" w:eastAsia="微软雅黑" w:hAnsi="Times New Roman" w:hint="eastAsia"/>
          </w:rPr>
          <w:delText>大批</w:delText>
        </w:r>
      </w:del>
      <w:r w:rsidRPr="008678D1">
        <w:rPr>
          <w:rFonts w:ascii="Times New Roman" w:eastAsia="微软雅黑" w:hAnsi="Times New Roman" w:hint="eastAsia"/>
        </w:rPr>
        <w:t>量</w:t>
      </w:r>
      <w:del w:id="291" w:author="Fan Quan" w:date="2020-09-16T19:29:00Z">
        <w:r w:rsidRPr="008678D1" w:rsidDel="00300232">
          <w:rPr>
            <w:rFonts w:ascii="Times New Roman" w:eastAsia="微软雅黑" w:hAnsi="Times New Roman" w:hint="eastAsia"/>
          </w:rPr>
          <w:delText>生</w:delText>
        </w:r>
      </w:del>
      <w:r w:rsidRPr="008678D1">
        <w:rPr>
          <w:rFonts w:ascii="Times New Roman" w:eastAsia="微软雅黑" w:hAnsi="Times New Roman" w:hint="eastAsia"/>
        </w:rPr>
        <w:t>产的家用电脑。与其同时期的竞争对手相比，它是唯一</w:t>
      </w:r>
      <w:proofErr w:type="gramStart"/>
      <w:r w:rsidRPr="008678D1">
        <w:rPr>
          <w:rFonts w:ascii="Times New Roman" w:eastAsia="微软雅黑" w:hAnsi="Times New Roman" w:hint="eastAsia"/>
        </w:rPr>
        <w:t>一</w:t>
      </w:r>
      <w:proofErr w:type="gramEnd"/>
      <w:r w:rsidRPr="008678D1">
        <w:rPr>
          <w:rFonts w:ascii="Times New Roman" w:eastAsia="微软雅黑" w:hAnsi="Times New Roman" w:hint="eastAsia"/>
        </w:rPr>
        <w:t>台彩色电脑，因此成为了当时流行的游戏设备。</w:t>
      </w:r>
    </w:p>
    <w:p w14:paraId="05780C67" w14:textId="69808915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0317D747" w14:textId="475C146F" w:rsidR="008B31A9" w:rsidRPr="008678D1" w:rsidDel="005A7514" w:rsidRDefault="005A7514" w:rsidP="005A7514">
      <w:pPr>
        <w:rPr>
          <w:del w:id="292" w:author="Fan Quan" w:date="2020-09-16T19:30:00Z"/>
          <w:rFonts w:ascii="Times New Roman" w:eastAsia="微软雅黑" w:hAnsi="Times New Roman"/>
        </w:rPr>
        <w:pPrChange w:id="293" w:author="Fan Quan" w:date="2020-09-16T19:30:00Z">
          <w:pPr>
            <w:ind w:firstLineChars="200" w:firstLine="420"/>
          </w:pPr>
        </w:pPrChange>
      </w:pPr>
      <w:moveToRangeStart w:id="294" w:author="Fan Quan" w:date="2020-09-16T19:30:00Z" w:name="move51177044"/>
      <w:moveTo w:id="295" w:author="Fan Quan" w:date="2020-09-16T19:30:00Z">
        <w:r w:rsidRPr="008678D1">
          <w:rPr>
            <w:rFonts w:ascii="Times New Roman" w:eastAsia="微软雅黑" w:hAnsi="Times New Roman"/>
            <w:noProof/>
          </w:rPr>
          <w:drawing>
            <wp:inline distT="0" distB="0" distL="0" distR="0" wp14:anchorId="3288B66C" wp14:editId="15B2BA0E">
              <wp:extent cx="1882775" cy="1127695"/>
              <wp:effectExtent l="0" t="0" r="3175" b="0"/>
              <wp:docPr id="22" name="图片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2775" cy="1127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FromRangeStart w:id="296" w:author="Fan Quan" w:date="2020-09-16T19:29:00Z" w:name="move51176974"/>
      <w:moveToRangeEnd w:id="294"/>
      <w:moveFrom w:id="297" w:author="Fan Quan" w:date="2020-09-16T19:29:00Z">
        <w:r w:rsidR="008B31A9" w:rsidRPr="008678D1" w:rsidDel="00300232">
          <w:rPr>
            <w:rFonts w:ascii="Times New Roman" w:eastAsia="微软雅黑" w:hAnsi="Times New Roman"/>
            <w:noProof/>
          </w:rPr>
          <w:drawing>
            <wp:inline distT="0" distB="0" distL="0" distR="0" wp14:anchorId="7934FF4B" wp14:editId="41B324A5">
              <wp:extent cx="2063115" cy="1458595"/>
              <wp:effectExtent l="0" t="0" r="0" b="8255"/>
              <wp:docPr id="11" name="图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63115" cy="145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  <w:moveFromRangeEnd w:id="296"/>
    </w:p>
    <w:p w14:paraId="5C1C39A6" w14:textId="41DC8BD7" w:rsidR="008B31A9" w:rsidRPr="008678D1" w:rsidDel="005A7514" w:rsidRDefault="008B31A9" w:rsidP="005A7514">
      <w:pPr>
        <w:rPr>
          <w:del w:id="298" w:author="Fan Quan" w:date="2020-09-16T19:30:00Z"/>
          <w:rFonts w:ascii="Times New Roman" w:eastAsia="微软雅黑" w:hAnsi="Times New Roman" w:hint="eastAsia"/>
        </w:rPr>
        <w:pPrChange w:id="299" w:author="Fan Quan" w:date="2020-09-16T19:30:00Z">
          <w:pPr>
            <w:ind w:firstLineChars="200" w:firstLine="420"/>
          </w:pPr>
        </w:pPrChange>
      </w:pPr>
    </w:p>
    <w:p w14:paraId="44ED9E95" w14:textId="734CE013" w:rsidR="008B31A9" w:rsidRPr="008678D1" w:rsidRDefault="008B31A9" w:rsidP="005A7514">
      <w:pPr>
        <w:rPr>
          <w:rFonts w:ascii="Times New Roman" w:eastAsia="微软雅黑" w:hAnsi="Times New Roman" w:hint="eastAsia"/>
        </w:rPr>
        <w:pPrChange w:id="300" w:author="Fan Quan" w:date="2020-09-16T19:30:00Z">
          <w:pPr>
            <w:ind w:firstLineChars="200" w:firstLine="420"/>
          </w:pPr>
        </w:pPrChange>
      </w:pPr>
    </w:p>
    <w:p w14:paraId="673D320F" w14:textId="1049DB35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VHS</w:t>
      </w:r>
      <w:r w:rsidRPr="008678D1">
        <w:rPr>
          <w:rFonts w:ascii="Times New Roman" w:eastAsia="微软雅黑" w:hAnsi="Times New Roman" w:hint="eastAsia"/>
        </w:rPr>
        <w:t>（家用录像系统，</w:t>
      </w:r>
      <w:r w:rsidRPr="008678D1">
        <w:rPr>
          <w:rFonts w:ascii="Times New Roman" w:eastAsia="微软雅黑" w:hAnsi="Times New Roman"/>
        </w:rPr>
        <w:t>Video Home System</w:t>
      </w:r>
      <w:r w:rsidRPr="008678D1">
        <w:rPr>
          <w:rFonts w:ascii="Times New Roman" w:eastAsia="微软雅黑" w:hAnsi="Times New Roman" w:hint="eastAsia"/>
        </w:rPr>
        <w:t>）开始在美国</w:t>
      </w:r>
      <w:r w:rsidR="000C1A71" w:rsidRPr="008678D1">
        <w:rPr>
          <w:rFonts w:ascii="Times New Roman" w:eastAsia="微软雅黑" w:hAnsi="Times New Roman" w:hint="eastAsia"/>
        </w:rPr>
        <w:t>发售，</w:t>
      </w:r>
      <w:r w:rsidR="00200154" w:rsidRPr="008678D1">
        <w:rPr>
          <w:rFonts w:ascii="Times New Roman" w:eastAsia="微软雅黑" w:hAnsi="Times New Roman" w:hint="eastAsia"/>
        </w:rPr>
        <w:t>同期</w:t>
      </w:r>
      <w:r w:rsidR="00611E41" w:rsidRPr="008678D1">
        <w:rPr>
          <w:rFonts w:ascii="Times New Roman" w:eastAsia="微软雅黑" w:hAnsi="Times New Roman" w:hint="eastAsia"/>
        </w:rPr>
        <w:t>市场</w:t>
      </w:r>
      <w:r w:rsidR="00200154" w:rsidRPr="008678D1">
        <w:rPr>
          <w:rFonts w:ascii="Times New Roman" w:eastAsia="微软雅黑" w:hAnsi="Times New Roman" w:hint="eastAsia"/>
        </w:rPr>
        <w:t>竞争对手包括</w:t>
      </w:r>
      <w:r w:rsidR="00200154" w:rsidRPr="008678D1">
        <w:rPr>
          <w:rFonts w:ascii="Times New Roman" w:eastAsia="微软雅黑" w:hAnsi="Times New Roman" w:hint="eastAsia"/>
        </w:rPr>
        <w:t xml:space="preserve"> </w:t>
      </w:r>
      <w:r w:rsidR="00200154" w:rsidRPr="008678D1">
        <w:rPr>
          <w:rFonts w:ascii="Times New Roman" w:eastAsia="微软雅黑" w:hAnsi="Times New Roman"/>
        </w:rPr>
        <w:t>Betamax</w:t>
      </w:r>
      <w:r w:rsidR="00200154" w:rsidRPr="008678D1">
        <w:rPr>
          <w:rStyle w:val="a9"/>
          <w:rFonts w:ascii="Times New Roman" w:eastAsia="微软雅黑" w:hAnsi="Times New Roman"/>
        </w:rPr>
        <w:footnoteReference w:id="6"/>
      </w:r>
      <w:r w:rsidR="00200154" w:rsidRPr="008678D1">
        <w:rPr>
          <w:rFonts w:ascii="Times New Roman" w:eastAsia="微软雅黑" w:hAnsi="Times New Roman"/>
        </w:rPr>
        <w:t xml:space="preserve"> </w:t>
      </w:r>
      <w:r w:rsidR="00200154" w:rsidRPr="008678D1">
        <w:rPr>
          <w:rFonts w:ascii="Times New Roman" w:eastAsia="微软雅黑" w:hAnsi="Times New Roman" w:hint="eastAsia"/>
        </w:rPr>
        <w:t>和</w:t>
      </w:r>
      <w:r w:rsidR="00AC4B97" w:rsidRPr="008678D1">
        <w:rPr>
          <w:rFonts w:ascii="Times New Roman" w:eastAsia="微软雅黑" w:hAnsi="Times New Roman" w:hint="eastAsia"/>
        </w:rPr>
        <w:t>激光视盘</w:t>
      </w:r>
      <w:ins w:id="304" w:author="Fan Quan" w:date="2020-09-16T19:34:00Z">
        <w:r w:rsidR="002B5FC7">
          <w:rPr>
            <w:rFonts w:ascii="Times New Roman" w:eastAsia="微软雅黑" w:hAnsi="Times New Roman" w:hint="eastAsia"/>
          </w:rPr>
          <w:t>（</w:t>
        </w:r>
        <w:proofErr w:type="spellStart"/>
        <w:r w:rsidR="002B5FC7">
          <w:rPr>
            <w:rFonts w:ascii="Times New Roman" w:eastAsia="微软雅黑" w:hAnsi="Times New Roman" w:hint="eastAsia"/>
          </w:rPr>
          <w:t>LaserDisc</w:t>
        </w:r>
        <w:proofErr w:type="spellEnd"/>
        <w:r w:rsidR="002B5FC7">
          <w:rPr>
            <w:rFonts w:ascii="Times New Roman" w:eastAsia="微软雅黑" w:hAnsi="Times New Roman" w:hint="eastAsia"/>
          </w:rPr>
          <w:t>）</w:t>
        </w:r>
      </w:ins>
      <w:r w:rsidR="004B73B3" w:rsidRPr="008678D1">
        <w:rPr>
          <w:rStyle w:val="a9"/>
          <w:rFonts w:ascii="Times New Roman" w:eastAsia="微软雅黑" w:hAnsi="Times New Roman"/>
        </w:rPr>
        <w:footnoteReference w:id="7"/>
      </w:r>
      <w:r w:rsidR="00611E41" w:rsidRPr="008678D1">
        <w:rPr>
          <w:rFonts w:ascii="Times New Roman" w:eastAsia="微软雅黑" w:hAnsi="Times New Roman" w:hint="eastAsia"/>
        </w:rPr>
        <w:t>。</w:t>
      </w:r>
      <w:r w:rsidR="00611E41" w:rsidRPr="008678D1">
        <w:rPr>
          <w:rFonts w:ascii="Times New Roman" w:eastAsia="微软雅黑" w:hAnsi="Times New Roman" w:hint="eastAsia"/>
        </w:rPr>
        <w:t>VHS</w:t>
      </w:r>
      <w:r w:rsidR="00611E41" w:rsidRPr="008678D1">
        <w:rPr>
          <w:rFonts w:ascii="Times New Roman" w:eastAsia="微软雅黑" w:hAnsi="Times New Roman"/>
        </w:rPr>
        <w:t xml:space="preserve"> </w:t>
      </w:r>
      <w:del w:id="309" w:author="Fan Quan" w:date="2020-09-16T19:44:00Z">
        <w:r w:rsidR="00611E41" w:rsidRPr="008678D1" w:rsidDel="001B5FF9">
          <w:rPr>
            <w:rFonts w:ascii="Times New Roman" w:eastAsia="微软雅黑" w:hAnsi="Times New Roman" w:hint="eastAsia"/>
          </w:rPr>
          <w:delText>将会</w:delText>
        </w:r>
      </w:del>
      <w:r w:rsidR="00611E41" w:rsidRPr="008678D1">
        <w:rPr>
          <w:rFonts w:ascii="Times New Roman" w:eastAsia="微软雅黑" w:hAnsi="Times New Roman" w:hint="eastAsia"/>
        </w:rPr>
        <w:t>笑到</w:t>
      </w:r>
      <w:ins w:id="310" w:author="Fan Quan" w:date="2020-09-16T19:44:00Z">
        <w:r w:rsidR="001B5FF9">
          <w:rPr>
            <w:rFonts w:ascii="Times New Roman" w:eastAsia="微软雅黑" w:hAnsi="Times New Roman" w:hint="eastAsia"/>
          </w:rPr>
          <w:t>了</w:t>
        </w:r>
      </w:ins>
      <w:r w:rsidR="00611E41" w:rsidRPr="008678D1">
        <w:rPr>
          <w:rFonts w:ascii="Times New Roman" w:eastAsia="微软雅黑" w:hAnsi="Times New Roman" w:hint="eastAsia"/>
        </w:rPr>
        <w:t>最后，直到</w:t>
      </w:r>
      <w:r w:rsidR="00611E41" w:rsidRPr="008678D1">
        <w:rPr>
          <w:rFonts w:ascii="Times New Roman" w:eastAsia="微软雅黑" w:hAnsi="Times New Roman" w:hint="eastAsia"/>
        </w:rPr>
        <w:t xml:space="preserve"> </w:t>
      </w:r>
      <w:r w:rsidR="00611E41" w:rsidRPr="008678D1">
        <w:rPr>
          <w:rFonts w:ascii="Times New Roman" w:eastAsia="微软雅黑" w:hAnsi="Times New Roman"/>
        </w:rPr>
        <w:t xml:space="preserve">2000 </w:t>
      </w:r>
      <w:r w:rsidR="00611E41" w:rsidRPr="008678D1">
        <w:rPr>
          <w:rFonts w:ascii="Times New Roman" w:eastAsia="微软雅黑" w:hAnsi="Times New Roman" w:hint="eastAsia"/>
        </w:rPr>
        <w:lastRenderedPageBreak/>
        <w:t>年初才会退出主流市场。</w:t>
      </w:r>
    </w:p>
    <w:p w14:paraId="32FBF495" w14:textId="222D2E29" w:rsidR="006C268A" w:rsidDel="001B5FF9" w:rsidRDefault="006C268A" w:rsidP="00F83318">
      <w:pPr>
        <w:ind w:firstLineChars="200" w:firstLine="420"/>
        <w:rPr>
          <w:del w:id="311" w:author="Fan Quan" w:date="2020-09-16T19:44:00Z"/>
          <w:rFonts w:ascii="Times New Roman" w:eastAsia="微软雅黑" w:hAnsi="Times New Roman"/>
        </w:rPr>
      </w:pPr>
    </w:p>
    <w:p w14:paraId="3A50A260" w14:textId="427221A7" w:rsidR="001B5FF9" w:rsidRDefault="001B5FF9" w:rsidP="0032626C">
      <w:pPr>
        <w:ind w:firstLineChars="200" w:firstLine="420"/>
        <w:rPr>
          <w:ins w:id="312" w:author="Fan Quan" w:date="2020-09-16T19:44:00Z"/>
          <w:rFonts w:ascii="Times New Roman" w:eastAsia="微软雅黑" w:hAnsi="Times New Roman"/>
        </w:rPr>
      </w:pPr>
    </w:p>
    <w:p w14:paraId="2F81E946" w14:textId="34045E2B" w:rsidR="001B5FF9" w:rsidRPr="008678D1" w:rsidRDefault="001B5FF9" w:rsidP="001B5FF9">
      <w:pPr>
        <w:rPr>
          <w:ins w:id="313" w:author="Fan Quan" w:date="2020-09-16T19:44:00Z"/>
          <w:rFonts w:ascii="Times New Roman" w:eastAsia="微软雅黑" w:hAnsi="Times New Roman" w:hint="eastAsia"/>
        </w:rPr>
        <w:pPrChange w:id="314" w:author="Fan Quan" w:date="2020-09-16T19:44:00Z">
          <w:pPr>
            <w:ind w:firstLineChars="200" w:firstLine="420"/>
          </w:pPr>
        </w:pPrChange>
      </w:pPr>
      <w:moveToRangeStart w:id="315" w:author="Fan Quan" w:date="2020-09-16T19:44:00Z" w:name="move51177906"/>
      <w:moveTo w:id="316" w:author="Fan Quan" w:date="2020-09-16T19:44:00Z">
        <w:r w:rsidRPr="008678D1">
          <w:rPr>
            <w:rFonts w:ascii="Times New Roman" w:eastAsia="微软雅黑" w:hAnsi="Times New Roman"/>
            <w:noProof/>
          </w:rPr>
          <w:drawing>
            <wp:inline distT="0" distB="0" distL="0" distR="0" wp14:anchorId="269D6D7E" wp14:editId="5531DB62">
              <wp:extent cx="1882775" cy="1236431"/>
              <wp:effectExtent l="0" t="0" r="3175" b="1905"/>
              <wp:docPr id="23" name="图片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2775" cy="12364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ToRangeEnd w:id="315"/>
    </w:p>
    <w:p w14:paraId="65798CBC" w14:textId="37BABDF6" w:rsidR="006C268A" w:rsidRPr="008678D1" w:rsidDel="001B5FF9" w:rsidRDefault="006C268A" w:rsidP="0032626C">
      <w:pPr>
        <w:ind w:firstLineChars="200" w:firstLine="420"/>
        <w:rPr>
          <w:del w:id="317" w:author="Fan Quan" w:date="2020-09-16T19:44:00Z"/>
          <w:rFonts w:ascii="Times New Roman" w:eastAsia="微软雅黑" w:hAnsi="Times New Roman" w:hint="eastAsia"/>
        </w:rPr>
      </w:pPr>
      <w:moveFromRangeStart w:id="318" w:author="Fan Quan" w:date="2020-09-16T19:30:00Z" w:name="move51177044"/>
      <w:moveFrom w:id="319" w:author="Fan Quan" w:date="2020-09-16T19:30:00Z">
        <w:del w:id="320" w:author="Fan Quan" w:date="2020-09-16T19:44:00Z">
          <w:r w:rsidRPr="008678D1" w:rsidDel="001B5FF9">
            <w:rPr>
              <w:rFonts w:ascii="Times New Roman" w:eastAsia="微软雅黑" w:hAnsi="Times New Roman"/>
              <w:noProof/>
            </w:rPr>
            <w:drawing>
              <wp:inline distT="0" distB="0" distL="0" distR="0" wp14:anchorId="01E5184C" wp14:editId="5E2D0939">
                <wp:extent cx="2063115" cy="1235710"/>
                <wp:effectExtent l="0" t="0" r="0" b="254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3115" cy="1235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moveFrom>
      <w:moveFromRangeEnd w:id="318"/>
    </w:p>
    <w:p w14:paraId="6CD34872" w14:textId="008F25B9" w:rsidR="006C268A" w:rsidRPr="008678D1" w:rsidDel="001B5FF9" w:rsidRDefault="006C268A" w:rsidP="0032626C">
      <w:pPr>
        <w:ind w:firstLineChars="200" w:firstLine="420"/>
        <w:rPr>
          <w:del w:id="321" w:author="Fan Quan" w:date="2020-09-16T19:44:00Z"/>
          <w:rFonts w:ascii="Times New Roman" w:eastAsia="微软雅黑" w:hAnsi="Times New Roman" w:hint="eastAsia"/>
        </w:rPr>
      </w:pPr>
    </w:p>
    <w:p w14:paraId="0EA6C868" w14:textId="3E857D85" w:rsidR="006C268A" w:rsidRPr="008678D1" w:rsidDel="001B5FF9" w:rsidRDefault="006C268A" w:rsidP="001B5FF9">
      <w:pPr>
        <w:ind w:firstLineChars="200" w:firstLine="420"/>
        <w:rPr>
          <w:del w:id="322" w:author="Fan Quan" w:date="2020-09-16T19:44:00Z"/>
          <w:rFonts w:ascii="Times New Roman" w:eastAsia="微软雅黑" w:hAnsi="Times New Roman" w:hint="eastAsia"/>
        </w:rPr>
        <w:pPrChange w:id="323" w:author="Fan Quan" w:date="2020-09-16T19:44:00Z">
          <w:pPr>
            <w:ind w:firstLineChars="200" w:firstLine="420"/>
          </w:pPr>
        </w:pPrChange>
      </w:pPr>
    </w:p>
    <w:p w14:paraId="7DBDBD8A" w14:textId="343A3D9C" w:rsidR="00F83318" w:rsidRPr="008678D1" w:rsidRDefault="00F83318" w:rsidP="00F83318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TRS-</w:t>
      </w:r>
      <w:r w:rsidRPr="008678D1">
        <w:rPr>
          <w:rFonts w:ascii="Times New Roman" w:eastAsia="微软雅黑" w:hAnsi="Times New Roman"/>
          <w:b/>
          <w:bCs/>
        </w:rPr>
        <w:t>80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电脑问世</w:t>
      </w:r>
      <w:ins w:id="324" w:author="Fan Quan" w:date="2020-09-16T19:45:00Z">
        <w:r w:rsidR="001B5FF9">
          <w:rPr>
            <w:rFonts w:ascii="Times New Roman" w:eastAsia="微软雅黑" w:hAnsi="Times New Roman" w:hint="eastAsia"/>
          </w:rPr>
          <w:t>在这一年问世了</w:t>
        </w:r>
      </w:ins>
      <w:r w:rsidRPr="008678D1">
        <w:rPr>
          <w:rFonts w:ascii="Times New Roman" w:eastAsia="微软雅黑" w:hAnsi="Times New Roman" w:hint="eastAsia"/>
        </w:rPr>
        <w:t>。</w:t>
      </w:r>
      <w:r w:rsidR="00E52ED5" w:rsidRPr="008678D1">
        <w:rPr>
          <w:rFonts w:ascii="Times New Roman" w:eastAsia="微软雅黑" w:hAnsi="Times New Roman" w:hint="eastAsia"/>
        </w:rPr>
        <w:t>它由大型连锁电子设备商</w:t>
      </w:r>
      <w:r w:rsidR="00E52ED5" w:rsidRPr="008678D1">
        <w:rPr>
          <w:rFonts w:ascii="Times New Roman" w:eastAsia="微软雅黑" w:hAnsi="Times New Roman" w:hint="eastAsia"/>
        </w:rPr>
        <w:t xml:space="preserve"> </w:t>
      </w:r>
      <w:r w:rsidR="00E52ED5" w:rsidRPr="008678D1">
        <w:rPr>
          <w:rFonts w:ascii="Times New Roman" w:eastAsia="微软雅黑" w:hAnsi="Times New Roman"/>
        </w:rPr>
        <w:t xml:space="preserve">Radio Shack </w:t>
      </w:r>
      <w:r w:rsidR="00E52ED5" w:rsidRPr="008678D1">
        <w:rPr>
          <w:rFonts w:ascii="Times New Roman" w:eastAsia="微软雅黑" w:hAnsi="Times New Roman" w:hint="eastAsia"/>
        </w:rPr>
        <w:t>的老板坦迪</w:t>
      </w:r>
      <w:ins w:id="325" w:author="Fan Quan" w:date="2020-09-16T19:45:00Z">
        <w:r w:rsidR="001B5FF9">
          <w:rPr>
            <w:rFonts w:ascii="Times New Roman" w:eastAsia="微软雅黑" w:hAnsi="Times New Roman" w:hint="eastAsia"/>
          </w:rPr>
          <w:t>（</w:t>
        </w:r>
        <w:r w:rsidR="001B5FF9">
          <w:rPr>
            <w:rFonts w:ascii="Times New Roman" w:eastAsia="微软雅黑" w:hAnsi="Times New Roman" w:hint="eastAsia"/>
          </w:rPr>
          <w:t>Tandy</w:t>
        </w:r>
        <w:r w:rsidR="001B5FF9">
          <w:rPr>
            <w:rFonts w:ascii="Times New Roman" w:eastAsia="微软雅黑" w:hAnsi="Times New Roman" w:hint="eastAsia"/>
          </w:rPr>
          <w:t>）</w:t>
        </w:r>
      </w:ins>
      <w:r w:rsidR="00E52ED5" w:rsidRPr="008678D1">
        <w:rPr>
          <w:rFonts w:ascii="Times New Roman" w:eastAsia="微软雅黑" w:hAnsi="Times New Roman" w:hint="eastAsia"/>
        </w:rPr>
        <w:t>设计制作，多年以来都卖得比</w:t>
      </w:r>
      <w:r w:rsidR="00E52ED5" w:rsidRPr="008678D1">
        <w:rPr>
          <w:rFonts w:ascii="Times New Roman" w:eastAsia="微软雅黑" w:hAnsi="Times New Roman" w:hint="eastAsia"/>
        </w:rPr>
        <w:t xml:space="preserve"> A</w:t>
      </w:r>
      <w:r w:rsidR="00E52ED5" w:rsidRPr="008678D1">
        <w:rPr>
          <w:rFonts w:ascii="Times New Roman" w:eastAsia="微软雅黑" w:hAnsi="Times New Roman"/>
        </w:rPr>
        <w:t xml:space="preserve">pple II </w:t>
      </w:r>
      <w:r w:rsidR="00E52ED5" w:rsidRPr="008678D1">
        <w:rPr>
          <w:rFonts w:ascii="Times New Roman" w:eastAsia="微软雅黑" w:hAnsi="Times New Roman" w:hint="eastAsia"/>
        </w:rPr>
        <w:t>要好上许多。</w:t>
      </w:r>
    </w:p>
    <w:p w14:paraId="0DA48EB1" w14:textId="06A490FD" w:rsidR="006C268A" w:rsidRPr="008678D1" w:rsidRDefault="006C268A" w:rsidP="0032626C">
      <w:pPr>
        <w:ind w:firstLineChars="200" w:firstLine="420"/>
        <w:rPr>
          <w:rFonts w:ascii="Times New Roman" w:eastAsia="微软雅黑" w:hAnsi="Times New Roman"/>
        </w:rPr>
      </w:pPr>
    </w:p>
    <w:p w14:paraId="725AF9E5" w14:textId="03E05F12" w:rsidR="00E52ED5" w:rsidRPr="008678D1" w:rsidDel="001B5FF9" w:rsidRDefault="001B5FF9" w:rsidP="001B5FF9">
      <w:pPr>
        <w:rPr>
          <w:del w:id="326" w:author="Fan Quan" w:date="2020-09-16T19:45:00Z"/>
          <w:rFonts w:ascii="Times New Roman" w:eastAsia="微软雅黑" w:hAnsi="Times New Roman"/>
        </w:rPr>
        <w:pPrChange w:id="327" w:author="Fan Quan" w:date="2020-09-16T19:45:00Z">
          <w:pPr>
            <w:ind w:firstLineChars="200" w:firstLine="420"/>
          </w:pPr>
        </w:pPrChange>
      </w:pPr>
      <w:moveToRangeStart w:id="328" w:author="Fan Quan" w:date="2020-09-16T19:45:00Z" w:name="move51177954"/>
      <w:moveTo w:id="329" w:author="Fan Quan" w:date="2020-09-16T19:45:00Z">
        <w:r w:rsidRPr="008678D1">
          <w:rPr>
            <w:rFonts w:ascii="Times New Roman" w:eastAsia="微软雅黑" w:hAnsi="Times New Roman" w:hint="eastAsia"/>
            <w:noProof/>
          </w:rPr>
          <w:drawing>
            <wp:inline distT="0" distB="0" distL="0" distR="0" wp14:anchorId="51ABF1B5" wp14:editId="6BAFEEED">
              <wp:extent cx="1882775" cy="1499734"/>
              <wp:effectExtent l="0" t="0" r="3175" b="5715"/>
              <wp:docPr id="24" name="图片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2775" cy="149973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FromRangeStart w:id="330" w:author="Fan Quan" w:date="2020-09-16T19:44:00Z" w:name="move51177906"/>
      <w:moveToRangeEnd w:id="328"/>
      <w:moveFrom w:id="331" w:author="Fan Quan" w:date="2020-09-16T19:44:00Z">
        <w:r w:rsidR="00E52ED5" w:rsidRPr="008678D1" w:rsidDel="001B5FF9">
          <w:rPr>
            <w:rFonts w:ascii="Times New Roman" w:eastAsia="微软雅黑" w:hAnsi="Times New Roman"/>
            <w:noProof/>
          </w:rPr>
          <w:drawing>
            <wp:inline distT="0" distB="0" distL="0" distR="0" wp14:anchorId="0002B6BE" wp14:editId="5F4B616F">
              <wp:extent cx="1997710" cy="1311910"/>
              <wp:effectExtent l="0" t="0" r="2540" b="254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97710" cy="1311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  <w:moveFromRangeEnd w:id="330"/>
    </w:p>
    <w:p w14:paraId="3C471A6C" w14:textId="0ECD6845" w:rsidR="00E52ED5" w:rsidRPr="008678D1" w:rsidDel="001B5FF9" w:rsidRDefault="00E52ED5" w:rsidP="001B5FF9">
      <w:pPr>
        <w:rPr>
          <w:del w:id="332" w:author="Fan Quan" w:date="2020-09-16T19:45:00Z"/>
          <w:rFonts w:ascii="Times New Roman" w:eastAsia="微软雅黑" w:hAnsi="Times New Roman" w:hint="eastAsia"/>
        </w:rPr>
        <w:pPrChange w:id="333" w:author="Fan Quan" w:date="2020-09-16T19:45:00Z">
          <w:pPr>
            <w:ind w:firstLineChars="200" w:firstLine="420"/>
          </w:pPr>
        </w:pPrChange>
      </w:pPr>
    </w:p>
    <w:p w14:paraId="7925DA08" w14:textId="6126C296" w:rsidR="00E52ED5" w:rsidRPr="008678D1" w:rsidRDefault="00E52ED5" w:rsidP="001B5FF9">
      <w:pPr>
        <w:rPr>
          <w:rFonts w:ascii="Times New Roman" w:eastAsia="微软雅黑" w:hAnsi="Times New Roman" w:hint="eastAsia"/>
        </w:rPr>
        <w:pPrChange w:id="334" w:author="Fan Quan" w:date="2020-09-16T19:45:00Z">
          <w:pPr>
            <w:ind w:firstLineChars="200" w:firstLine="420"/>
          </w:pPr>
        </w:pPrChange>
      </w:pPr>
    </w:p>
    <w:p w14:paraId="2703D5C0" w14:textId="576DFB7F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Co</w:t>
      </w:r>
      <w:r w:rsidRPr="008678D1">
        <w:rPr>
          <w:rFonts w:ascii="Times New Roman" w:eastAsia="微软雅黑" w:hAnsi="Times New Roman"/>
          <w:b/>
          <w:bCs/>
        </w:rPr>
        <w:t>mmodore PET</w:t>
      </w:r>
      <w:r w:rsidRPr="008678D1">
        <w:rPr>
          <w:rFonts w:ascii="Times New Roman" w:eastAsia="微软雅黑" w:hAnsi="Times New Roman"/>
        </w:rPr>
        <w:t xml:space="preserve"> </w:t>
      </w:r>
      <w:ins w:id="335" w:author="Fan Quan" w:date="2020-09-16T19:45:00Z">
        <w:r w:rsidR="001B5FF9">
          <w:rPr>
            <w:rFonts w:ascii="Times New Roman" w:eastAsia="微软雅黑" w:hAnsi="Times New Roman" w:hint="eastAsia"/>
          </w:rPr>
          <w:t>随后</w:t>
        </w:r>
      </w:ins>
      <w:r w:rsidRPr="008678D1">
        <w:rPr>
          <w:rFonts w:ascii="Times New Roman" w:eastAsia="微软雅黑" w:hAnsi="Times New Roman" w:hint="eastAsia"/>
        </w:rPr>
        <w:t>发售。最初的型号因键盘区过小而遭到批评，但后续的型号取得了极大</w:t>
      </w:r>
      <w:r w:rsidRPr="008678D1">
        <w:rPr>
          <w:rFonts w:ascii="Times New Roman" w:eastAsia="微软雅黑" w:hAnsi="Times New Roman" w:hint="eastAsia"/>
        </w:rPr>
        <w:t>的成功。</w:t>
      </w:r>
    </w:p>
    <w:p w14:paraId="02D55A70" w14:textId="4DFB2B3E" w:rsidR="00E52ED5" w:rsidRPr="008678D1" w:rsidDel="001B5FF9" w:rsidRDefault="00E52ED5" w:rsidP="0032626C">
      <w:pPr>
        <w:ind w:firstLineChars="200" w:firstLine="420"/>
        <w:rPr>
          <w:del w:id="336" w:author="Fan Quan" w:date="2020-09-16T19:46:00Z"/>
          <w:rFonts w:ascii="Times New Roman" w:eastAsia="微软雅黑" w:hAnsi="Times New Roman"/>
        </w:rPr>
      </w:pPr>
    </w:p>
    <w:p w14:paraId="37B6B7FA" w14:textId="09B46678" w:rsidR="00E52ED5" w:rsidRPr="008678D1" w:rsidDel="001B5FF9" w:rsidRDefault="00E52ED5" w:rsidP="001B5FF9">
      <w:pPr>
        <w:rPr>
          <w:del w:id="337" w:author="Fan Quan" w:date="2020-09-16T19:46:00Z"/>
          <w:rFonts w:ascii="Times New Roman" w:eastAsia="微软雅黑" w:hAnsi="Times New Roman"/>
        </w:rPr>
        <w:pPrChange w:id="338" w:author="Fan Quan" w:date="2020-09-16T19:46:00Z">
          <w:pPr>
            <w:ind w:firstLineChars="200" w:firstLine="420"/>
          </w:pPr>
        </w:pPrChange>
      </w:pPr>
      <w:moveFromRangeStart w:id="339" w:author="Fan Quan" w:date="2020-09-16T19:45:00Z" w:name="move51177954"/>
      <w:moveFrom w:id="340" w:author="Fan Quan" w:date="2020-09-16T19:45:00Z">
        <w:r w:rsidRPr="008678D1" w:rsidDel="001B5FF9">
          <w:rPr>
            <w:rFonts w:ascii="Times New Roman" w:eastAsia="微软雅黑" w:hAnsi="Times New Roman" w:hint="eastAsia"/>
            <w:noProof/>
          </w:rPr>
          <w:drawing>
            <wp:inline distT="0" distB="0" distL="0" distR="0" wp14:anchorId="7C4886C8" wp14:editId="764C6D08">
              <wp:extent cx="1953895" cy="1556385"/>
              <wp:effectExtent l="0" t="0" r="8255" b="5715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53895" cy="155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  <w:moveFromRangeEnd w:id="339"/>
    </w:p>
    <w:p w14:paraId="196557C9" w14:textId="58594A1F" w:rsidR="00E52ED5" w:rsidRPr="008678D1" w:rsidDel="001B5FF9" w:rsidRDefault="00E52ED5" w:rsidP="001B5FF9">
      <w:pPr>
        <w:rPr>
          <w:del w:id="341" w:author="Fan Quan" w:date="2020-09-16T19:46:00Z"/>
          <w:rFonts w:ascii="Times New Roman" w:eastAsia="微软雅黑" w:hAnsi="Times New Roman" w:hint="eastAsia"/>
        </w:rPr>
        <w:pPrChange w:id="342" w:author="Fan Quan" w:date="2020-09-16T19:46:00Z">
          <w:pPr>
            <w:ind w:firstLineChars="200" w:firstLine="420"/>
          </w:pPr>
        </w:pPrChange>
      </w:pPr>
    </w:p>
    <w:p w14:paraId="747D6AEA" w14:textId="0A7B832E" w:rsidR="00E52ED5" w:rsidRPr="008678D1" w:rsidRDefault="00E52ED5" w:rsidP="001B5FF9">
      <w:pPr>
        <w:rPr>
          <w:rFonts w:ascii="Times New Roman" w:eastAsia="微软雅黑" w:hAnsi="Times New Roman" w:hint="eastAsia"/>
        </w:rPr>
        <w:pPrChange w:id="343" w:author="Fan Quan" w:date="2020-09-16T19:46:00Z">
          <w:pPr>
            <w:ind w:firstLineChars="200" w:firstLine="420"/>
          </w:pPr>
        </w:pPrChange>
      </w:pPr>
    </w:p>
    <w:p w14:paraId="3F642C0A" w14:textId="4DC32CA2" w:rsidR="00E52ED5" w:rsidRPr="001B5FF9" w:rsidRDefault="00E52ED5" w:rsidP="001B5FF9">
      <w:pPr>
        <w:rPr>
          <w:rFonts w:ascii="Times New Roman" w:eastAsia="微软雅黑" w:hAnsi="Times New Roman"/>
          <w:b/>
          <w:bCs/>
          <w:color w:val="06661D"/>
          <w:rPrChange w:id="344" w:author="Fan Quan" w:date="2020-09-16T19:46:00Z">
            <w:rPr>
              <w:rFonts w:ascii="Times New Roman" w:eastAsia="微软雅黑" w:hAnsi="Times New Roman"/>
            </w:rPr>
          </w:rPrChange>
        </w:rPr>
        <w:pPrChange w:id="345" w:author="Fan Quan" w:date="2020-09-16T19:46:00Z">
          <w:pPr>
            <w:ind w:firstLineChars="200" w:firstLine="420"/>
          </w:pPr>
        </w:pPrChange>
      </w:pPr>
      <w:r w:rsidRPr="001B5FF9">
        <w:rPr>
          <w:rFonts w:ascii="Times New Roman" w:eastAsia="微软雅黑" w:hAnsi="Times New Roman" w:hint="eastAsia"/>
          <w:b/>
          <w:bCs/>
          <w:color w:val="06661D"/>
          <w:rPrChange w:id="346" w:author="Fan Quan" w:date="2020-09-16T19:46:00Z">
            <w:rPr>
              <w:rFonts w:ascii="Times New Roman" w:eastAsia="微软雅黑" w:hAnsi="Times New Roman" w:hint="eastAsia"/>
            </w:rPr>
          </w:rPrChange>
        </w:rPr>
        <w:t>1</w:t>
      </w:r>
      <w:r w:rsidRPr="001B5FF9">
        <w:rPr>
          <w:rFonts w:ascii="Times New Roman" w:eastAsia="微软雅黑" w:hAnsi="Times New Roman"/>
          <w:b/>
          <w:bCs/>
          <w:color w:val="06661D"/>
          <w:rPrChange w:id="347" w:author="Fan Quan" w:date="2020-09-16T19:46:00Z">
            <w:rPr>
              <w:rFonts w:ascii="Times New Roman" w:eastAsia="微软雅黑" w:hAnsi="Times New Roman"/>
            </w:rPr>
          </w:rPrChange>
        </w:rPr>
        <w:t>978</w:t>
      </w:r>
      <w:r w:rsidRPr="001B5FF9">
        <w:rPr>
          <w:rFonts w:ascii="Times New Roman" w:eastAsia="微软雅黑" w:hAnsi="Times New Roman" w:hint="eastAsia"/>
          <w:b/>
          <w:bCs/>
          <w:color w:val="06661D"/>
          <w:rPrChange w:id="348" w:author="Fan Quan" w:date="2020-09-16T19:46:00Z">
            <w:rPr>
              <w:rFonts w:ascii="Times New Roman" w:eastAsia="微软雅黑" w:hAnsi="Times New Roman" w:hint="eastAsia"/>
            </w:rPr>
          </w:rPrChange>
        </w:rPr>
        <w:t>年：</w:t>
      </w:r>
    </w:p>
    <w:p w14:paraId="539433C5" w14:textId="0361B43E" w:rsidR="00E52ED5" w:rsidRDefault="00E52ED5" w:rsidP="0032626C">
      <w:pPr>
        <w:ind w:firstLineChars="200" w:firstLine="420"/>
        <w:rPr>
          <w:ins w:id="349" w:author="Fan Quan" w:date="2020-09-16T19:46:00Z"/>
          <w:rFonts w:ascii="Times New Roman" w:eastAsia="微软雅黑" w:hAnsi="Times New Roman"/>
        </w:rPr>
      </w:pPr>
    </w:p>
    <w:p w14:paraId="564C68AB" w14:textId="2F832760" w:rsidR="001B5FF9" w:rsidRPr="008678D1" w:rsidRDefault="001B5FF9" w:rsidP="001B5FF9">
      <w:pPr>
        <w:rPr>
          <w:rFonts w:ascii="Times New Roman" w:eastAsia="微软雅黑" w:hAnsi="Times New Roman" w:hint="eastAsia"/>
        </w:rPr>
        <w:pPrChange w:id="350" w:author="Fan Quan" w:date="2020-09-16T19:46:00Z">
          <w:pPr>
            <w:ind w:firstLineChars="200" w:firstLine="420"/>
          </w:pPr>
        </w:pPrChange>
      </w:pPr>
      <w:moveToRangeStart w:id="351" w:author="Fan Quan" w:date="2020-09-16T19:46:00Z" w:name="move51178006"/>
      <w:moveTo w:id="352" w:author="Fan Quan" w:date="2020-09-16T19:46:00Z">
        <w:r w:rsidRPr="008678D1">
          <w:rPr>
            <w:rFonts w:ascii="Times New Roman" w:eastAsia="微软雅黑" w:hAnsi="Times New Roman" w:hint="eastAsia"/>
            <w:noProof/>
          </w:rPr>
          <w:drawing>
            <wp:inline distT="0" distB="0" distL="0" distR="0" wp14:anchorId="558A60AB" wp14:editId="24C034D6">
              <wp:extent cx="1882800" cy="2664000"/>
              <wp:effectExtent l="0" t="0" r="3175" b="3175"/>
              <wp:docPr id="25" name="图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2800" cy="266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ToRangeEnd w:id="351"/>
    </w:p>
    <w:p w14:paraId="5814272B" w14:textId="59338512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《太空侵略者》</w:t>
      </w:r>
      <w:r w:rsidRPr="008678D1">
        <w:rPr>
          <w:rFonts w:ascii="Times New Roman" w:eastAsia="微软雅黑" w:hAnsi="Times New Roman" w:hint="eastAsia"/>
        </w:rPr>
        <w:t>发售。作为一部开创性的经典之作，它带起了街机以及电子游戏整体的流行风尚。它在雅达利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2600 </w:t>
      </w:r>
      <w:r w:rsidRPr="008678D1">
        <w:rPr>
          <w:rFonts w:ascii="Times New Roman" w:eastAsia="微软雅黑" w:hAnsi="Times New Roman" w:hint="eastAsia"/>
        </w:rPr>
        <w:t>上的移植版也取得了巨大成功，是史上第一部销售</w:t>
      </w:r>
      <w:del w:id="353" w:author="Fan Quan" w:date="2020-09-16T19:49:00Z">
        <w:r w:rsidRPr="008678D1" w:rsidDel="00D01C22">
          <w:rPr>
            <w:rFonts w:ascii="Times New Roman" w:eastAsia="微软雅黑" w:hAnsi="Times New Roman" w:hint="eastAsia"/>
          </w:rPr>
          <w:delText>额</w:delText>
        </w:r>
      </w:del>
      <w:r w:rsidRPr="008678D1">
        <w:rPr>
          <w:rFonts w:ascii="Times New Roman" w:eastAsia="微软雅黑" w:hAnsi="Times New Roman" w:hint="eastAsia"/>
        </w:rPr>
        <w:t>逾百万份的电子游戏。</w:t>
      </w:r>
    </w:p>
    <w:p w14:paraId="2884DA28" w14:textId="5DC01BC8" w:rsidR="00E52ED5" w:rsidDel="00D01C22" w:rsidRDefault="00E52ED5" w:rsidP="0032626C">
      <w:pPr>
        <w:ind w:firstLineChars="200" w:firstLine="420"/>
        <w:rPr>
          <w:del w:id="354" w:author="Fan Quan" w:date="2020-09-16T19:49:00Z"/>
          <w:rFonts w:ascii="Times New Roman" w:eastAsia="微软雅黑" w:hAnsi="Times New Roman"/>
        </w:rPr>
      </w:pPr>
    </w:p>
    <w:p w14:paraId="2DF6AE62" w14:textId="77777777" w:rsidR="00D01C22" w:rsidRPr="008678D1" w:rsidRDefault="00D01C22" w:rsidP="0032626C">
      <w:pPr>
        <w:ind w:firstLineChars="200" w:firstLine="420"/>
        <w:rPr>
          <w:ins w:id="355" w:author="Fan Quan" w:date="2020-09-16T19:49:00Z"/>
          <w:rFonts w:ascii="Times New Roman" w:eastAsia="微软雅黑" w:hAnsi="Times New Roman" w:hint="eastAsia"/>
        </w:rPr>
      </w:pPr>
    </w:p>
    <w:p w14:paraId="482231BC" w14:textId="3A42A2EB" w:rsidR="00E52ED5" w:rsidRPr="00D01C22" w:rsidDel="00D01C22" w:rsidRDefault="00E52ED5" w:rsidP="00D01C22">
      <w:pPr>
        <w:rPr>
          <w:del w:id="356" w:author="Fan Quan" w:date="2020-09-16T19:49:00Z"/>
          <w:rFonts w:ascii="Times New Roman" w:eastAsia="微软雅黑" w:hAnsi="Times New Roman" w:hint="eastAsia"/>
          <w:b/>
          <w:bCs/>
          <w:color w:val="06661D"/>
          <w:rPrChange w:id="357" w:author="Fan Quan" w:date="2020-09-16T19:49:00Z">
            <w:rPr>
              <w:del w:id="358" w:author="Fan Quan" w:date="2020-09-16T19:49:00Z"/>
              <w:rFonts w:ascii="Times New Roman" w:eastAsia="微软雅黑" w:hAnsi="Times New Roman" w:hint="eastAsia"/>
            </w:rPr>
          </w:rPrChange>
        </w:rPr>
        <w:pPrChange w:id="359" w:author="Fan Quan" w:date="2020-09-16T19:49:00Z">
          <w:pPr>
            <w:ind w:firstLineChars="200" w:firstLine="420"/>
          </w:pPr>
        </w:pPrChange>
      </w:pPr>
      <w:moveFromRangeStart w:id="360" w:author="Fan Quan" w:date="2020-09-16T19:46:00Z" w:name="move51178006"/>
      <w:moveFrom w:id="361" w:author="Fan Quan" w:date="2020-09-16T19:46:00Z">
        <w:del w:id="362" w:author="Fan Quan" w:date="2020-09-16T19:49:00Z">
          <w:r w:rsidRPr="00D01C22" w:rsidDel="00D01C22">
            <w:rPr>
              <w:rFonts w:ascii="Times New Roman" w:eastAsia="微软雅黑" w:hAnsi="Times New Roman" w:hint="eastAsia"/>
              <w:b/>
              <w:bCs/>
              <w:color w:val="06661D"/>
              <w:rPrChange w:id="363" w:author="Fan Quan" w:date="2020-09-16T19:49:00Z">
                <w:rPr>
                  <w:rFonts w:ascii="Times New Roman" w:eastAsia="微软雅黑" w:hAnsi="Times New Roman" w:hint="eastAsia"/>
                  <w:noProof/>
                </w:rPr>
              </w:rPrChange>
            </w:rPr>
            <w:drawing>
              <wp:inline distT="0" distB="0" distL="0" distR="0" wp14:anchorId="37943014" wp14:editId="0298082F">
                <wp:extent cx="1540329" cy="2180251"/>
                <wp:effectExtent l="0" t="0" r="3175" b="0"/>
                <wp:docPr id="14" name="图片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8885" cy="2192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moveFrom>
      <w:moveFromRangeEnd w:id="360"/>
    </w:p>
    <w:p w14:paraId="792FB4B1" w14:textId="208D7339" w:rsidR="00E52ED5" w:rsidRPr="00D01C22" w:rsidDel="00D01C22" w:rsidRDefault="00E52ED5" w:rsidP="00D01C22">
      <w:pPr>
        <w:rPr>
          <w:del w:id="364" w:author="Fan Quan" w:date="2020-09-16T19:49:00Z"/>
          <w:rFonts w:ascii="Times New Roman" w:eastAsia="微软雅黑" w:hAnsi="Times New Roman" w:hint="eastAsia"/>
          <w:b/>
          <w:bCs/>
          <w:color w:val="06661D"/>
          <w:rPrChange w:id="365" w:author="Fan Quan" w:date="2020-09-16T19:49:00Z">
            <w:rPr>
              <w:del w:id="366" w:author="Fan Quan" w:date="2020-09-16T19:49:00Z"/>
              <w:rFonts w:ascii="Times New Roman" w:eastAsia="微软雅黑" w:hAnsi="Times New Roman" w:hint="eastAsia"/>
            </w:rPr>
          </w:rPrChange>
        </w:rPr>
        <w:pPrChange w:id="367" w:author="Fan Quan" w:date="2020-09-16T19:49:00Z">
          <w:pPr>
            <w:ind w:firstLineChars="200" w:firstLine="420"/>
          </w:pPr>
        </w:pPrChange>
      </w:pPr>
    </w:p>
    <w:p w14:paraId="6D8A1FDB" w14:textId="46559EF6" w:rsidR="00E52ED5" w:rsidRPr="00D01C22" w:rsidDel="00D01C22" w:rsidRDefault="00E52ED5" w:rsidP="00D01C22">
      <w:pPr>
        <w:rPr>
          <w:del w:id="368" w:author="Fan Quan" w:date="2020-09-16T19:49:00Z"/>
          <w:rFonts w:ascii="Times New Roman" w:eastAsia="微软雅黑" w:hAnsi="Times New Roman" w:hint="eastAsia"/>
          <w:b/>
          <w:bCs/>
          <w:color w:val="06661D"/>
          <w:rPrChange w:id="369" w:author="Fan Quan" w:date="2020-09-16T19:49:00Z">
            <w:rPr>
              <w:del w:id="370" w:author="Fan Quan" w:date="2020-09-16T19:49:00Z"/>
              <w:rFonts w:ascii="Times New Roman" w:eastAsia="微软雅黑" w:hAnsi="Times New Roman" w:hint="eastAsia"/>
            </w:rPr>
          </w:rPrChange>
        </w:rPr>
        <w:pPrChange w:id="371" w:author="Fan Quan" w:date="2020-09-16T19:49:00Z">
          <w:pPr>
            <w:ind w:firstLineChars="200" w:firstLine="420"/>
          </w:pPr>
        </w:pPrChange>
      </w:pPr>
    </w:p>
    <w:p w14:paraId="60029300" w14:textId="214737EF" w:rsidR="00E52ED5" w:rsidRPr="00D01C22" w:rsidRDefault="00E52ED5" w:rsidP="00D01C22">
      <w:pPr>
        <w:rPr>
          <w:rFonts w:ascii="Times New Roman" w:eastAsia="微软雅黑" w:hAnsi="Times New Roman"/>
          <w:b/>
          <w:bCs/>
          <w:color w:val="06661D"/>
          <w:rPrChange w:id="372" w:author="Fan Quan" w:date="2020-09-16T19:49:00Z">
            <w:rPr>
              <w:rFonts w:ascii="Times New Roman" w:eastAsia="微软雅黑" w:hAnsi="Times New Roman"/>
            </w:rPr>
          </w:rPrChange>
        </w:rPr>
        <w:pPrChange w:id="373" w:author="Fan Quan" w:date="2020-09-16T19:49:00Z">
          <w:pPr>
            <w:ind w:firstLineChars="200" w:firstLine="420"/>
          </w:pPr>
        </w:pPrChange>
      </w:pPr>
      <w:r w:rsidRPr="00D01C22">
        <w:rPr>
          <w:rFonts w:ascii="Times New Roman" w:eastAsia="微软雅黑" w:hAnsi="Times New Roman" w:hint="eastAsia"/>
          <w:b/>
          <w:bCs/>
          <w:color w:val="06661D"/>
          <w:rPrChange w:id="374" w:author="Fan Quan" w:date="2020-09-16T19:49:00Z">
            <w:rPr>
              <w:rFonts w:ascii="Times New Roman" w:eastAsia="微软雅黑" w:hAnsi="Times New Roman" w:hint="eastAsia"/>
            </w:rPr>
          </w:rPrChange>
        </w:rPr>
        <w:t>1</w:t>
      </w:r>
      <w:r w:rsidRPr="00D01C22">
        <w:rPr>
          <w:rFonts w:ascii="Times New Roman" w:eastAsia="微软雅黑" w:hAnsi="Times New Roman"/>
          <w:b/>
          <w:bCs/>
          <w:color w:val="06661D"/>
          <w:rPrChange w:id="375" w:author="Fan Quan" w:date="2020-09-16T19:49:00Z">
            <w:rPr>
              <w:rFonts w:ascii="Times New Roman" w:eastAsia="微软雅黑" w:hAnsi="Times New Roman"/>
            </w:rPr>
          </w:rPrChange>
        </w:rPr>
        <w:t>979</w:t>
      </w:r>
      <w:r w:rsidRPr="00D01C22">
        <w:rPr>
          <w:rFonts w:ascii="Times New Roman" w:eastAsia="微软雅黑" w:hAnsi="Times New Roman" w:hint="eastAsia"/>
          <w:b/>
          <w:bCs/>
          <w:color w:val="06661D"/>
          <w:rPrChange w:id="376" w:author="Fan Quan" w:date="2020-09-16T19:49:00Z">
            <w:rPr>
              <w:rFonts w:ascii="Times New Roman" w:eastAsia="微软雅黑" w:hAnsi="Times New Roman" w:hint="eastAsia"/>
            </w:rPr>
          </w:rPrChange>
        </w:rPr>
        <w:t>年：</w:t>
      </w:r>
    </w:p>
    <w:p w14:paraId="44399C99" w14:textId="5020A75D" w:rsidR="00E52ED5" w:rsidRDefault="00E52ED5" w:rsidP="0032626C">
      <w:pPr>
        <w:ind w:firstLineChars="200" w:firstLine="420"/>
        <w:rPr>
          <w:ins w:id="377" w:author="Fan Quan" w:date="2020-09-16T19:50:00Z"/>
          <w:rFonts w:ascii="Times New Roman" w:eastAsia="微软雅黑" w:hAnsi="Times New Roman"/>
        </w:rPr>
      </w:pPr>
    </w:p>
    <w:p w14:paraId="0E3BF1ED" w14:textId="77777777" w:rsidR="00D01C22" w:rsidRPr="008678D1" w:rsidRDefault="00D01C22" w:rsidP="00D01C22">
      <w:pPr>
        <w:rPr>
          <w:ins w:id="378" w:author="Fan Quan" w:date="2020-09-16T19:50:00Z"/>
          <w:rFonts w:ascii="Times New Roman" w:eastAsia="微软雅黑" w:hAnsi="Times New Roman"/>
        </w:rPr>
      </w:pPr>
      <w:ins w:id="379" w:author="Fan Quan" w:date="2020-09-16T19:50:00Z">
        <w:r w:rsidRPr="008678D1">
          <w:rPr>
            <w:rFonts w:ascii="Times New Roman" w:eastAsia="微软雅黑" w:hAnsi="Times New Roman" w:hint="eastAsia"/>
            <w:noProof/>
          </w:rPr>
          <w:drawing>
            <wp:inline distT="0" distB="0" distL="0" distR="0" wp14:anchorId="61CDE190" wp14:editId="32533B90">
              <wp:extent cx="1882775" cy="969215"/>
              <wp:effectExtent l="0" t="0" r="3175" b="2540"/>
              <wp:docPr id="28" name="图片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2775" cy="969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CBCCB3E" w14:textId="01881018" w:rsidR="00D01C22" w:rsidRPr="008678D1" w:rsidRDefault="00D01C22" w:rsidP="00D01C22">
      <w:pPr>
        <w:ind w:firstLineChars="200" w:firstLine="420"/>
        <w:rPr>
          <w:ins w:id="380" w:author="Fan Quan" w:date="2020-09-16T19:50:00Z"/>
          <w:rFonts w:ascii="Times New Roman" w:eastAsia="微软雅黑" w:hAnsi="Times New Roman"/>
        </w:rPr>
      </w:pPr>
      <w:proofErr w:type="spellStart"/>
      <w:ins w:id="381" w:author="Fan Quan" w:date="2020-09-16T19:50:00Z">
        <w:r w:rsidRPr="008678D1">
          <w:rPr>
            <w:rFonts w:ascii="Times New Roman" w:eastAsia="微软雅黑" w:hAnsi="Times New Roman"/>
            <w:b/>
            <w:bCs/>
          </w:rPr>
          <w:t>Intellivision</w:t>
        </w:r>
        <w:proofErr w:type="spellEnd"/>
        <w:r w:rsidRPr="008678D1">
          <w:rPr>
            <w:rFonts w:ascii="Times New Roman" w:eastAsia="微软雅黑" w:hAnsi="Times New Roman"/>
          </w:rPr>
          <w:t xml:space="preserve"> </w:t>
        </w:r>
        <w:r w:rsidRPr="008678D1">
          <w:rPr>
            <w:rFonts w:ascii="Times New Roman" w:eastAsia="微软雅黑" w:hAnsi="Times New Roman" w:hint="eastAsia"/>
          </w:rPr>
          <w:t>问世。这台游戏机由玩具大厂美泰</w:t>
        </w:r>
      </w:ins>
      <w:ins w:id="382" w:author="Fan Quan" w:date="2020-09-16T19:51:00Z">
        <w:r>
          <w:rPr>
            <w:rFonts w:ascii="Times New Roman" w:eastAsia="微软雅黑" w:hAnsi="Times New Roman" w:hint="eastAsia"/>
          </w:rPr>
          <w:t>（</w:t>
        </w:r>
        <w:r>
          <w:rPr>
            <w:rFonts w:ascii="Times New Roman" w:eastAsia="微软雅黑" w:hAnsi="Times New Roman" w:hint="eastAsia"/>
          </w:rPr>
          <w:t>Mattel</w:t>
        </w:r>
        <w:r>
          <w:rPr>
            <w:rFonts w:ascii="Times New Roman" w:eastAsia="微软雅黑" w:hAnsi="Times New Roman" w:hint="eastAsia"/>
          </w:rPr>
          <w:t>）</w:t>
        </w:r>
      </w:ins>
      <w:ins w:id="383" w:author="Fan Quan" w:date="2020-09-16T19:50:00Z">
        <w:r w:rsidRPr="008678D1">
          <w:rPr>
            <w:rFonts w:ascii="Times New Roman" w:eastAsia="微软雅黑" w:hAnsi="Times New Roman" w:hint="eastAsia"/>
          </w:rPr>
          <w:t>制</w:t>
        </w:r>
      </w:ins>
      <w:ins w:id="384" w:author="Fan Quan" w:date="2020-09-16T19:51:00Z">
        <w:r>
          <w:rPr>
            <w:rFonts w:ascii="Times New Roman" w:eastAsia="微软雅黑" w:hAnsi="Times New Roman" w:hint="eastAsia"/>
          </w:rPr>
          <w:t>造</w:t>
        </w:r>
      </w:ins>
      <w:ins w:id="385" w:author="Fan Quan" w:date="2020-09-16T19:50:00Z">
        <w:r w:rsidRPr="008678D1">
          <w:rPr>
            <w:rFonts w:ascii="Times New Roman" w:eastAsia="微软雅黑" w:hAnsi="Times New Roman" w:hint="eastAsia"/>
          </w:rPr>
          <w:t>，主打更加优质的图像及正版游戏，甚至还内置</w:t>
        </w:r>
      </w:ins>
      <w:ins w:id="386" w:author="Fan Quan" w:date="2020-09-16T19:51:00Z">
        <w:r>
          <w:rPr>
            <w:rFonts w:ascii="Times New Roman" w:eastAsia="微软雅黑" w:hAnsi="Times New Roman" w:hint="eastAsia"/>
          </w:rPr>
          <w:t>声音</w:t>
        </w:r>
      </w:ins>
      <w:ins w:id="387" w:author="Fan Quan" w:date="2020-09-16T19:50:00Z">
        <w:r w:rsidRPr="008678D1">
          <w:rPr>
            <w:rFonts w:ascii="Times New Roman" w:eastAsia="微软雅黑" w:hAnsi="Times New Roman" w:hint="eastAsia"/>
          </w:rPr>
          <w:t>模块。它是雅达利</w:t>
        </w:r>
        <w:r w:rsidRPr="008678D1">
          <w:rPr>
            <w:rFonts w:ascii="Times New Roman" w:eastAsia="微软雅黑" w:hAnsi="Times New Roman" w:hint="eastAsia"/>
          </w:rPr>
          <w:t xml:space="preserve"> </w:t>
        </w:r>
        <w:r w:rsidRPr="008678D1">
          <w:rPr>
            <w:rFonts w:ascii="Times New Roman" w:eastAsia="微软雅黑" w:hAnsi="Times New Roman"/>
          </w:rPr>
          <w:t xml:space="preserve">2600 </w:t>
        </w:r>
        <w:r w:rsidRPr="008678D1">
          <w:rPr>
            <w:rFonts w:ascii="Times New Roman" w:eastAsia="微软雅黑" w:hAnsi="Times New Roman" w:hint="eastAsia"/>
          </w:rPr>
          <w:t>最大的竞争对手，卖出了大约三百万台。</w:t>
        </w:r>
      </w:ins>
    </w:p>
    <w:p w14:paraId="0FC185F0" w14:textId="77777777" w:rsidR="00D01C22" w:rsidRPr="00D01C22" w:rsidRDefault="00D01C22" w:rsidP="0032626C">
      <w:pPr>
        <w:ind w:firstLineChars="200" w:firstLine="420"/>
        <w:rPr>
          <w:ins w:id="388" w:author="Fan Quan" w:date="2020-09-16T19:49:00Z"/>
          <w:rFonts w:ascii="Times New Roman" w:eastAsia="微软雅黑" w:hAnsi="Times New Roman" w:hint="eastAsia"/>
          <w:rPrChange w:id="389" w:author="Fan Quan" w:date="2020-09-16T19:50:00Z">
            <w:rPr>
              <w:ins w:id="390" w:author="Fan Quan" w:date="2020-09-16T19:49:00Z"/>
              <w:rFonts w:ascii="Times New Roman" w:eastAsia="微软雅黑" w:hAnsi="Times New Roman" w:hint="eastAsia"/>
            </w:rPr>
          </w:rPrChange>
        </w:rPr>
      </w:pPr>
    </w:p>
    <w:p w14:paraId="1B61256E" w14:textId="71267A62" w:rsidR="00D01C22" w:rsidRPr="008678D1" w:rsidRDefault="00D01C22" w:rsidP="00D01C22">
      <w:pPr>
        <w:rPr>
          <w:rFonts w:ascii="Times New Roman" w:eastAsia="微软雅黑" w:hAnsi="Times New Roman" w:hint="eastAsia"/>
        </w:rPr>
        <w:pPrChange w:id="391" w:author="Fan Quan" w:date="2020-09-16T19:49:00Z">
          <w:pPr>
            <w:ind w:firstLineChars="200" w:firstLine="420"/>
          </w:pPr>
        </w:pPrChange>
      </w:pPr>
      <w:moveToRangeStart w:id="392" w:author="Fan Quan" w:date="2020-09-16T19:49:00Z" w:name="move51178198"/>
      <w:moveTo w:id="393" w:author="Fan Quan" w:date="2020-09-16T19:49:00Z">
        <w:r w:rsidRPr="008678D1">
          <w:rPr>
            <w:rFonts w:ascii="Times New Roman" w:eastAsia="微软雅黑" w:hAnsi="Times New Roman"/>
            <w:noProof/>
          </w:rPr>
          <w:drawing>
            <wp:inline distT="0" distB="0" distL="0" distR="0" wp14:anchorId="6C31FBE2" wp14:editId="74BC934E">
              <wp:extent cx="1882775" cy="1079637"/>
              <wp:effectExtent l="0" t="0" r="3175" b="6350"/>
              <wp:docPr id="26" name="图片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2775" cy="10796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ToRangeEnd w:id="392"/>
    </w:p>
    <w:p w14:paraId="42F41495" w14:textId="48656A3F" w:rsidR="00E52ED5" w:rsidRPr="008678D1" w:rsidRDefault="0076086B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雅达利</w:t>
      </w:r>
      <w:r w:rsidRPr="008678D1">
        <w:rPr>
          <w:rFonts w:ascii="Times New Roman" w:eastAsia="微软雅黑" w:hAnsi="Times New Roman" w:hint="eastAsia"/>
          <w:b/>
          <w:bCs/>
        </w:rPr>
        <w:t xml:space="preserve"> </w:t>
      </w:r>
      <w:r w:rsidRPr="008678D1">
        <w:rPr>
          <w:rFonts w:ascii="Times New Roman" w:eastAsia="微软雅黑" w:hAnsi="Times New Roman"/>
          <w:b/>
          <w:bCs/>
        </w:rPr>
        <w:t xml:space="preserve">8-bit </w:t>
      </w:r>
      <w:r w:rsidRPr="008678D1">
        <w:rPr>
          <w:rFonts w:ascii="Times New Roman" w:eastAsia="微软雅黑" w:hAnsi="Times New Roman" w:hint="eastAsia"/>
        </w:rPr>
        <w:t>家用机系列开始发行。它</w:t>
      </w:r>
      <w:del w:id="394" w:author="Fan Quan" w:date="2020-09-16T19:52:00Z">
        <w:r w:rsidRPr="008678D1" w:rsidDel="00BB7387">
          <w:rPr>
            <w:rFonts w:ascii="Times New Roman" w:eastAsia="微软雅黑" w:hAnsi="Times New Roman" w:hint="eastAsia"/>
          </w:rPr>
          <w:delText>不仅</w:delText>
        </w:r>
      </w:del>
      <w:r w:rsidRPr="008678D1">
        <w:rPr>
          <w:rFonts w:ascii="Times New Roman" w:eastAsia="微软雅黑" w:hAnsi="Times New Roman" w:hint="eastAsia"/>
        </w:rPr>
        <w:t>是一台价格低廉的家用电脑，还有一处可以放游戏卡带的卡槽，这一设计</w:t>
      </w:r>
      <w:del w:id="395" w:author="Fan Quan" w:date="2020-09-16T19:52:00Z">
        <w:r w:rsidRPr="008678D1" w:rsidDel="00BB7387">
          <w:rPr>
            <w:rFonts w:ascii="Times New Roman" w:eastAsia="微软雅黑" w:hAnsi="Times New Roman" w:hint="eastAsia"/>
          </w:rPr>
          <w:delText>的流行使得游戏能与电脑兼容</w:delText>
        </w:r>
      </w:del>
      <w:ins w:id="396" w:author="Fan Quan" w:date="2020-09-16T19:52:00Z">
        <w:r w:rsidR="00BB7387">
          <w:rPr>
            <w:rFonts w:ascii="Times New Roman" w:eastAsia="微软雅黑" w:hAnsi="Times New Roman" w:hint="eastAsia"/>
          </w:rPr>
          <w:t>使它成为入门电脑的首选</w:t>
        </w:r>
      </w:ins>
      <w:r w:rsidRPr="008678D1">
        <w:rPr>
          <w:rFonts w:ascii="Times New Roman" w:eastAsia="微软雅黑" w:hAnsi="Times New Roman" w:hint="eastAsia"/>
        </w:rPr>
        <w:t>。</w:t>
      </w:r>
    </w:p>
    <w:p w14:paraId="395FE2B3" w14:textId="77777777" w:rsidR="00B700AE" w:rsidRDefault="00B700AE" w:rsidP="00BB7387">
      <w:pPr>
        <w:rPr>
          <w:ins w:id="397" w:author="Fan Quan" w:date="2020-09-16T19:55:00Z"/>
          <w:rFonts w:ascii="Times New Roman" w:eastAsia="微软雅黑" w:hAnsi="Times New Roman"/>
        </w:rPr>
        <w:sectPr w:rsidR="00B700AE" w:rsidSect="006673D2">
          <w:type w:val="continuous"/>
          <w:pgSz w:w="11906" w:h="16838"/>
          <w:pgMar w:top="1440" w:right="1080" w:bottom="1440" w:left="1080" w:header="567" w:footer="567" w:gutter="0"/>
          <w:cols w:num="3" w:space="425"/>
          <w:docGrid w:type="lines" w:linePitch="312"/>
          <w15:footnoteColumns w:val="1"/>
        </w:sectPr>
      </w:pPr>
    </w:p>
    <w:p w14:paraId="696EDA29" w14:textId="4A54FC4D" w:rsidR="0076086B" w:rsidRPr="008678D1" w:rsidDel="00BB7387" w:rsidRDefault="0076086B" w:rsidP="0032626C">
      <w:pPr>
        <w:ind w:firstLineChars="200" w:firstLine="420"/>
        <w:rPr>
          <w:del w:id="398" w:author="Fan Quan" w:date="2020-09-16T19:53:00Z"/>
          <w:rFonts w:ascii="Times New Roman" w:eastAsia="微软雅黑" w:hAnsi="Times New Roman"/>
        </w:rPr>
      </w:pPr>
      <w:bookmarkStart w:id="399" w:name="_GoBack"/>
      <w:bookmarkEnd w:id="399"/>
    </w:p>
    <w:p w14:paraId="0D13D08B" w14:textId="2D19B5A4" w:rsidR="0076086B" w:rsidRPr="008678D1" w:rsidDel="00BB7387" w:rsidRDefault="0076086B" w:rsidP="0032626C">
      <w:pPr>
        <w:ind w:firstLineChars="200" w:firstLine="420"/>
        <w:rPr>
          <w:del w:id="400" w:author="Fan Quan" w:date="2020-09-16T19:53:00Z"/>
          <w:rFonts w:ascii="Times New Roman" w:eastAsia="微软雅黑" w:hAnsi="Times New Roman"/>
        </w:rPr>
      </w:pPr>
      <w:moveFromRangeStart w:id="401" w:author="Fan Quan" w:date="2020-09-16T19:49:00Z" w:name="move51178198"/>
      <w:moveFrom w:id="402" w:author="Fan Quan" w:date="2020-09-16T19:49:00Z">
        <w:del w:id="403" w:author="Fan Quan" w:date="2020-09-16T19:53:00Z">
          <w:r w:rsidRPr="008678D1" w:rsidDel="00BB7387">
            <w:rPr>
              <w:rFonts w:ascii="Times New Roman" w:eastAsia="微软雅黑" w:hAnsi="Times New Roman"/>
              <w:noProof/>
            </w:rPr>
            <w:drawing>
              <wp:inline distT="0" distB="0" distL="0" distR="0" wp14:anchorId="0D952F1D" wp14:editId="1BF919F3">
                <wp:extent cx="2040890" cy="1170305"/>
                <wp:effectExtent l="0" t="0" r="0" b="0"/>
                <wp:docPr id="15" name="图片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0890" cy="117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moveFrom>
      <w:moveFromRangeEnd w:id="401"/>
    </w:p>
    <w:p w14:paraId="0551DF97" w14:textId="4E5A182A" w:rsidR="0076086B" w:rsidRPr="008678D1" w:rsidDel="00BB7387" w:rsidRDefault="0076086B" w:rsidP="0032626C">
      <w:pPr>
        <w:ind w:firstLineChars="200" w:firstLine="420"/>
        <w:rPr>
          <w:del w:id="404" w:author="Fan Quan" w:date="2020-09-16T19:53:00Z"/>
          <w:rFonts w:ascii="Times New Roman" w:eastAsia="微软雅黑" w:hAnsi="Times New Roman"/>
        </w:rPr>
      </w:pPr>
    </w:p>
    <w:p w14:paraId="357D479D" w14:textId="42E5DA1C" w:rsidR="0076086B" w:rsidRPr="008678D1" w:rsidDel="00D01C22" w:rsidRDefault="00D01C22" w:rsidP="00D01C22">
      <w:pPr>
        <w:rPr>
          <w:del w:id="405" w:author="Fan Quan" w:date="2020-09-16T19:49:00Z"/>
          <w:rFonts w:ascii="Times New Roman" w:eastAsia="微软雅黑" w:hAnsi="Times New Roman"/>
        </w:rPr>
        <w:pPrChange w:id="406" w:author="Fan Quan" w:date="2020-09-16T19:49:00Z">
          <w:pPr>
            <w:ind w:firstLineChars="200" w:firstLine="420"/>
          </w:pPr>
        </w:pPrChange>
      </w:pPr>
      <w:moveToRangeStart w:id="407" w:author="Fan Quan" w:date="2020-09-16T19:49:00Z" w:name="move51178210"/>
      <w:moveTo w:id="408" w:author="Fan Quan" w:date="2020-09-16T19:49:00Z">
        <w:del w:id="409" w:author="Fan Quan" w:date="2020-09-16T19:49:00Z">
          <w:r w:rsidRPr="008678D1" w:rsidDel="00D01C22">
            <w:rPr>
              <w:rFonts w:ascii="Times New Roman" w:eastAsia="微软雅黑" w:hAnsi="Times New Roman" w:hint="eastAsia"/>
              <w:noProof/>
            </w:rPr>
            <w:drawing>
              <wp:inline distT="0" distB="0" distL="0" distR="0" wp14:anchorId="25B832BA" wp14:editId="35539434">
                <wp:extent cx="1882775" cy="969215"/>
                <wp:effectExtent l="0" t="0" r="3175" b="2540"/>
                <wp:docPr id="27" name="图片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2775" cy="9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moveTo>
      <w:moveToRangeEnd w:id="407"/>
    </w:p>
    <w:p w14:paraId="4FD80B4D" w14:textId="6F76B8A6" w:rsidR="0076086B" w:rsidRPr="008678D1" w:rsidDel="00D01C22" w:rsidRDefault="0076086B" w:rsidP="0032626C">
      <w:pPr>
        <w:ind w:firstLineChars="200" w:firstLine="420"/>
        <w:rPr>
          <w:del w:id="410" w:author="Fan Quan" w:date="2020-09-16T19:49:00Z"/>
          <w:rFonts w:ascii="Times New Roman" w:eastAsia="微软雅黑" w:hAnsi="Times New Roman" w:hint="eastAsia"/>
        </w:rPr>
      </w:pPr>
      <w:del w:id="411" w:author="Fan Quan" w:date="2020-09-16T19:49:00Z">
        <w:r w:rsidRPr="008678D1" w:rsidDel="00D01C22">
          <w:rPr>
            <w:rFonts w:ascii="Times New Roman" w:eastAsia="微软雅黑" w:hAnsi="Times New Roman"/>
            <w:b/>
            <w:bCs/>
          </w:rPr>
          <w:delText>Intellivision</w:delText>
        </w:r>
        <w:r w:rsidRPr="008678D1" w:rsidDel="00D01C22">
          <w:rPr>
            <w:rFonts w:ascii="Times New Roman" w:eastAsia="微软雅黑" w:hAnsi="Times New Roman"/>
          </w:rPr>
          <w:delText xml:space="preserve"> </w:delText>
        </w:r>
        <w:r w:rsidRPr="008678D1" w:rsidDel="00D01C22">
          <w:rPr>
            <w:rFonts w:ascii="Times New Roman" w:eastAsia="微软雅黑" w:hAnsi="Times New Roman" w:hint="eastAsia"/>
          </w:rPr>
          <w:delText>问世。</w:delText>
        </w:r>
        <w:r w:rsidR="008678D1" w:rsidRPr="008678D1" w:rsidDel="00D01C22">
          <w:rPr>
            <w:rFonts w:ascii="Times New Roman" w:eastAsia="微软雅黑" w:hAnsi="Times New Roman" w:hint="eastAsia"/>
          </w:rPr>
          <w:delText>这台游戏机由玩具大厂美泰制作，主打更加优质的图像及正版游戏，甚至还内置语音模块。它是雅达利</w:delText>
        </w:r>
        <w:r w:rsidR="008678D1" w:rsidRPr="008678D1" w:rsidDel="00D01C22">
          <w:rPr>
            <w:rFonts w:ascii="Times New Roman" w:eastAsia="微软雅黑" w:hAnsi="Times New Roman" w:hint="eastAsia"/>
          </w:rPr>
          <w:delText xml:space="preserve"> </w:delText>
        </w:r>
        <w:r w:rsidR="008678D1" w:rsidRPr="008678D1" w:rsidDel="00D01C22">
          <w:rPr>
            <w:rFonts w:ascii="Times New Roman" w:eastAsia="微软雅黑" w:hAnsi="Times New Roman"/>
          </w:rPr>
          <w:delText xml:space="preserve">2600 </w:delText>
        </w:r>
        <w:r w:rsidR="008678D1" w:rsidRPr="008678D1" w:rsidDel="00D01C22">
          <w:rPr>
            <w:rFonts w:ascii="Times New Roman" w:eastAsia="微软雅黑" w:hAnsi="Times New Roman" w:hint="eastAsia"/>
          </w:rPr>
          <w:delText>最大的竞争对手，卖出了大约三百万台。</w:delText>
        </w:r>
      </w:del>
    </w:p>
    <w:p w14:paraId="4DFD6F0C" w14:textId="0E99F5E8" w:rsidR="008678D1" w:rsidRPr="008678D1" w:rsidDel="00BB7387" w:rsidRDefault="008678D1" w:rsidP="0032626C">
      <w:pPr>
        <w:ind w:firstLineChars="200" w:firstLine="420"/>
        <w:rPr>
          <w:del w:id="412" w:author="Fan Quan" w:date="2020-09-16T19:53:00Z"/>
          <w:rFonts w:ascii="Times New Roman" w:eastAsia="微软雅黑" w:hAnsi="Times New Roman" w:hint="eastAsia"/>
        </w:rPr>
      </w:pPr>
    </w:p>
    <w:p w14:paraId="437B70E4" w14:textId="488736C0" w:rsidR="008678D1" w:rsidRPr="008678D1" w:rsidRDefault="008678D1" w:rsidP="00BB7387">
      <w:pPr>
        <w:rPr>
          <w:rFonts w:ascii="Times New Roman" w:eastAsia="微软雅黑" w:hAnsi="Times New Roman"/>
        </w:rPr>
        <w:pPrChange w:id="413" w:author="Fan Quan" w:date="2020-09-16T19:53:00Z">
          <w:pPr>
            <w:ind w:firstLineChars="200" w:firstLine="420"/>
          </w:pPr>
        </w:pPrChange>
      </w:pPr>
      <w:moveFromRangeStart w:id="414" w:author="Fan Quan" w:date="2020-09-16T19:49:00Z" w:name="move51178210"/>
      <w:moveFrom w:id="415" w:author="Fan Quan" w:date="2020-09-16T19:49:00Z">
        <w:r w:rsidRPr="008678D1" w:rsidDel="00D01C22">
          <w:rPr>
            <w:rFonts w:ascii="Times New Roman" w:eastAsia="微软雅黑" w:hAnsi="Times New Roman" w:hint="eastAsia"/>
            <w:noProof/>
          </w:rPr>
          <w:drawing>
            <wp:inline distT="0" distB="0" distL="0" distR="0" wp14:anchorId="56FF9D56" wp14:editId="2FCD7D5B">
              <wp:extent cx="2019300" cy="1039495"/>
              <wp:effectExtent l="0" t="0" r="0" b="8255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19300" cy="1039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  <w:moveFromRangeEnd w:id="414"/>
    </w:p>
    <w:sectPr w:rsidR="008678D1" w:rsidRPr="008678D1" w:rsidSect="006673D2">
      <w:type w:val="continuous"/>
      <w:pgSz w:w="11906" w:h="16838"/>
      <w:pgMar w:top="1440" w:right="1080" w:bottom="1440" w:left="1080" w:header="567" w:footer="567" w:gutter="0"/>
      <w:cols w:num="3" w:space="425"/>
      <w:docGrid w:type="lines" w:linePitch="312"/>
      <w15:footnoteColumns w:val="1"/>
      <w:sectPrChange w:id="416" w:author="Fan Quan" w:date="2020-09-16T19:23:00Z">
        <w:sectPr w:rsidR="008678D1" w:rsidRPr="008678D1" w:rsidSect="006673D2">
          <w:pgMar w:top="1440" w:right="1080" w:bottom="1440" w:left="1080" w:header="567" w:footer="567" w:gutter="0"/>
          <w:cols w:num="2"/>
        </w:sectPr>
      </w:sectPrChange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8" w:author="Vita Astora" w:date="2020-09-04T20:21:00Z" w:initials="VA">
    <w:p w14:paraId="06178F6F" w14:textId="7127C648" w:rsidR="00BC66FF" w:rsidRDefault="00BC66FF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搜不到这个游戏</w:t>
      </w:r>
      <w:r w:rsidR="00066181">
        <w:rPr>
          <w:rFonts w:hint="eastAsia"/>
        </w:rPr>
        <w:t>的中文名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6178F6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6178F6F" w16cid:durableId="22FD203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6BB1FA" w14:textId="77777777" w:rsidR="000B0FC5" w:rsidRDefault="000B0FC5" w:rsidP="00F841EF">
      <w:r>
        <w:separator/>
      </w:r>
    </w:p>
  </w:endnote>
  <w:endnote w:type="continuationSeparator" w:id="0">
    <w:p w14:paraId="3AC1AB7B" w14:textId="77777777" w:rsidR="000B0FC5" w:rsidRDefault="000B0FC5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DC1D8A" w14:textId="0219AEEB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  <w:r w:rsidR="00C5440F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DEE70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31A90E" w14:textId="77777777" w:rsidR="000B0FC5" w:rsidRDefault="000B0FC5" w:rsidP="00F841EF">
      <w:r>
        <w:separator/>
      </w:r>
    </w:p>
  </w:footnote>
  <w:footnote w:type="continuationSeparator" w:id="0">
    <w:p w14:paraId="73C8B6B7" w14:textId="77777777" w:rsidR="000B0FC5" w:rsidRDefault="000B0FC5" w:rsidP="00F841EF">
      <w:r>
        <w:continuationSeparator/>
      </w:r>
    </w:p>
  </w:footnote>
  <w:footnote w:id="1">
    <w:p w14:paraId="02571F9D" w14:textId="1186FE59" w:rsidR="00C5440F" w:rsidRDefault="00C5440F" w:rsidP="00183717">
      <w:pPr>
        <w:pStyle w:val="a5"/>
      </w:pPr>
      <w:r>
        <w:rPr>
          <w:rStyle w:val="a9"/>
        </w:rPr>
        <w:footnoteRef/>
      </w:r>
      <w:r>
        <w:t xml:space="preserve"> </w:t>
      </w:r>
      <w:del w:id="6" w:author="Fan Quan" w:date="2020-09-14T19:14:00Z">
        <w:r w:rsidDel="00D57A63">
          <w:rPr>
            <w:rFonts w:hint="eastAsia"/>
          </w:rPr>
          <w:delText>米罗华</w:delText>
        </w:r>
        <w:r w:rsidR="00D57A63" w:rsidDel="00D57A63">
          <w:rPr>
            <w:rFonts w:hint="eastAsia"/>
          </w:rPr>
          <w:delText>奥德赛：</w:delText>
        </w:r>
      </w:del>
      <w:ins w:id="7" w:author="Fan Quan" w:date="2020-09-14T19:14:00Z">
        <w:r w:rsidR="00D57A63">
          <w:rPr>
            <w:rFonts w:hint="eastAsia"/>
          </w:rPr>
          <w:t>译者注：</w:t>
        </w:r>
      </w:ins>
      <w:ins w:id="8" w:author="Fan Quan" w:date="2020-09-14T19:16:00Z">
        <w:r w:rsidR="00D57A63">
          <w:rPr>
            <w:rFonts w:hint="eastAsia"/>
          </w:rPr>
          <w:t>奥德赛是</w:t>
        </w:r>
      </w:ins>
      <w:r w:rsidRPr="00C5440F">
        <w:rPr>
          <w:rFonts w:hint="eastAsia"/>
        </w:rPr>
        <w:t>全球第一款商业家用电子游戏机</w:t>
      </w:r>
      <w:r>
        <w:rPr>
          <w:rFonts w:hint="eastAsia"/>
        </w:rPr>
        <w:t>，</w:t>
      </w:r>
      <w:r w:rsidRPr="00C5440F">
        <w:rPr>
          <w:rFonts w:hint="eastAsia"/>
        </w:rPr>
        <w:t>使用媒体为印刷电路板，配件有光线枪</w:t>
      </w:r>
      <w:r>
        <w:rPr>
          <w:rFonts w:hint="eastAsia"/>
        </w:rPr>
        <w:t>。</w:t>
      </w:r>
      <w:ins w:id="9" w:author="Fan Quan" w:date="2020-09-14T19:16:00Z">
        <w:r w:rsidR="00D57A63">
          <w:rPr>
            <w:rFonts w:hint="eastAsia"/>
          </w:rPr>
          <w:t xml:space="preserve">美格公司于 </w:t>
        </w:r>
        <w:r w:rsidR="00D57A63">
          <w:t xml:space="preserve">1974 </w:t>
        </w:r>
        <w:r w:rsidR="00D57A63">
          <w:rPr>
            <w:rFonts w:hint="eastAsia"/>
          </w:rPr>
          <w:t>年被飞利浦公司收购。</w:t>
        </w:r>
      </w:ins>
    </w:p>
  </w:footnote>
  <w:footnote w:id="2">
    <w:p w14:paraId="3F8FE7D5" w14:textId="7E3BFDC6" w:rsidR="00B65B29" w:rsidRPr="00B65B29" w:rsidRDefault="00B65B29">
      <w:pPr>
        <w:pStyle w:val="a7"/>
      </w:pPr>
      <w:ins w:id="16" w:author="Fan Quan" w:date="2020-09-14T19:19:00Z">
        <w:r>
          <w:rPr>
            <w:rStyle w:val="a9"/>
          </w:rPr>
          <w:footnoteRef/>
        </w:r>
        <w:r>
          <w:t xml:space="preserve"> </w:t>
        </w:r>
        <w:r>
          <w:rPr>
            <w:rFonts w:hint="eastAsia"/>
          </w:rPr>
          <w:t>译者注：ROM（Read-Only</w:t>
        </w:r>
        <w:r>
          <w:t xml:space="preserve"> </w:t>
        </w:r>
        <w:r>
          <w:rPr>
            <w:rFonts w:hint="eastAsia"/>
          </w:rPr>
          <w:t>Memory）即只读存储器。所以使用卡带的游戏大多数</w:t>
        </w:r>
      </w:ins>
      <w:ins w:id="17" w:author="Fan Quan" w:date="2020-09-14T19:20:00Z">
        <w:r>
          <w:rPr>
            <w:rFonts w:hint="eastAsia"/>
          </w:rPr>
          <w:t>不能存档，后来才出现了可以装电池</w:t>
        </w:r>
        <w:r w:rsidR="003D4FDD">
          <w:rPr>
            <w:rFonts w:hint="eastAsia"/>
          </w:rPr>
          <w:t>保留存档功能的卡带。</w:t>
        </w:r>
      </w:ins>
    </w:p>
  </w:footnote>
  <w:footnote w:id="3">
    <w:p w14:paraId="39E8F360" w14:textId="493A3EE0" w:rsidR="00621D5B" w:rsidRPr="00621D5B" w:rsidRDefault="00621D5B">
      <w:pPr>
        <w:pStyle w:val="a7"/>
      </w:pPr>
      <w:ins w:id="22" w:author="Fan Quan" w:date="2020-09-14T19:24:00Z">
        <w:r>
          <w:rPr>
            <w:rStyle w:val="a9"/>
          </w:rPr>
          <w:footnoteRef/>
        </w:r>
        <w:r>
          <w:t xml:space="preserve"> </w:t>
        </w:r>
        <w:r>
          <w:rPr>
            <w:rFonts w:hint="eastAsia"/>
          </w:rPr>
          <w:t>译者注：原创译名</w:t>
        </w:r>
      </w:ins>
    </w:p>
  </w:footnote>
  <w:footnote w:id="4">
    <w:p w14:paraId="7D23408D" w14:textId="5EB74080" w:rsidR="00DA7F58" w:rsidRPr="00DA7F58" w:rsidRDefault="00DA7F58">
      <w:pPr>
        <w:pStyle w:val="a7"/>
        <w:rPr>
          <w:rFonts w:hint="eastAsia"/>
          <w:rPrChange w:id="67" w:author="Fan Quan" w:date="2020-09-16T18:30:00Z">
            <w:rPr>
              <w:rFonts w:hint="eastAsia"/>
            </w:rPr>
          </w:rPrChange>
        </w:rPr>
      </w:pPr>
      <w:ins w:id="68" w:author="Fan Quan" w:date="2020-09-16T18:30:00Z">
        <w:r>
          <w:rPr>
            <w:rStyle w:val="a9"/>
          </w:rPr>
          <w:footnoteRef/>
        </w:r>
        <w:r>
          <w:t xml:space="preserve"> </w:t>
        </w:r>
        <w:r>
          <w:rPr>
            <w:rFonts w:hint="eastAsia"/>
          </w:rPr>
          <w:t>译者注：PLATO（Programmed</w:t>
        </w:r>
        <w:r>
          <w:t xml:space="preserve"> </w:t>
        </w:r>
        <w:r>
          <w:rPr>
            <w:rFonts w:hint="eastAsia"/>
          </w:rPr>
          <w:t>Logic</w:t>
        </w:r>
        <w:r>
          <w:t xml:space="preserve"> </w:t>
        </w:r>
        <w:r>
          <w:rPr>
            <w:rFonts w:hint="eastAsia"/>
          </w:rPr>
          <w:t>for</w:t>
        </w:r>
        <w:r>
          <w:t xml:space="preserve"> Automatic Teaching Operations</w:t>
        </w:r>
        <w:r>
          <w:rPr>
            <w:rFonts w:hint="eastAsia"/>
          </w:rPr>
          <w:t>）</w:t>
        </w:r>
      </w:ins>
      <w:ins w:id="69" w:author="Fan Quan" w:date="2020-09-16T18:31:00Z">
        <w:r>
          <w:rPr>
            <w:rFonts w:hint="eastAsia"/>
          </w:rPr>
          <w:t>由伊利诺伊大学设计并创建，用于教学。</w:t>
        </w:r>
      </w:ins>
    </w:p>
  </w:footnote>
  <w:footnote w:id="5">
    <w:p w14:paraId="4A789BB8" w14:textId="0EC0C688" w:rsidR="00D526F4" w:rsidRDefault="00D526F4">
      <w:pPr>
        <w:pStyle w:val="a7"/>
      </w:pPr>
      <w:r>
        <w:rPr>
          <w:rStyle w:val="a9"/>
        </w:rPr>
        <w:footnoteRef/>
      </w:r>
      <w:r>
        <w:t xml:space="preserve"> </w:t>
      </w:r>
      <w:ins w:id="102" w:author="Fan Quan" w:date="2020-09-16T18:47:00Z">
        <w:r w:rsidR="008E7510">
          <w:rPr>
            <w:rFonts w:hint="eastAsia"/>
          </w:rPr>
          <w:t>译者注：</w:t>
        </w:r>
      </w:ins>
      <w:r w:rsidRPr="00D526F4">
        <w:t>1983年美国游戏业大萧条（</w:t>
      </w:r>
      <w:del w:id="103" w:author="Fan Quan" w:date="2020-09-16T18:47:00Z">
        <w:r w:rsidRPr="00D526F4" w:rsidDel="008E7510">
          <w:delText>英语：</w:delText>
        </w:r>
      </w:del>
      <w:r w:rsidRPr="00D526F4">
        <w:t>Video game crash of 1983）是美国电子游戏历史在</w:t>
      </w:r>
      <w:ins w:id="104" w:author="Fan Quan" w:date="2020-09-16T18:48:00Z">
        <w:r w:rsidR="008E7510">
          <w:rPr>
            <w:rFonts w:hint="eastAsia"/>
          </w:rPr>
          <w:t xml:space="preserve"> </w:t>
        </w:r>
      </w:ins>
      <w:r w:rsidRPr="00D526F4">
        <w:t>1983</w:t>
      </w:r>
      <w:ins w:id="105" w:author="Fan Quan" w:date="2020-09-16T18:48:00Z">
        <w:r w:rsidR="008E7510">
          <w:t xml:space="preserve"> </w:t>
        </w:r>
      </w:ins>
      <w:r w:rsidRPr="00D526F4">
        <w:t>年至</w:t>
      </w:r>
      <w:ins w:id="106" w:author="Fan Quan" w:date="2020-09-16T18:48:00Z">
        <w:r w:rsidR="008E7510">
          <w:rPr>
            <w:rFonts w:hint="eastAsia"/>
          </w:rPr>
          <w:t xml:space="preserve"> </w:t>
        </w:r>
      </w:ins>
      <w:r w:rsidRPr="00D526F4">
        <w:t>1984</w:t>
      </w:r>
      <w:ins w:id="107" w:author="Fan Quan" w:date="2020-09-16T18:48:00Z">
        <w:r w:rsidR="008E7510">
          <w:t xml:space="preserve"> </w:t>
        </w:r>
      </w:ins>
      <w:r w:rsidRPr="00D526F4">
        <w:t>年间的市场萧条。它终结了第二世代的电视游戏市场，使部分北美地区开发电视游戏的公司被迫宣告破产，对美国和加拿大的游戏市场影响深远。</w:t>
      </w:r>
    </w:p>
  </w:footnote>
  <w:footnote w:id="6">
    <w:p w14:paraId="09C7003E" w14:textId="372EA90A" w:rsidR="00200154" w:rsidRDefault="00200154">
      <w:pPr>
        <w:pStyle w:val="a7"/>
      </w:pPr>
      <w:r>
        <w:rPr>
          <w:rStyle w:val="a9"/>
        </w:rPr>
        <w:footnoteRef/>
      </w:r>
      <w:r>
        <w:t xml:space="preserve"> </w:t>
      </w:r>
      <w:ins w:id="301" w:author="Fan Quan" w:date="2020-09-16T19:33:00Z">
        <w:r w:rsidR="002B5FC7">
          <w:rPr>
            <w:rFonts w:hint="eastAsia"/>
          </w:rPr>
          <w:t>译者注：</w:t>
        </w:r>
      </w:ins>
      <w:r w:rsidRPr="00200154">
        <w:t>Sony</w:t>
      </w:r>
      <w:r>
        <w:t xml:space="preserve"> </w:t>
      </w:r>
      <w:r w:rsidRPr="00200154">
        <w:t>的</w:t>
      </w:r>
      <w:r>
        <w:rPr>
          <w:rFonts w:hint="eastAsia"/>
        </w:rPr>
        <w:t xml:space="preserve"> </w:t>
      </w:r>
      <w:r w:rsidRPr="00200154">
        <w:t>Betamax，简称</w:t>
      </w:r>
      <w:r>
        <w:rPr>
          <w:rFonts w:hint="eastAsia"/>
        </w:rPr>
        <w:t xml:space="preserve"> </w:t>
      </w:r>
      <w:r w:rsidRPr="00200154">
        <w:t>Beta，是一种年份较早的专业用</w:t>
      </w:r>
      <w:r>
        <w:t xml:space="preserve"> </w:t>
      </w:r>
      <w:r w:rsidRPr="00200154">
        <w:t>19.1</w:t>
      </w:r>
      <w:r>
        <w:t xml:space="preserve"> </w:t>
      </w:r>
      <w:r w:rsidRPr="00200154">
        <w:t>毫米（0.75</w:t>
      </w:r>
      <w:ins w:id="302" w:author="Fan Quan" w:date="2020-09-16T19:33:00Z">
        <w:r w:rsidR="002B5FC7">
          <w:t xml:space="preserve"> </w:t>
        </w:r>
      </w:ins>
      <w:r w:rsidRPr="00200154">
        <w:t>英寸）</w:t>
      </w:r>
      <w:del w:id="303" w:author="Fan Quan" w:date="2020-09-16T19:33:00Z">
        <w:r w:rsidRPr="00200154" w:rsidDel="002B5FC7">
          <w:delText xml:space="preserve"> </w:delText>
        </w:r>
      </w:del>
      <w:r w:rsidRPr="00200154">
        <w:t>U-</w:t>
      </w:r>
      <w:proofErr w:type="spellStart"/>
      <w:r w:rsidRPr="00200154">
        <w:t>matic</w:t>
      </w:r>
      <w:proofErr w:type="spellEnd"/>
      <w:r>
        <w:t xml:space="preserve"> </w:t>
      </w:r>
      <w:r w:rsidRPr="00200154">
        <w:t>录像带演进而来的 12.7</w:t>
      </w:r>
      <w:r>
        <w:t xml:space="preserve"> </w:t>
      </w:r>
      <w:r w:rsidRPr="00200154">
        <w:t>毫米（0.50英寸） 家用录像带格式。</w:t>
      </w:r>
    </w:p>
  </w:footnote>
  <w:footnote w:id="7">
    <w:p w14:paraId="67B83C12" w14:textId="03F2769A" w:rsidR="004B73B3" w:rsidRDefault="004B73B3">
      <w:pPr>
        <w:pStyle w:val="a7"/>
      </w:pPr>
      <w:r>
        <w:rPr>
          <w:rStyle w:val="a9"/>
        </w:rPr>
        <w:footnoteRef/>
      </w:r>
      <w:r>
        <w:t xml:space="preserve"> </w:t>
      </w:r>
      <w:ins w:id="305" w:author="Fan Quan" w:date="2020-09-16T19:34:00Z">
        <w:r w:rsidR="002B5FC7">
          <w:rPr>
            <w:rFonts w:hint="eastAsia"/>
          </w:rPr>
          <w:t>译者注：</w:t>
        </w:r>
      </w:ins>
      <w:r w:rsidRPr="004B73B3">
        <w:rPr>
          <w:rFonts w:hint="eastAsia"/>
        </w:rPr>
        <w:t>激光视盘（</w:t>
      </w:r>
      <w:del w:id="306" w:author="Fan Quan" w:date="2020-09-16T19:34:00Z">
        <w:r w:rsidRPr="004B73B3" w:rsidDel="002B5FC7">
          <w:rPr>
            <w:rFonts w:hint="eastAsia"/>
          </w:rPr>
          <w:delText>英文：</w:delText>
        </w:r>
      </w:del>
      <w:proofErr w:type="spellStart"/>
      <w:r w:rsidRPr="004B73B3">
        <w:t>LaserDisc</w:t>
      </w:r>
      <w:proofErr w:type="spellEnd"/>
      <w:del w:id="307" w:author="Fan Quan" w:date="2020-09-16T19:34:00Z">
        <w:r w:rsidRPr="004B73B3" w:rsidDel="002B5FC7">
          <w:delText>，缩写：LD</w:delText>
        </w:r>
      </w:del>
      <w:r w:rsidRPr="004B73B3">
        <w:t>），是种于</w:t>
      </w:r>
      <w:r>
        <w:rPr>
          <w:rFonts w:hint="eastAsia"/>
        </w:rPr>
        <w:t xml:space="preserve"> </w:t>
      </w:r>
      <w:r w:rsidRPr="004B73B3">
        <w:t>1980</w:t>
      </w:r>
      <w:ins w:id="308" w:author="Fan Quan" w:date="2020-09-16T19:34:00Z">
        <w:r w:rsidR="002B5FC7">
          <w:t xml:space="preserve"> </w:t>
        </w:r>
      </w:ins>
      <w:r w:rsidRPr="004B73B3">
        <w:t>至</w:t>
      </w:r>
      <w:r>
        <w:rPr>
          <w:rFonts w:hint="eastAsia"/>
        </w:rPr>
        <w:t xml:space="preserve"> </w:t>
      </w:r>
      <w:r w:rsidRPr="004B73B3">
        <w:t>90</w:t>
      </w:r>
      <w:r>
        <w:t xml:space="preserve"> </w:t>
      </w:r>
      <w:r w:rsidRPr="004B73B3">
        <w:t>年代中流行的影像存储媒体，主要用作存储电影，后被</w:t>
      </w:r>
      <w:r>
        <w:rPr>
          <w:rFonts w:hint="eastAsia"/>
        </w:rPr>
        <w:t xml:space="preserve"> </w:t>
      </w:r>
      <w:r w:rsidRPr="004B73B3">
        <w:t>VCD</w:t>
      </w:r>
      <w:r>
        <w:t xml:space="preserve"> </w:t>
      </w:r>
      <w:r w:rsidRPr="004B73B3">
        <w:t>或数字多功能影音光盘完全代替</w:t>
      </w:r>
      <w:r>
        <w:rPr>
          <w:rFonts w:hint="eastAsi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D0AC5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8BB4C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an Quan">
    <w15:presenceInfo w15:providerId="Windows Live" w15:userId="fb16b904e3527e45"/>
  </w15:person>
  <w15:person w15:author="Vita Astora">
    <w15:presenceInfo w15:providerId="Windows Live" w15:userId="f589937ac1ce2a5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attachedTemplate r:id="rId1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88"/>
    <w:rsid w:val="000064DB"/>
    <w:rsid w:val="00045DB7"/>
    <w:rsid w:val="00055882"/>
    <w:rsid w:val="000619E6"/>
    <w:rsid w:val="00066181"/>
    <w:rsid w:val="00074264"/>
    <w:rsid w:val="000843BA"/>
    <w:rsid w:val="00087AE0"/>
    <w:rsid w:val="000A4D1E"/>
    <w:rsid w:val="000B0FC5"/>
    <w:rsid w:val="000B34CB"/>
    <w:rsid w:val="000C1A71"/>
    <w:rsid w:val="000C21DA"/>
    <w:rsid w:val="000D2DEB"/>
    <w:rsid w:val="000D4A80"/>
    <w:rsid w:val="000E4E1E"/>
    <w:rsid w:val="000F3035"/>
    <w:rsid w:val="001149BA"/>
    <w:rsid w:val="00117365"/>
    <w:rsid w:val="00132BB4"/>
    <w:rsid w:val="00150BAB"/>
    <w:rsid w:val="00152242"/>
    <w:rsid w:val="00153EE2"/>
    <w:rsid w:val="00157420"/>
    <w:rsid w:val="0015750A"/>
    <w:rsid w:val="001613E4"/>
    <w:rsid w:val="0016522A"/>
    <w:rsid w:val="001806CB"/>
    <w:rsid w:val="00183717"/>
    <w:rsid w:val="00184F88"/>
    <w:rsid w:val="001A3F48"/>
    <w:rsid w:val="001B3B4D"/>
    <w:rsid w:val="001B5FF9"/>
    <w:rsid w:val="001D0E73"/>
    <w:rsid w:val="001D25ED"/>
    <w:rsid w:val="001D5185"/>
    <w:rsid w:val="001D5E94"/>
    <w:rsid w:val="001E4CC3"/>
    <w:rsid w:val="001F3F1F"/>
    <w:rsid w:val="001F6039"/>
    <w:rsid w:val="00200154"/>
    <w:rsid w:val="00224097"/>
    <w:rsid w:val="00234451"/>
    <w:rsid w:val="00241894"/>
    <w:rsid w:val="002450CA"/>
    <w:rsid w:val="002602A7"/>
    <w:rsid w:val="00266585"/>
    <w:rsid w:val="00277C9B"/>
    <w:rsid w:val="00285E6A"/>
    <w:rsid w:val="002B06AA"/>
    <w:rsid w:val="002B0E8A"/>
    <w:rsid w:val="002B5FC7"/>
    <w:rsid w:val="002D01D3"/>
    <w:rsid w:val="002D5991"/>
    <w:rsid w:val="002E07FA"/>
    <w:rsid w:val="002F278C"/>
    <w:rsid w:val="002F3408"/>
    <w:rsid w:val="00300232"/>
    <w:rsid w:val="003119E9"/>
    <w:rsid w:val="00314841"/>
    <w:rsid w:val="00315FF6"/>
    <w:rsid w:val="003249D9"/>
    <w:rsid w:val="0032626C"/>
    <w:rsid w:val="003278F3"/>
    <w:rsid w:val="00327FA2"/>
    <w:rsid w:val="00333CDD"/>
    <w:rsid w:val="00356E7E"/>
    <w:rsid w:val="00362338"/>
    <w:rsid w:val="00366B4E"/>
    <w:rsid w:val="00385064"/>
    <w:rsid w:val="00385C4B"/>
    <w:rsid w:val="003911FE"/>
    <w:rsid w:val="003938A4"/>
    <w:rsid w:val="003A5E2D"/>
    <w:rsid w:val="003B0B85"/>
    <w:rsid w:val="003D4FDD"/>
    <w:rsid w:val="003D6BC1"/>
    <w:rsid w:val="003E13C6"/>
    <w:rsid w:val="003E1B15"/>
    <w:rsid w:val="003F442C"/>
    <w:rsid w:val="00412ACB"/>
    <w:rsid w:val="00414798"/>
    <w:rsid w:val="00442BC4"/>
    <w:rsid w:val="00445F1D"/>
    <w:rsid w:val="004A697E"/>
    <w:rsid w:val="004B4D18"/>
    <w:rsid w:val="004B73B3"/>
    <w:rsid w:val="004C323F"/>
    <w:rsid w:val="004E01EE"/>
    <w:rsid w:val="005062C4"/>
    <w:rsid w:val="00523F5E"/>
    <w:rsid w:val="00527A53"/>
    <w:rsid w:val="00532598"/>
    <w:rsid w:val="00594354"/>
    <w:rsid w:val="005A2AD5"/>
    <w:rsid w:val="005A7514"/>
    <w:rsid w:val="005A7F23"/>
    <w:rsid w:val="005B5FBD"/>
    <w:rsid w:val="005C7A29"/>
    <w:rsid w:val="005E1D00"/>
    <w:rsid w:val="00611E41"/>
    <w:rsid w:val="00621D5B"/>
    <w:rsid w:val="00621D8F"/>
    <w:rsid w:val="00646B5E"/>
    <w:rsid w:val="006530AD"/>
    <w:rsid w:val="00657B80"/>
    <w:rsid w:val="006610BC"/>
    <w:rsid w:val="00661441"/>
    <w:rsid w:val="006637B1"/>
    <w:rsid w:val="00664DA0"/>
    <w:rsid w:val="006673D2"/>
    <w:rsid w:val="00670BEF"/>
    <w:rsid w:val="006722AD"/>
    <w:rsid w:val="006724E5"/>
    <w:rsid w:val="0067675A"/>
    <w:rsid w:val="00683C02"/>
    <w:rsid w:val="00694FCF"/>
    <w:rsid w:val="006A4348"/>
    <w:rsid w:val="006B2C72"/>
    <w:rsid w:val="006B4F60"/>
    <w:rsid w:val="006C268A"/>
    <w:rsid w:val="006D212A"/>
    <w:rsid w:val="006F4D28"/>
    <w:rsid w:val="00702268"/>
    <w:rsid w:val="00704D33"/>
    <w:rsid w:val="0071094A"/>
    <w:rsid w:val="0071381A"/>
    <w:rsid w:val="00730438"/>
    <w:rsid w:val="00731BF1"/>
    <w:rsid w:val="00733CD6"/>
    <w:rsid w:val="0076086B"/>
    <w:rsid w:val="007752FB"/>
    <w:rsid w:val="00775D04"/>
    <w:rsid w:val="007869FA"/>
    <w:rsid w:val="007A2BD6"/>
    <w:rsid w:val="007A2F5C"/>
    <w:rsid w:val="007B26DE"/>
    <w:rsid w:val="007E080D"/>
    <w:rsid w:val="00801633"/>
    <w:rsid w:val="00804F76"/>
    <w:rsid w:val="00806138"/>
    <w:rsid w:val="00835D99"/>
    <w:rsid w:val="008451DD"/>
    <w:rsid w:val="008523E8"/>
    <w:rsid w:val="00861514"/>
    <w:rsid w:val="008620FA"/>
    <w:rsid w:val="0086513B"/>
    <w:rsid w:val="008678D1"/>
    <w:rsid w:val="00876728"/>
    <w:rsid w:val="008945CA"/>
    <w:rsid w:val="008A620A"/>
    <w:rsid w:val="008B31A9"/>
    <w:rsid w:val="008D4384"/>
    <w:rsid w:val="008D5696"/>
    <w:rsid w:val="008E3CB4"/>
    <w:rsid w:val="008E5B82"/>
    <w:rsid w:val="008E7510"/>
    <w:rsid w:val="008F2B87"/>
    <w:rsid w:val="00931FA2"/>
    <w:rsid w:val="00936315"/>
    <w:rsid w:val="00937B95"/>
    <w:rsid w:val="00947A1E"/>
    <w:rsid w:val="00960341"/>
    <w:rsid w:val="0097206B"/>
    <w:rsid w:val="00975DE9"/>
    <w:rsid w:val="00997C81"/>
    <w:rsid w:val="009C45E4"/>
    <w:rsid w:val="009D50C3"/>
    <w:rsid w:val="00A1588B"/>
    <w:rsid w:val="00A27EDC"/>
    <w:rsid w:val="00A3384D"/>
    <w:rsid w:val="00A37EDB"/>
    <w:rsid w:val="00A47A89"/>
    <w:rsid w:val="00A50650"/>
    <w:rsid w:val="00A56A0B"/>
    <w:rsid w:val="00A633EF"/>
    <w:rsid w:val="00A77C9C"/>
    <w:rsid w:val="00A8527F"/>
    <w:rsid w:val="00A85812"/>
    <w:rsid w:val="00A867B3"/>
    <w:rsid w:val="00A8783F"/>
    <w:rsid w:val="00A92E45"/>
    <w:rsid w:val="00AA606A"/>
    <w:rsid w:val="00AA68E8"/>
    <w:rsid w:val="00AC153E"/>
    <w:rsid w:val="00AC3916"/>
    <w:rsid w:val="00AC437D"/>
    <w:rsid w:val="00AC4B97"/>
    <w:rsid w:val="00AD0816"/>
    <w:rsid w:val="00B10A40"/>
    <w:rsid w:val="00B2352C"/>
    <w:rsid w:val="00B25851"/>
    <w:rsid w:val="00B36E6D"/>
    <w:rsid w:val="00B415B0"/>
    <w:rsid w:val="00B42D39"/>
    <w:rsid w:val="00B50715"/>
    <w:rsid w:val="00B62941"/>
    <w:rsid w:val="00B65B29"/>
    <w:rsid w:val="00B700AE"/>
    <w:rsid w:val="00BA2914"/>
    <w:rsid w:val="00BB574F"/>
    <w:rsid w:val="00BB7387"/>
    <w:rsid w:val="00BC66FF"/>
    <w:rsid w:val="00BD4003"/>
    <w:rsid w:val="00BE0E9A"/>
    <w:rsid w:val="00BE1C72"/>
    <w:rsid w:val="00BE2F3F"/>
    <w:rsid w:val="00BE5251"/>
    <w:rsid w:val="00BE6D7B"/>
    <w:rsid w:val="00BF11F4"/>
    <w:rsid w:val="00C05EC2"/>
    <w:rsid w:val="00C10B27"/>
    <w:rsid w:val="00C2644F"/>
    <w:rsid w:val="00C36086"/>
    <w:rsid w:val="00C5440F"/>
    <w:rsid w:val="00C61659"/>
    <w:rsid w:val="00C7080D"/>
    <w:rsid w:val="00CE2F7E"/>
    <w:rsid w:val="00D01C22"/>
    <w:rsid w:val="00D02128"/>
    <w:rsid w:val="00D03F08"/>
    <w:rsid w:val="00D24281"/>
    <w:rsid w:val="00D2473E"/>
    <w:rsid w:val="00D31CE8"/>
    <w:rsid w:val="00D43879"/>
    <w:rsid w:val="00D47D43"/>
    <w:rsid w:val="00D526F4"/>
    <w:rsid w:val="00D57A63"/>
    <w:rsid w:val="00D62021"/>
    <w:rsid w:val="00D656DC"/>
    <w:rsid w:val="00D83A8F"/>
    <w:rsid w:val="00D91672"/>
    <w:rsid w:val="00DA3E65"/>
    <w:rsid w:val="00DA7F58"/>
    <w:rsid w:val="00DC7054"/>
    <w:rsid w:val="00DF08D2"/>
    <w:rsid w:val="00DF1BD2"/>
    <w:rsid w:val="00E06D6C"/>
    <w:rsid w:val="00E1534E"/>
    <w:rsid w:val="00E20D0F"/>
    <w:rsid w:val="00E377C2"/>
    <w:rsid w:val="00E52ED5"/>
    <w:rsid w:val="00E61F41"/>
    <w:rsid w:val="00E8016A"/>
    <w:rsid w:val="00E93798"/>
    <w:rsid w:val="00E977BB"/>
    <w:rsid w:val="00EA2FC9"/>
    <w:rsid w:val="00EA35E2"/>
    <w:rsid w:val="00EE2E4F"/>
    <w:rsid w:val="00EF33D0"/>
    <w:rsid w:val="00F27EC2"/>
    <w:rsid w:val="00F505B5"/>
    <w:rsid w:val="00F555CA"/>
    <w:rsid w:val="00F7028E"/>
    <w:rsid w:val="00F734E7"/>
    <w:rsid w:val="00F75076"/>
    <w:rsid w:val="00F7599F"/>
    <w:rsid w:val="00F800C8"/>
    <w:rsid w:val="00F83318"/>
    <w:rsid w:val="00F841EF"/>
    <w:rsid w:val="00FD3E5E"/>
    <w:rsid w:val="00FE1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88FF9"/>
  <w15:chartTrackingRefBased/>
  <w15:docId w15:val="{79D3031B-4F92-4FD4-B733-F79DAEDE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Balloon Text"/>
    <w:basedOn w:val="a"/>
    <w:link w:val="af0"/>
    <w:uiPriority w:val="99"/>
    <w:semiHidden/>
    <w:unhideWhenUsed/>
    <w:rsid w:val="005B5FBD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5B5FBD"/>
    <w:rPr>
      <w:sz w:val="18"/>
      <w:szCs w:val="18"/>
    </w:rPr>
  </w:style>
  <w:style w:type="character" w:styleId="af1">
    <w:name w:val="annotation reference"/>
    <w:basedOn w:val="a0"/>
    <w:uiPriority w:val="99"/>
    <w:semiHidden/>
    <w:unhideWhenUsed/>
    <w:rsid w:val="00C5440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C5440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C5440F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5440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C5440F"/>
    <w:rPr>
      <w:b/>
      <w:bCs/>
    </w:rPr>
  </w:style>
  <w:style w:type="paragraph" w:styleId="af6">
    <w:name w:val="caption"/>
    <w:basedOn w:val="a"/>
    <w:next w:val="a"/>
    <w:uiPriority w:val="35"/>
    <w:unhideWhenUsed/>
    <w:qFormat/>
    <w:rsid w:val="003119E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5.emf"/><Relationship Id="rId26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header" Target="header1.xml"/><Relationship Id="rId12" Type="http://schemas.microsoft.com/office/2016/09/relationships/commentsIds" Target="commentsIds.xml"/><Relationship Id="rId17" Type="http://schemas.openxmlformats.org/officeDocument/2006/relationships/image" Target="media/image4.emf"/><Relationship Id="rId25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1.emf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emf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0940;&#24605;&#28458;\Documents\CRPG%20Book\&#31456;&#33410;&#27169;&#29256;2020083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33AB8-A631-4299-AB4F-37724C05C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章节模版20200831.dotx</Template>
  <TotalTime>419</TotalTime>
  <Pages>4</Pages>
  <Words>495</Words>
  <Characters>2823</Characters>
  <Application>Microsoft Office Word</Application>
  <DocSecurity>0</DocSecurity>
  <Lines>23</Lines>
  <Paragraphs>6</Paragraphs>
  <ScaleCrop>false</ScaleCrop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凌思漪</dc:creator>
  <cp:keywords/>
  <dc:description/>
  <cp:lastModifiedBy>Fan Quan</cp:lastModifiedBy>
  <cp:revision>16</cp:revision>
  <dcterms:created xsi:type="dcterms:W3CDTF">2020-09-05T12:00:00Z</dcterms:created>
  <dcterms:modified xsi:type="dcterms:W3CDTF">2020-09-17T02:55:00Z</dcterms:modified>
</cp:coreProperties>
</file>