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AC26E" w14:textId="43A1DD14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D1DA76E" wp14:editId="217DB4B9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029585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029585"/>
                          <a:chOff x="0" y="1802"/>
                          <a:chExt cx="6185535" cy="302958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5240" y="1802"/>
                            <a:ext cx="6155055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48FE6D" w14:textId="4EAAA122" w:rsidR="00A24176" w:rsidRDefault="00A24176" w:rsidP="00A51E29">
                              <w:pPr>
                                <w:pStyle w:val="a"/>
                              </w:pPr>
                              <w:r>
                                <w:t>Origin Systems</w:t>
                              </w:r>
                              <w:r>
                                <w:rPr>
                                  <w:rFonts w:hint="eastAsia"/>
                                </w:rPr>
                                <w:t>,</w:t>
                              </w:r>
                              <w:ins w:id="0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>1988</w:t>
                              </w:r>
                              <w:r w:rsidR="00A51E29">
                                <w:rPr>
                                  <w:rFonts w:hint="eastAsia"/>
                                </w:rPr>
                                <w:t>,</w:t>
                              </w:r>
                              <w:ins w:id="1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rPr>
                                  <w:rFonts w:hint="eastAsia"/>
                                </w:rPr>
                                <w:t>M</w:t>
                              </w:r>
                              <w:r>
                                <w:t>S-DOS,</w:t>
                              </w:r>
                              <w:ins w:id="2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>Amiga,</w:t>
                              </w:r>
                              <w:ins w:id="3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>Apple II,</w:t>
                              </w:r>
                              <w:ins w:id="4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 xml:space="preserve">Atari </w:t>
                              </w:r>
                              <w:ins w:id="5" w:author="Fan Quan" w:date="2021-04-25T21:10:00Z">
                                <w:r w:rsidR="00FB002B">
                                  <w:t>ST</w:t>
                                </w:r>
                              </w:ins>
                              <w:del w:id="6" w:author="Fan Quan" w:date="2021-04-25T21:10:00Z">
                                <w:r w:rsidDel="00FB002B">
                                  <w:delText>st</w:delText>
                                </w:r>
                              </w:del>
                              <w:r>
                                <w:t>,</w:t>
                              </w:r>
                              <w:ins w:id="7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>NES,</w:t>
                              </w:r>
                              <w:ins w:id="8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>
                                <w:t>etc.</w:t>
                              </w:r>
                              <w:ins w:id="9" w:author="Fan Quan" w:date="2021-04-25T21:10:00Z">
                                <w:r w:rsidR="00FB002B">
                                  <w:t xml:space="preserve"> </w:t>
                                </w:r>
                              </w:ins>
                              <w:r w:rsidR="00A51E29">
                                <w:t>*</w:t>
                              </w:r>
                            </w:p>
                            <w:p w14:paraId="30B23188" w14:textId="7E912F5C" w:rsidR="00A51E29" w:rsidRPr="00A51E29" w:rsidRDefault="00A51E29" w:rsidP="00A51E29">
                              <w:pPr>
                                <w:pStyle w:val="a"/>
                              </w:pPr>
                              <w:del w:id="10" w:author="Fan Quan" w:date="2021-04-26T20:05:00Z">
                                <w:r w:rsidDel="005D08EF">
                                  <w:rPr>
                                    <w:rFonts w:hint="eastAsia"/>
                                  </w:rPr>
                                  <w:delText>*</w:delText>
                                </w:r>
                                <w:r w:rsidR="00E448F5" w:rsidDel="005D08EF">
                                  <w:rPr>
                                    <w:rFonts w:hint="eastAsia"/>
                                  </w:rPr>
                                  <w:delText>《</w:delText>
                                </w:r>
                                <w:r w:rsidR="0090054F" w:rsidDel="005D08EF">
                                  <w:delText>创世纪</w:delText>
                                </w:r>
                                <w:r w:rsidR="00E448F5" w:rsidDel="005D08EF">
                                  <w:rPr>
                                    <w:rFonts w:hint="eastAsia"/>
                                  </w:rPr>
                                  <w:delText xml:space="preserve"> </w:delText>
                                </w:r>
                                <w:r w:rsidR="0090054F" w:rsidDel="005D08EF">
                                  <w:rPr>
                                    <w:rFonts w:hint="eastAsia"/>
                                  </w:rPr>
                                  <w:delText>5</w:delText>
                                </w:r>
                              </w:del>
                              <w:del w:id="11" w:author="Fan Quan" w:date="2021-04-25T21:11:00Z">
                                <w:r w:rsidR="00E448F5" w:rsidDel="00FB002B">
                                  <w:delText xml:space="preserve"> </w:delText>
                                </w:r>
                              </w:del>
                              <w:del w:id="12" w:author="Fan Quan" w:date="2021-04-26T20:05:00Z">
                                <w:r w:rsidR="00E448F5" w:rsidDel="005D08EF">
                                  <w:rPr>
                                    <w:rFonts w:hint="eastAsia"/>
                                  </w:rPr>
                                  <w:delText>》</w:delText>
                                </w:r>
                                <w:r w:rsidR="0090054F" w:rsidDel="005D08EF">
                                  <w:delText>延续</w:delText>
                                </w:r>
                                <w:r w:rsidR="0090054F" w:rsidDel="005D08EF">
                                  <w:rPr>
                                    <w:rFonts w:hint="eastAsia"/>
                                  </w:rPr>
                                  <w:delText>了</w:delText>
                                </w:r>
                                <w:r w:rsidR="00E448F5" w:rsidDel="005D08EF">
                                  <w:rPr>
                                    <w:rFonts w:hint="eastAsia"/>
                                  </w:rPr>
                                  <w:delText>《</w:delText>
                                </w:r>
                                <w:r w:rsidR="0090054F" w:rsidDel="005D08EF">
                                  <w:rPr>
                                    <w:rFonts w:hint="eastAsia"/>
                                  </w:rPr>
                                  <w:delText>创世纪</w:delText>
                                </w:r>
                                <w:r w:rsidR="00E448F5" w:rsidDel="005D08EF">
                                  <w:rPr>
                                    <w:rFonts w:hint="eastAsia"/>
                                  </w:rPr>
                                  <w:delText xml:space="preserve"> </w:delText>
                                </w:r>
                                <w:r w:rsidR="0090054F" w:rsidDel="005D08EF">
                                  <w:rPr>
                                    <w:rFonts w:hint="eastAsia"/>
                                  </w:rPr>
                                  <w:delText>4</w:delText>
                                </w:r>
                              </w:del>
                              <w:del w:id="13" w:author="Fan Quan" w:date="2021-04-25T21:11:00Z">
                                <w:r w:rsidR="00E448F5" w:rsidDel="00FB002B">
                                  <w:delText xml:space="preserve"> </w:delText>
                                </w:r>
                              </w:del>
                              <w:del w:id="14" w:author="Fan Quan" w:date="2021-04-26T20:05:00Z">
                                <w:r w:rsidR="00E448F5" w:rsidDel="005D08EF">
                                  <w:rPr>
                                    <w:rFonts w:hint="eastAsia"/>
                                  </w:rPr>
                                  <w:delText>》</w:delText>
                                </w:r>
                                <w:r w:rsidR="0090054F" w:rsidDel="005D08EF">
                                  <w:delText>的</w:delText>
                                </w:r>
                                <w:r w:rsidR="0090054F" w:rsidDel="005D08EF">
                                  <w:rPr>
                                    <w:rFonts w:hint="eastAsia"/>
                                  </w:rPr>
                                  <w:delText>优良传统，在包装里加入了一个与剧情紧密联系的实体小玩意儿：在本作是一枚法典硬币</w:delText>
                                </w:r>
                              </w:del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1DA76E" id="组合 4" o:spid="_x0000_s1026" style="position:absolute;left:0;text-align:left;margin-left:435.85pt;margin-top:44.4pt;width:487.05pt;height:238.55pt;z-index:251660288;mso-position-horizontal:right;mso-position-horizontal-relative:margin;mso-width-relative:margin;mso-height-relative:margin" coordorigin=",18" coordsize="61855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152;top:18;width:61550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0448FE6D" w14:textId="4EAAA122" w:rsidR="00A24176" w:rsidRDefault="00A24176" w:rsidP="00A51E29">
                        <w:pPr>
                          <w:pStyle w:val="a"/>
                        </w:pPr>
                        <w:r>
                          <w:t>Origin Systems</w:t>
                        </w:r>
                        <w:r>
                          <w:rPr>
                            <w:rFonts w:hint="eastAsia"/>
                          </w:rPr>
                          <w:t>,</w:t>
                        </w:r>
                        <w:ins w:id="15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>1988</w:t>
                        </w:r>
                        <w:r w:rsidR="00A51E29">
                          <w:rPr>
                            <w:rFonts w:hint="eastAsia"/>
                          </w:rPr>
                          <w:t>,</w:t>
                        </w:r>
                        <w:ins w:id="16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rPr>
                            <w:rFonts w:hint="eastAsia"/>
                          </w:rPr>
                          <w:t>M</w:t>
                        </w:r>
                        <w:r>
                          <w:t>S-DOS,</w:t>
                        </w:r>
                        <w:ins w:id="17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>Amiga,</w:t>
                        </w:r>
                        <w:ins w:id="18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>Apple II,</w:t>
                        </w:r>
                        <w:ins w:id="19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 xml:space="preserve">Atari </w:t>
                        </w:r>
                        <w:ins w:id="20" w:author="Fan Quan" w:date="2021-04-25T21:10:00Z">
                          <w:r w:rsidR="00FB002B">
                            <w:t>ST</w:t>
                          </w:r>
                        </w:ins>
                        <w:del w:id="21" w:author="Fan Quan" w:date="2021-04-25T21:10:00Z">
                          <w:r w:rsidDel="00FB002B">
                            <w:delText>st</w:delText>
                          </w:r>
                        </w:del>
                        <w:r>
                          <w:t>,</w:t>
                        </w:r>
                        <w:ins w:id="22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>NES,</w:t>
                        </w:r>
                        <w:ins w:id="23" w:author="Fan Quan" w:date="2021-04-25T21:10:00Z">
                          <w:r w:rsidR="00FB002B">
                            <w:t xml:space="preserve"> </w:t>
                          </w:r>
                        </w:ins>
                        <w:r>
                          <w:t>etc.</w:t>
                        </w:r>
                        <w:ins w:id="24" w:author="Fan Quan" w:date="2021-04-25T21:10:00Z">
                          <w:r w:rsidR="00FB002B">
                            <w:t xml:space="preserve"> </w:t>
                          </w:r>
                        </w:ins>
                        <w:r w:rsidR="00A51E29">
                          <w:t>*</w:t>
                        </w:r>
                      </w:p>
                      <w:p w14:paraId="30B23188" w14:textId="7E912F5C" w:rsidR="00A51E29" w:rsidRPr="00A51E29" w:rsidRDefault="00A51E29" w:rsidP="00A51E29">
                        <w:pPr>
                          <w:pStyle w:val="a"/>
                        </w:pPr>
                        <w:del w:id="25" w:author="Fan Quan" w:date="2021-04-26T20:05:00Z">
                          <w:r w:rsidDel="005D08EF">
                            <w:rPr>
                              <w:rFonts w:hint="eastAsia"/>
                            </w:rPr>
                            <w:delText>*</w:delText>
                          </w:r>
                          <w:r w:rsidR="00E448F5" w:rsidDel="005D08EF">
                            <w:rPr>
                              <w:rFonts w:hint="eastAsia"/>
                            </w:rPr>
                            <w:delText>《</w:delText>
                          </w:r>
                          <w:r w:rsidR="0090054F" w:rsidDel="005D08EF">
                            <w:delText>创世纪</w:delText>
                          </w:r>
                          <w:r w:rsidR="00E448F5" w:rsidDel="005D08EF">
                            <w:rPr>
                              <w:rFonts w:hint="eastAsia"/>
                            </w:rPr>
                            <w:delText xml:space="preserve"> </w:delText>
                          </w:r>
                          <w:r w:rsidR="0090054F" w:rsidDel="005D08EF">
                            <w:rPr>
                              <w:rFonts w:hint="eastAsia"/>
                            </w:rPr>
                            <w:delText>5</w:delText>
                          </w:r>
                        </w:del>
                        <w:del w:id="26" w:author="Fan Quan" w:date="2021-04-25T21:11:00Z">
                          <w:r w:rsidR="00E448F5" w:rsidDel="00FB002B">
                            <w:delText xml:space="preserve"> </w:delText>
                          </w:r>
                        </w:del>
                        <w:del w:id="27" w:author="Fan Quan" w:date="2021-04-26T20:05:00Z">
                          <w:r w:rsidR="00E448F5" w:rsidDel="005D08EF">
                            <w:rPr>
                              <w:rFonts w:hint="eastAsia"/>
                            </w:rPr>
                            <w:delText>》</w:delText>
                          </w:r>
                          <w:r w:rsidR="0090054F" w:rsidDel="005D08EF">
                            <w:delText>延续</w:delText>
                          </w:r>
                          <w:r w:rsidR="0090054F" w:rsidDel="005D08EF">
                            <w:rPr>
                              <w:rFonts w:hint="eastAsia"/>
                            </w:rPr>
                            <w:delText>了</w:delText>
                          </w:r>
                          <w:r w:rsidR="00E448F5" w:rsidDel="005D08EF">
                            <w:rPr>
                              <w:rFonts w:hint="eastAsia"/>
                            </w:rPr>
                            <w:delText>《</w:delText>
                          </w:r>
                          <w:r w:rsidR="0090054F" w:rsidDel="005D08EF">
                            <w:rPr>
                              <w:rFonts w:hint="eastAsia"/>
                            </w:rPr>
                            <w:delText>创世纪</w:delText>
                          </w:r>
                          <w:r w:rsidR="00E448F5" w:rsidDel="005D08EF">
                            <w:rPr>
                              <w:rFonts w:hint="eastAsia"/>
                            </w:rPr>
                            <w:delText xml:space="preserve"> </w:delText>
                          </w:r>
                          <w:r w:rsidR="0090054F" w:rsidDel="005D08EF">
                            <w:rPr>
                              <w:rFonts w:hint="eastAsia"/>
                            </w:rPr>
                            <w:delText>4</w:delText>
                          </w:r>
                        </w:del>
                        <w:del w:id="28" w:author="Fan Quan" w:date="2021-04-25T21:11:00Z">
                          <w:r w:rsidR="00E448F5" w:rsidDel="00FB002B">
                            <w:delText xml:space="preserve"> </w:delText>
                          </w:r>
                        </w:del>
                        <w:del w:id="29" w:author="Fan Quan" w:date="2021-04-26T20:05:00Z">
                          <w:r w:rsidR="00E448F5" w:rsidDel="005D08EF">
                            <w:rPr>
                              <w:rFonts w:hint="eastAsia"/>
                            </w:rPr>
                            <w:delText>》</w:delText>
                          </w:r>
                          <w:r w:rsidR="0090054F" w:rsidDel="005D08EF">
                            <w:delText>的</w:delText>
                          </w:r>
                          <w:r w:rsidR="0090054F" w:rsidDel="005D08EF">
                            <w:rPr>
                              <w:rFonts w:hint="eastAsia"/>
                            </w:rPr>
                            <w:delText>优良传统，在包装里加入了一个与剧情紧密联系的实体小玩意儿：在本作是一枚法典硬币</w:delText>
                          </w:r>
                        </w:del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A24176">
        <w:rPr>
          <w:rFonts w:hint="eastAsia"/>
        </w:rPr>
        <w:t>创世纪</w:t>
      </w:r>
      <w:r w:rsidR="00E448F5">
        <w:rPr>
          <w:rFonts w:hint="eastAsia"/>
        </w:rPr>
        <w:t xml:space="preserve"> </w:t>
      </w:r>
      <w:ins w:id="30" w:author="Fan Quan" w:date="2021-04-25T21:08:00Z">
        <w:r w:rsidR="00FB002B">
          <w:t>5</w:t>
        </w:r>
        <w:r w:rsidR="00FB002B">
          <w:rPr>
            <w:rFonts w:hint="eastAsia"/>
          </w:rPr>
          <w:t>：</w:t>
        </w:r>
      </w:ins>
      <w:del w:id="31" w:author="Fan Quan" w:date="2021-04-25T21:08:00Z">
        <w:r w:rsidR="00A24176" w:rsidDel="00FB002B">
          <w:rPr>
            <w:rFonts w:hint="eastAsia"/>
          </w:rPr>
          <w:delText>5</w:delText>
        </w:r>
        <w:r w:rsidR="00E448F5" w:rsidDel="00FB002B">
          <w:delText xml:space="preserve"> </w:delText>
        </w:r>
        <w:r w:rsidR="00A24176" w:rsidDel="00FB002B">
          <w:rPr>
            <w:rFonts w:hint="eastAsia"/>
          </w:rPr>
          <w:delText>-</w:delText>
        </w:r>
      </w:del>
      <w:r w:rsidR="00A24176">
        <w:rPr>
          <w:rFonts w:hint="eastAsia"/>
        </w:rPr>
        <w:t>命运斗士</w:t>
      </w:r>
      <w:r w:rsidR="00DB684D">
        <w:rPr>
          <w:rFonts w:hint="eastAsia"/>
        </w:rPr>
        <w:t>》（</w:t>
      </w:r>
      <w:r w:rsidR="00A24176">
        <w:t>U</w:t>
      </w:r>
      <w:r w:rsidR="00A24176">
        <w:rPr>
          <w:rFonts w:hint="eastAsia"/>
        </w:rPr>
        <w:t>ltima</w:t>
      </w:r>
      <w:r w:rsidR="00A24176">
        <w:t xml:space="preserve"> V</w:t>
      </w:r>
      <w:ins w:id="32" w:author="Fan Quan" w:date="2021-04-25T21:08:00Z">
        <w:r w:rsidR="00FB002B">
          <w:t xml:space="preserve">: </w:t>
        </w:r>
      </w:ins>
      <w:del w:id="33" w:author="Fan Quan" w:date="2021-04-25T21:08:00Z">
        <w:r w:rsidR="00A24176" w:rsidDel="00FB002B">
          <w:delText>-</w:delText>
        </w:r>
      </w:del>
      <w:r w:rsidR="00A24176">
        <w:t>W</w:t>
      </w:r>
      <w:r w:rsidR="00A24176">
        <w:rPr>
          <w:rFonts w:hint="eastAsia"/>
        </w:rPr>
        <w:t>arriors</w:t>
      </w:r>
      <w:r w:rsidR="00A24176">
        <w:t xml:space="preserve"> </w:t>
      </w:r>
      <w:r w:rsidR="00A24176">
        <w:rPr>
          <w:rFonts w:hint="eastAsia"/>
        </w:rPr>
        <w:t>of</w:t>
      </w:r>
      <w:r w:rsidR="00A24176">
        <w:t xml:space="preserve"> D</w:t>
      </w:r>
      <w:r w:rsidR="00A24176">
        <w:rPr>
          <w:rFonts w:hint="eastAsia"/>
        </w:rPr>
        <w:t>estiny</w:t>
      </w:r>
      <w:r w:rsidR="00DB684D">
        <w:rPr>
          <w:rFonts w:hint="eastAsia"/>
        </w:rPr>
        <w:t>）</w:t>
      </w:r>
    </w:p>
    <w:p w14:paraId="47B1A8FD" w14:textId="2318DC77" w:rsidR="0016522A" w:rsidRDefault="008F2B87" w:rsidP="00F734E7">
      <w:r w:rsidRPr="008F2B87">
        <w:rPr>
          <w:rFonts w:hint="eastAsia"/>
        </w:rPr>
        <w:t>作者：</w:t>
      </w:r>
      <w:r w:rsidR="00576722">
        <w:rPr>
          <w:rFonts w:hint="eastAsia"/>
        </w:rPr>
        <w:t>I</w:t>
      </w:r>
      <w:r w:rsidR="00576722">
        <w:t>F</w:t>
      </w:r>
    </w:p>
    <w:p w14:paraId="05ACC024" w14:textId="03499B75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576722">
        <w:rPr>
          <w:rFonts w:hint="eastAsia"/>
        </w:rPr>
        <w:t>Meowl</w:t>
      </w:r>
    </w:p>
    <w:p w14:paraId="4F53CA77" w14:textId="77777777" w:rsidR="0016522A" w:rsidRDefault="0092507E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DEF9194" wp14:editId="3AB092E3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A6BDA" w14:textId="2C563DD6" w:rsidR="00B64617" w:rsidRPr="00222FED" w:rsidRDefault="0092507E">
                            <w:pPr>
                              <w:rPr>
                                <w:rFonts w:ascii="Times New Roman" w:eastAsia="楷体" w:hAnsi="Times New Roman" w:cs="Times New Roman"/>
                                <w:rPrChange w:id="34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</w:pPr>
                            <w:r w:rsidRPr="00222FED">
                              <w:rPr>
                                <w:rFonts w:ascii="Times New Roman" w:eastAsia="楷体" w:hAnsi="Times New Roman" w:cs="Times New Roman" w:hint="eastAsia"/>
                                <w:rPrChange w:id="35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“</w:t>
                            </w:r>
                            <w:ins w:id="36" w:author="Fan Quan" w:date="2021-04-25T21:29:00Z">
                              <w:r w:rsidR="00ED0D51">
                                <w:rPr>
                                  <w:rFonts w:ascii="Times New Roman" w:eastAsia="楷体" w:hAnsi="Times New Roman" w:cs="Times New Roman"/>
                                </w:rPr>
                                <w:t>[</w:t>
                              </w:r>
                            </w:ins>
                            <w:del w:id="37" w:author="Fan Quan" w:date="2021-04-25T21:29:00Z">
                              <w:r w:rsidR="00ED6DC5" w:rsidRPr="00222FED" w:rsidDel="00ED0D51">
                                <w:rPr>
                                  <w:rFonts w:ascii="Times New Roman" w:eastAsia="楷体" w:hAnsi="Times New Roman" w:cs="Times New Roman"/>
                                  <w:rPrChange w:id="38" w:author="Fan Quan" w:date="2021-04-25T21:23:00Z">
                                    <w:rPr>
                                      <w:rFonts w:ascii="Times New Roman" w:eastAsia="楷体" w:hAnsi="Times New Roman"/>
                                    </w:rPr>
                                  </w:rPrChange>
                                </w:rPr>
                                <w:delText>(</w:delText>
                              </w:r>
                            </w:del>
                            <w:r w:rsidR="00ED6DC5" w:rsidRPr="00222FED">
                              <w:rPr>
                                <w:rFonts w:ascii="Times New Roman" w:eastAsia="楷体" w:hAnsi="Times New Roman" w:cs="Times New Roman"/>
                                <w:rPrChange w:id="39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  <w:t>…</w:t>
                            </w:r>
                            <w:ins w:id="40" w:author="Fan Quan" w:date="2021-04-25T21:29:00Z">
                              <w:r w:rsidR="00ED0D51">
                                <w:rPr>
                                  <w:rFonts w:ascii="Times New Roman" w:eastAsia="楷体" w:hAnsi="Times New Roman" w:cs="Times New Roman"/>
                                </w:rPr>
                                <w:t>]</w:t>
                              </w:r>
                            </w:ins>
                            <w:del w:id="41" w:author="Fan Quan" w:date="2021-04-25T21:29:00Z">
                              <w:r w:rsidR="00ED6DC5" w:rsidRPr="00222FED" w:rsidDel="00ED0D51">
                                <w:rPr>
                                  <w:rFonts w:ascii="Times New Roman" w:eastAsia="楷体" w:hAnsi="Times New Roman" w:cs="Times New Roman"/>
                                  <w:rPrChange w:id="42" w:author="Fan Quan" w:date="2021-04-25T21:23:00Z">
                                    <w:rPr>
                                      <w:rFonts w:ascii="Times New Roman" w:eastAsia="楷体" w:hAnsi="Times New Roman"/>
                                    </w:rPr>
                                  </w:rPrChange>
                                </w:rPr>
                                <w:delText>)</w:delText>
                              </w:r>
                            </w:del>
                            <w:r w:rsidR="00E448F5" w:rsidRPr="00222FED">
                              <w:rPr>
                                <w:rFonts w:ascii="Times New Roman" w:eastAsia="楷体" w:hAnsi="Times New Roman" w:cs="Times New Roman" w:hint="eastAsia"/>
                                <w:rPrChange w:id="43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《</w:t>
                            </w:r>
                            <w:r w:rsidR="00ED6DC5" w:rsidRPr="00222FED">
                              <w:rPr>
                                <w:rFonts w:ascii="Times New Roman" w:eastAsia="楷体" w:hAnsi="Times New Roman" w:cs="Times New Roman" w:hint="eastAsia"/>
                                <w:rPrChange w:id="44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创世纪</w:t>
                            </w:r>
                            <w:r w:rsidR="00E448F5" w:rsidRPr="00222FED">
                              <w:rPr>
                                <w:rFonts w:ascii="Times New Roman" w:eastAsia="楷体" w:hAnsi="Times New Roman" w:cs="Times New Roman"/>
                                <w:rPrChange w:id="45" w:author="Fan Quan" w:date="2021-04-25T21:23:00Z">
                                  <w:rPr>
                                    <w:rFonts w:ascii="Times New Roman" w:hAnsi="Times New Roman"/>
                                  </w:rPr>
                                </w:rPrChange>
                              </w:rPr>
                              <w:t xml:space="preserve"> </w:t>
                            </w:r>
                            <w:ins w:id="46" w:author="Fan Quan" w:date="2021-04-25T21:41:00Z">
                              <w:r w:rsidR="00ED0D51">
                                <w:rPr>
                                  <w:rFonts w:ascii="Times New Roman" w:eastAsia="楷体" w:hAnsi="Times New Roman" w:cs="Times New Roman"/>
                                </w:rPr>
                                <w:t>4</w:t>
                              </w:r>
                            </w:ins>
                            <w:del w:id="47" w:author="Fan Quan" w:date="2021-04-25T21:41:00Z">
                              <w:r w:rsidR="00ED6DC5" w:rsidRPr="00222FED" w:rsidDel="00ED0D51">
                                <w:rPr>
                                  <w:rFonts w:ascii="Times New Roman" w:eastAsia="楷体" w:hAnsi="Times New Roman" w:cs="Times New Roman"/>
                                  <w:rPrChange w:id="48" w:author="Fan Quan" w:date="2021-04-25T21:23:00Z">
                                    <w:rPr>
                                      <w:rFonts w:ascii="Times New Roman" w:hAnsi="Times New Roman"/>
                                    </w:rPr>
                                  </w:rPrChange>
                                </w:rPr>
                                <w:delText>5</w:delText>
                              </w:r>
                            </w:del>
                            <w:del w:id="49" w:author="Fan Quan" w:date="2021-04-25T21:29:00Z">
                              <w:r w:rsidR="00E448F5" w:rsidRPr="00222FED" w:rsidDel="00ED0D51">
                                <w:rPr>
                                  <w:rFonts w:ascii="Times New Roman" w:eastAsia="楷体" w:hAnsi="Times New Roman" w:cs="Times New Roman"/>
                                  <w:rPrChange w:id="50" w:author="Fan Quan" w:date="2021-04-25T21:23:00Z">
                                    <w:rPr>
                                      <w:rFonts w:ascii="Times New Roman" w:hAnsi="Times New Roman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</w:del>
                            <w:r w:rsidR="00E448F5" w:rsidRPr="00222FED">
                              <w:rPr>
                                <w:rFonts w:ascii="Times New Roman" w:eastAsia="楷体" w:hAnsi="Times New Roman" w:cs="Times New Roman" w:hint="eastAsia"/>
                                <w:rPrChange w:id="51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》</w:t>
                            </w:r>
                            <w:r w:rsidR="00ED6DC5" w:rsidRPr="00222FED">
                              <w:rPr>
                                <w:rFonts w:ascii="Times New Roman" w:eastAsia="楷体" w:hAnsi="Times New Roman" w:cs="Times New Roman" w:hint="eastAsia"/>
                                <w:rPrChange w:id="52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是一部黑白分明的游戏——我的意思是好人就是好人，坏人就是坏人——</w:t>
                            </w:r>
                            <w:ins w:id="53" w:author="Fan Quan" w:date="2021-04-25T21:41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《</w:t>
                              </w:r>
                            </w:ins>
                            <w:r w:rsidR="00ED6DC5" w:rsidRPr="00222FED">
                              <w:rPr>
                                <w:rFonts w:ascii="Times New Roman" w:eastAsia="楷体" w:hAnsi="Times New Roman" w:cs="Times New Roman" w:hint="eastAsia"/>
                                <w:rPrChange w:id="54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创世纪</w:t>
                            </w:r>
                            <w:r w:rsidR="00ED6DC5" w:rsidRPr="00222FED">
                              <w:rPr>
                                <w:rFonts w:ascii="Times New Roman" w:eastAsia="楷体" w:hAnsi="Times New Roman" w:cs="Times New Roman"/>
                                <w:rPrChange w:id="55" w:author="Fan Quan" w:date="2021-04-25T21:23:00Z">
                                  <w:rPr>
                                    <w:rFonts w:ascii="Times New Roman" w:hAnsi="Times New Roman"/>
                                  </w:rPr>
                                </w:rPrChange>
                              </w:rPr>
                              <w:t>5</w:t>
                            </w:r>
                            <w:ins w:id="56" w:author="Fan Quan" w:date="2021-04-25T21:41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》</w:t>
                              </w:r>
                            </w:ins>
                            <w:r w:rsidR="00ED6DC5" w:rsidRPr="00222FED">
                              <w:rPr>
                                <w:rFonts w:ascii="Times New Roman" w:eastAsia="楷体" w:hAnsi="Times New Roman" w:cs="Times New Roman" w:hint="eastAsia"/>
                                <w:rPrChange w:id="57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的故事在一片灰色地带展开。</w:t>
                            </w:r>
                            <w:r w:rsidR="002C16E2" w:rsidRPr="00222FED">
                              <w:rPr>
                                <w:rFonts w:ascii="Times New Roman" w:eastAsia="楷体" w:hAnsi="Times New Roman" w:cs="Times New Roman" w:hint="eastAsia"/>
                                <w:rPrChange w:id="58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有些人会</w:t>
                            </w:r>
                            <w:ins w:id="59" w:author="Fan Quan" w:date="2021-04-25T21:42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试图</w:t>
                              </w:r>
                            </w:ins>
                            <w:r w:rsidR="002C16E2" w:rsidRPr="00222FED">
                              <w:rPr>
                                <w:rFonts w:ascii="Times New Roman" w:eastAsia="楷体" w:hAnsi="Times New Roman" w:cs="Times New Roman" w:hint="eastAsia"/>
                                <w:rPrChange w:id="60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说服你，让你觉得黑刺</w:t>
                            </w:r>
                            <w:r w:rsidR="007F7744" w:rsidRPr="00222FED">
                              <w:rPr>
                                <w:rFonts w:ascii="Times New Roman" w:eastAsia="楷体" w:hAnsi="Times New Roman" w:cs="Times New Roman" w:hint="eastAsia"/>
                                <w:rPrChange w:id="61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王</w:t>
                            </w:r>
                            <w:ins w:id="62" w:author="Fan Quan" w:date="2021-04-25T21:42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（</w:t>
                              </w:r>
                            </w:ins>
                            <w:del w:id="63" w:author="Fan Quan" w:date="2021-04-25T21:42:00Z">
                              <w:r w:rsidR="00626CCD" w:rsidRPr="00222FED" w:rsidDel="00ED0D51">
                                <w:rPr>
                                  <w:rFonts w:ascii="Times New Roman" w:eastAsia="楷体" w:hAnsi="Times New Roman" w:cs="Times New Roman"/>
                                  <w:rPrChange w:id="64" w:author="Fan Quan" w:date="2021-04-25T21:23:00Z">
                                    <w:rPr>
                                      <w:rFonts w:ascii="Times New Roman" w:hAnsi="Times New Roman"/>
                                    </w:rPr>
                                  </w:rPrChange>
                                </w:rPr>
                                <w:delText>(</w:delText>
                              </w:r>
                            </w:del>
                            <w:r w:rsidR="00626CCD" w:rsidRPr="00222FED">
                              <w:rPr>
                                <w:rFonts w:ascii="Times New Roman" w:eastAsia="楷体" w:hAnsi="Times New Roman" w:cs="Times New Roman"/>
                                <w:rPrChange w:id="65" w:author="Fan Quan" w:date="2021-04-25T21:23:00Z">
                                  <w:rPr>
                                    <w:rFonts w:ascii="Times New Roman" w:hAnsi="Times New Roman"/>
                                  </w:rPr>
                                </w:rPrChange>
                              </w:rPr>
                              <w:t>Blackthorn</w:t>
                            </w:r>
                            <w:ins w:id="66" w:author="Fan Quan" w:date="2021-04-25T21:42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）</w:t>
                              </w:r>
                            </w:ins>
                            <w:del w:id="67" w:author="Fan Quan" w:date="2021-04-25T21:42:00Z">
                              <w:r w:rsidR="00626CCD" w:rsidRPr="00222FED" w:rsidDel="00ED0D51">
                                <w:rPr>
                                  <w:rFonts w:ascii="Times New Roman" w:eastAsia="楷体" w:hAnsi="Times New Roman" w:cs="Times New Roman"/>
                                  <w:rPrChange w:id="68" w:author="Fan Quan" w:date="2021-04-25T21:23:00Z">
                                    <w:rPr>
                                      <w:rFonts w:ascii="Times New Roman" w:hAnsi="Times New Roman"/>
                                    </w:rPr>
                                  </w:rPrChange>
                                </w:rPr>
                                <w:delText>)</w:delText>
                              </w:r>
                            </w:del>
                            <w:del w:id="69" w:author="Fan Quan" w:date="2021-04-26T20:38:00Z">
                              <w:r w:rsidR="007F7744" w:rsidRPr="00222FED" w:rsidDel="0027286B">
                                <w:rPr>
                                  <w:rFonts w:ascii="Times New Roman" w:eastAsia="楷体" w:hAnsi="Times New Roman" w:cs="Times New Roman"/>
                                  <w:rPrChange w:id="70" w:author="Fan Quan" w:date="2021-04-25T21:23:00Z">
                                    <w:rPr>
                                      <w:rFonts w:ascii="Times New Roman" w:hAnsi="Times New Roman"/>
                                    </w:rPr>
                                  </w:rPrChange>
                                </w:rPr>
                                <w:delText>*</w:delText>
                              </w:r>
                            </w:del>
                            <w:r w:rsidR="002C16E2" w:rsidRPr="00222FED">
                              <w:rPr>
                                <w:rFonts w:ascii="Times New Roman" w:eastAsia="楷体" w:hAnsi="Times New Roman" w:cs="Times New Roman" w:hint="eastAsia"/>
                                <w:rPrChange w:id="71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的所作所为是正确的；有的人说他是邪恶的；有的人明知他是邪恶的却依旧会为了个人利益</w:t>
                            </w:r>
                            <w:del w:id="72" w:author="Fan Quan" w:date="2021-04-25T21:44:00Z">
                              <w:r w:rsidR="002C16E2" w:rsidRPr="00222FED" w:rsidDel="00ED0D51">
                                <w:rPr>
                                  <w:rFonts w:ascii="Times New Roman" w:eastAsia="楷体" w:hAnsi="Times New Roman" w:cs="Times New Roman" w:hint="eastAsia"/>
                                  <w:rPrChange w:id="73" w:author="Fan Quan" w:date="2021-04-25T21:23:00Z">
                                    <w:rPr>
                                      <w:rFonts w:ascii="Times New Roman" w:hAnsi="Times New Roman" w:hint="eastAsia"/>
                                    </w:rPr>
                                  </w:rPrChange>
                                </w:rPr>
                                <w:delText>去追随他</w:delText>
                              </w:r>
                            </w:del>
                            <w:ins w:id="74" w:author="Fan Quan" w:date="2021-04-25T21:44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而随波逐流</w:t>
                              </w:r>
                            </w:ins>
                            <w:ins w:id="75" w:author="Fan Quan" w:date="2021-04-25T21:43:00Z">
                              <w:r w:rsidR="00ED0D51">
                                <w:rPr>
                                  <w:rFonts w:ascii="Times New Roman" w:eastAsia="楷体" w:hAnsi="Times New Roman" w:cs="Times New Roman" w:hint="eastAsia"/>
                                </w:rPr>
                                <w:t>，并且会和任何反对黑刺王的人战斗</w:t>
                              </w:r>
                            </w:ins>
                            <w:r w:rsidR="002C16E2" w:rsidRPr="00222FED">
                              <w:rPr>
                                <w:rFonts w:ascii="Times New Roman" w:eastAsia="楷体" w:hAnsi="Times New Roman" w:cs="Times New Roman" w:hint="eastAsia"/>
                                <w:rPrChange w:id="76" w:author="Fan Quan" w:date="2021-04-25T21:23:00Z">
                                  <w:rPr>
                                    <w:rFonts w:ascii="Times New Roman" w:hAnsi="Times New Roman" w:hint="eastAsia"/>
                                  </w:rPr>
                                </w:rPrChange>
                              </w:rPr>
                              <w:t>。</w:t>
                            </w:r>
                            <w:r w:rsidRPr="00222FED">
                              <w:rPr>
                                <w:rFonts w:ascii="Times New Roman" w:eastAsia="楷体" w:hAnsi="Times New Roman" w:cs="Times New Roman" w:hint="eastAsia"/>
                                <w:rPrChange w:id="77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”</w:t>
                            </w:r>
                          </w:p>
                          <w:p w14:paraId="4A2830DC" w14:textId="77777777" w:rsidR="003F7E6F" w:rsidRPr="00222FED" w:rsidRDefault="003F7E6F">
                            <w:pPr>
                              <w:rPr>
                                <w:rFonts w:ascii="Times New Roman" w:eastAsia="楷体" w:hAnsi="Times New Roman" w:cs="Times New Roman"/>
                                <w:rPrChange w:id="78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</w:pPr>
                          </w:p>
                          <w:p w14:paraId="02E73746" w14:textId="726437E1" w:rsidR="002169D6" w:rsidRPr="00222FED" w:rsidRDefault="002169D6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 w:cs="Times New Roman"/>
                                <w:rPrChange w:id="79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</w:pPr>
                            <w:r w:rsidRPr="00222FED">
                              <w:rPr>
                                <w:rFonts w:ascii="Times New Roman" w:eastAsia="楷体" w:hAnsi="Times New Roman" w:cs="Times New Roman"/>
                                <w:rPrChange w:id="80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  <w:t xml:space="preserve">—— </w:t>
                            </w:r>
                            <w:r w:rsidR="00DC6AA1" w:rsidRPr="00222FED">
                              <w:rPr>
                                <w:rFonts w:ascii="Times New Roman" w:eastAsia="楷体" w:hAnsi="Times New Roman" w:cs="Times New Roman"/>
                                <w:rPrChange w:id="81" w:author="Fan Quan" w:date="2021-04-25T21:23:00Z">
                                  <w:rPr/>
                                </w:rPrChange>
                              </w:rPr>
                              <w:fldChar w:fldCharType="begin"/>
                            </w:r>
                            <w:r w:rsidR="00DC6AA1" w:rsidRPr="00222FED">
                              <w:rPr>
                                <w:rFonts w:ascii="Times New Roman" w:eastAsia="楷体" w:hAnsi="Times New Roman" w:cs="Times New Roman"/>
                                <w:rPrChange w:id="82" w:author="Fan Quan" w:date="2021-04-25T21:23:00Z">
                                  <w:rPr/>
                                </w:rPrChange>
                              </w:rPr>
                              <w:instrText xml:space="preserve"> HYPERLINK "http://i.imgur.com/uN7VYcE.png" </w:instrText>
                            </w:r>
                            <w:r w:rsidR="00DC6AA1" w:rsidRPr="00222FED">
                              <w:rPr>
                                <w:rFonts w:ascii="Times New Roman" w:eastAsia="楷体" w:hAnsi="Times New Roman" w:cs="Times New Roman"/>
                                <w:rPrChange w:id="83" w:author="Fan Quan" w:date="2021-04-25T21:23:00Z">
                                  <w:rPr>
                                    <w:rStyle w:val="Hyperlink"/>
                                  </w:rPr>
                                </w:rPrChange>
                              </w:rPr>
                              <w:fldChar w:fldCharType="separate"/>
                            </w:r>
                            <w:r w:rsidR="002C16E2" w:rsidRPr="00222FED">
                              <w:rPr>
                                <w:rStyle w:val="Hyperlink"/>
                                <w:rFonts w:ascii="Times New Roman" w:eastAsia="楷体" w:hAnsi="Times New Roman" w:cs="Times New Roman"/>
                                <w:rPrChange w:id="84" w:author="Fan Quan" w:date="2021-04-25T21:23:00Z">
                                  <w:rPr>
                                    <w:rStyle w:val="Hyperlink"/>
                                  </w:rPr>
                                </w:rPrChange>
                              </w:rPr>
                              <w:t>Richard Garriott</w:t>
                            </w:r>
                            <w:r w:rsidR="00DC6AA1" w:rsidRPr="00222FED">
                              <w:rPr>
                                <w:rStyle w:val="Hyperlink"/>
                                <w:rFonts w:ascii="Times New Roman" w:eastAsia="楷体" w:hAnsi="Times New Roman" w:cs="Times New Roman"/>
                                <w:rPrChange w:id="85" w:author="Fan Quan" w:date="2021-04-25T21:23:00Z">
                                  <w:rPr>
                                    <w:rStyle w:val="Hyperlink"/>
                                  </w:rPr>
                                </w:rPrChange>
                              </w:rPr>
                              <w:fldChar w:fldCharType="end"/>
                            </w:r>
                            <w:r w:rsidR="002C16E2" w:rsidRPr="00222FED">
                              <w:rPr>
                                <w:rFonts w:ascii="Times New Roman" w:eastAsia="楷体" w:hAnsi="Times New Roman" w:cs="Times New Roman"/>
                                <w:rPrChange w:id="86" w:author="Fan Quan" w:date="2021-04-25T21:23:00Z">
                                  <w:rPr/>
                                </w:rPrChange>
                              </w:rPr>
                              <w:t>,</w:t>
                            </w:r>
                          </w:p>
                          <w:p w14:paraId="69EF3D49" w14:textId="000A959E" w:rsidR="00F96429" w:rsidRPr="00222FED" w:rsidRDefault="002169D6" w:rsidP="002C16E2">
                            <w:pPr>
                              <w:jc w:val="right"/>
                              <w:rPr>
                                <w:rFonts w:ascii="Times New Roman" w:eastAsia="楷体" w:hAnsi="Times New Roman" w:cs="Times New Roman"/>
                                <w:rPrChange w:id="87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</w:pPr>
                            <w:r w:rsidRPr="00222FED">
                              <w:rPr>
                                <w:rFonts w:ascii="Times New Roman" w:eastAsia="楷体" w:hAnsi="Times New Roman" w:cs="Times New Roman" w:hint="eastAsia"/>
                                <w:rPrChange w:id="88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《</w:t>
                            </w:r>
                            <w:r w:rsidR="002C16E2" w:rsidRPr="00222FED">
                              <w:rPr>
                                <w:rFonts w:ascii="Times New Roman" w:eastAsia="楷体" w:hAnsi="Times New Roman" w:cs="Times New Roman" w:hint="eastAsia"/>
                                <w:rPrChange w:id="89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创世纪</w:t>
                            </w:r>
                            <w:r w:rsidR="00E448F5" w:rsidRPr="00222FED">
                              <w:rPr>
                                <w:rFonts w:ascii="Times New Roman" w:eastAsia="楷体" w:hAnsi="Times New Roman" w:cs="Times New Roman"/>
                                <w:rPrChange w:id="90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  <w:t xml:space="preserve"> </w:t>
                            </w:r>
                            <w:r w:rsidR="002C16E2" w:rsidRPr="00222FED">
                              <w:rPr>
                                <w:rFonts w:ascii="Times New Roman" w:eastAsia="楷体" w:hAnsi="Times New Roman" w:cs="Times New Roman"/>
                                <w:rPrChange w:id="91" w:author="Fan Quan" w:date="2021-04-25T21:23:00Z">
                                  <w:rPr>
                                    <w:rFonts w:ascii="Times New Roman" w:eastAsia="楷体" w:hAnsi="Times New Roman"/>
                                  </w:rPr>
                                </w:rPrChange>
                              </w:rPr>
                              <w:t>5</w:t>
                            </w:r>
                            <w:r w:rsidRPr="00222FED">
                              <w:rPr>
                                <w:rFonts w:ascii="Times New Roman" w:eastAsia="楷体" w:hAnsi="Times New Roman" w:cs="Times New Roman" w:hint="eastAsia"/>
                                <w:rPrChange w:id="92" w:author="Fan Quan" w:date="2021-04-25T21:23:00Z">
                                  <w:rPr>
                                    <w:rFonts w:ascii="Times New Roman" w:eastAsia="楷体" w:hAnsi="Times New Roman" w:hint="eastAsia"/>
                                  </w:rPr>
                                </w:rPrChange>
                              </w:rPr>
                              <w:t>》作者</w:t>
                            </w:r>
                          </w:p>
                          <w:p w14:paraId="2BF35E73" w14:textId="0DBC60C1" w:rsidR="007F7744" w:rsidRPr="00222FED" w:rsidRDefault="007F7744" w:rsidP="007F7744">
                            <w:pPr>
                              <w:ind w:right="420"/>
                              <w:jc w:val="left"/>
                              <w:rPr>
                                <w:rFonts w:ascii="Times New Roman" w:eastAsia="楷体" w:hAnsi="Times New Roman" w:cs="Times New Roman"/>
                                <w:rPrChange w:id="93" w:author="Fan Quan" w:date="2021-04-25T21:23:00Z">
                                  <w:rPr>
                                    <w:rFonts w:ascii="楷体" w:eastAsia="楷体" w:hAnsi="楷体"/>
                                  </w:rPr>
                                </w:rPrChange>
                              </w:rPr>
                            </w:pPr>
                            <w:del w:id="94" w:author="Fan Quan" w:date="2021-04-26T20:39:00Z">
                              <w:r w:rsidRPr="00222FED" w:rsidDel="0027286B">
                                <w:rPr>
                                  <w:rFonts w:ascii="Times New Roman" w:eastAsia="楷体" w:hAnsi="Times New Roman" w:cs="Times New Roman"/>
                                  <w:rPrChange w:id="95" w:author="Fan Quan" w:date="2021-04-25T21:23:00Z">
                                    <w:rPr>
                                      <w:rFonts w:ascii="Times New Roman" w:eastAsia="楷体" w:hAnsi="Times New Roman"/>
                                    </w:rPr>
                                  </w:rPrChange>
                                </w:rPr>
                                <w:delText>*</w:delText>
                              </w:r>
                            </w:del>
                            <w:del w:id="96" w:author="Fan Quan" w:date="2021-04-26T20:38:00Z">
                              <w:r w:rsidRPr="00222FED" w:rsidDel="0027286B">
                                <w:rPr>
                                  <w:rFonts w:ascii="Times New Roman" w:eastAsia="楷体" w:hAnsi="Times New Roman" w:cs="Times New Roman" w:hint="eastAsia"/>
                                  <w:rPrChange w:id="97" w:author="Fan Quan" w:date="2021-04-25T21:23:00Z">
                                    <w:rPr>
                                      <w:rFonts w:ascii="Times New Roman" w:eastAsia="楷体" w:hAnsi="Times New Roman" w:hint="eastAsia"/>
                                    </w:rPr>
                                  </w:rPrChange>
                                </w:rPr>
                                <w:delText>译者注：</w:delText>
                              </w:r>
                              <w:r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98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在</w:delText>
                              </w:r>
                              <w:r w:rsidR="004E66CB" w:rsidRPr="00222FED" w:rsidDel="0027286B">
                                <w:rPr>
                                  <w:rFonts w:ascii="Times New Roman" w:eastAsia="楷体" w:hAnsi="Times New Roman" w:cs="Times New Roman" w:hint="eastAsia"/>
                                  <w:color w:val="333333"/>
                                  <w:szCs w:val="21"/>
                                  <w:shd w:val="clear" w:color="auto" w:fill="FFFFFF"/>
                                  <w:rPrChange w:id="99" w:author="Fan Quan" w:date="2021-04-25T21:23:00Z">
                                    <w:rPr>
                                      <w:rFonts w:ascii="楷体" w:eastAsia="楷体" w:hAnsi="楷体" w:cs="Helvetica" w:hint="eastAsi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《</w:delText>
                              </w:r>
                              <w:r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0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创世纪</w:delText>
                              </w:r>
                              <w:r w:rsidR="004E66CB"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1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 xml:space="preserve"> 5</w:delText>
                              </w:r>
                            </w:del>
                            <w:del w:id="102" w:author="Fan Quan" w:date="2021-04-25T21:44:00Z">
                              <w:r w:rsidR="004E66CB" w:rsidRPr="00222FED" w:rsidDel="00267795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3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</w:del>
                            <w:del w:id="104" w:author="Fan Quan" w:date="2021-04-26T20:38:00Z">
                              <w:r w:rsidR="004E66CB" w:rsidRPr="00222FED" w:rsidDel="0027286B">
                                <w:rPr>
                                  <w:rFonts w:ascii="Times New Roman" w:eastAsia="楷体" w:hAnsi="Times New Roman" w:cs="Times New Roman" w:hint="eastAsia"/>
                                  <w:color w:val="333333"/>
                                  <w:szCs w:val="21"/>
                                  <w:shd w:val="clear" w:color="auto" w:fill="FFFFFF"/>
                                  <w:rPrChange w:id="105" w:author="Fan Quan" w:date="2021-04-25T21:23:00Z">
                                    <w:rPr>
                                      <w:rFonts w:ascii="楷体" w:eastAsia="楷体" w:hAnsi="楷体" w:cs="Helvetica" w:hint="eastAsi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》中</w:delText>
                              </w:r>
                              <w:r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6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不列颠王去地底世界探险然后失踪，黑刺王代替他成为摄政王。本来他是个睿智又公正的统治者，但是他被三个</w:delText>
                              </w:r>
                              <w:r w:rsidR="004E66CB"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7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黑暗领主</w:delText>
                              </w:r>
                              <w:r w:rsidRPr="00222FED" w:rsidDel="0027286B">
                                <w:rPr>
                                  <w:rFonts w:ascii="Times New Roman" w:eastAsia="楷体" w:hAnsi="Times New Roman" w:cs="Times New Roman"/>
                                  <w:color w:val="333333"/>
                                  <w:szCs w:val="21"/>
                                  <w:shd w:val="clear" w:color="auto" w:fill="FFFFFF"/>
                                  <w:rPrChange w:id="108" w:author="Fan Quan" w:date="2021-04-25T21:23:00Z">
                                    <w:rPr>
                                      <w:rFonts w:ascii="楷体" w:eastAsia="楷体" w:hAnsi="楷体" w:cs="Helvetica"/>
                                      <w:color w:val="333333"/>
                                      <w:szCs w:val="21"/>
                                      <w:shd w:val="clear" w:color="auto" w:fill="FFFFFF"/>
                                    </w:rPr>
                                  </w:rPrChange>
                                </w:rPr>
                                <w:delText>扭曲心智变成专制暴君。</w:delText>
                              </w:r>
                            </w:del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F9194" id="文本框 2" o:spid="_x0000_s1029" type="#_x0000_t202" style="position:absolute;left:0;text-align:left;margin-left:434.6pt;margin-top:19.65pt;width:485.8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14:paraId="079A6BDA" w14:textId="2C563DD6" w:rsidR="00B64617" w:rsidRPr="00222FED" w:rsidRDefault="0092507E">
                      <w:pPr>
                        <w:rPr>
                          <w:rFonts w:ascii="Times New Roman" w:eastAsia="楷体" w:hAnsi="Times New Roman" w:cs="Times New Roman"/>
                          <w:rPrChange w:id="109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</w:pPr>
                      <w:r w:rsidRPr="00222FED">
                        <w:rPr>
                          <w:rFonts w:ascii="Times New Roman" w:eastAsia="楷体" w:hAnsi="Times New Roman" w:cs="Times New Roman" w:hint="eastAsia"/>
                          <w:rPrChange w:id="110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“</w:t>
                      </w:r>
                      <w:ins w:id="111" w:author="Fan Quan" w:date="2021-04-25T21:29:00Z">
                        <w:r w:rsidR="00ED0D51">
                          <w:rPr>
                            <w:rFonts w:ascii="Times New Roman" w:eastAsia="楷体" w:hAnsi="Times New Roman" w:cs="Times New Roman"/>
                          </w:rPr>
                          <w:t>[</w:t>
                        </w:r>
                      </w:ins>
                      <w:del w:id="112" w:author="Fan Quan" w:date="2021-04-25T21:29:00Z">
                        <w:r w:rsidR="00ED6DC5" w:rsidRPr="00222FED" w:rsidDel="00ED0D51">
                          <w:rPr>
                            <w:rFonts w:ascii="Times New Roman" w:eastAsia="楷体" w:hAnsi="Times New Roman" w:cs="Times New Roman"/>
                            <w:rPrChange w:id="113" w:author="Fan Quan" w:date="2021-04-25T21:23:00Z">
                              <w:rPr>
                                <w:rFonts w:ascii="Times New Roman" w:eastAsia="楷体" w:hAnsi="Times New Roman"/>
                              </w:rPr>
                            </w:rPrChange>
                          </w:rPr>
                          <w:delText>(</w:delText>
                        </w:r>
                      </w:del>
                      <w:r w:rsidR="00ED6DC5" w:rsidRPr="00222FED">
                        <w:rPr>
                          <w:rFonts w:ascii="Times New Roman" w:eastAsia="楷体" w:hAnsi="Times New Roman" w:cs="Times New Roman"/>
                          <w:rPrChange w:id="114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  <w:t>…</w:t>
                      </w:r>
                      <w:ins w:id="115" w:author="Fan Quan" w:date="2021-04-25T21:29:00Z">
                        <w:r w:rsidR="00ED0D51">
                          <w:rPr>
                            <w:rFonts w:ascii="Times New Roman" w:eastAsia="楷体" w:hAnsi="Times New Roman" w:cs="Times New Roman"/>
                          </w:rPr>
                          <w:t>]</w:t>
                        </w:r>
                      </w:ins>
                      <w:del w:id="116" w:author="Fan Quan" w:date="2021-04-25T21:29:00Z">
                        <w:r w:rsidR="00ED6DC5" w:rsidRPr="00222FED" w:rsidDel="00ED0D51">
                          <w:rPr>
                            <w:rFonts w:ascii="Times New Roman" w:eastAsia="楷体" w:hAnsi="Times New Roman" w:cs="Times New Roman"/>
                            <w:rPrChange w:id="117" w:author="Fan Quan" w:date="2021-04-25T21:23:00Z">
                              <w:rPr>
                                <w:rFonts w:ascii="Times New Roman" w:eastAsia="楷体" w:hAnsi="Times New Roman"/>
                              </w:rPr>
                            </w:rPrChange>
                          </w:rPr>
                          <w:delText>)</w:delText>
                        </w:r>
                      </w:del>
                      <w:r w:rsidR="00E448F5" w:rsidRPr="00222FED">
                        <w:rPr>
                          <w:rFonts w:ascii="Times New Roman" w:eastAsia="楷体" w:hAnsi="Times New Roman" w:cs="Times New Roman" w:hint="eastAsia"/>
                          <w:rPrChange w:id="118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《</w:t>
                      </w:r>
                      <w:r w:rsidR="00ED6DC5" w:rsidRPr="00222FED">
                        <w:rPr>
                          <w:rFonts w:ascii="Times New Roman" w:eastAsia="楷体" w:hAnsi="Times New Roman" w:cs="Times New Roman" w:hint="eastAsia"/>
                          <w:rPrChange w:id="119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创世纪</w:t>
                      </w:r>
                      <w:r w:rsidR="00E448F5" w:rsidRPr="00222FED">
                        <w:rPr>
                          <w:rFonts w:ascii="Times New Roman" w:eastAsia="楷体" w:hAnsi="Times New Roman" w:cs="Times New Roman"/>
                          <w:rPrChange w:id="120" w:author="Fan Quan" w:date="2021-04-25T21:23:00Z">
                            <w:rPr>
                              <w:rFonts w:ascii="Times New Roman" w:hAnsi="Times New Roman"/>
                            </w:rPr>
                          </w:rPrChange>
                        </w:rPr>
                        <w:t xml:space="preserve"> </w:t>
                      </w:r>
                      <w:ins w:id="121" w:author="Fan Quan" w:date="2021-04-25T21:41:00Z">
                        <w:r w:rsidR="00ED0D51">
                          <w:rPr>
                            <w:rFonts w:ascii="Times New Roman" w:eastAsia="楷体" w:hAnsi="Times New Roman" w:cs="Times New Roman"/>
                          </w:rPr>
                          <w:t>4</w:t>
                        </w:r>
                      </w:ins>
                      <w:del w:id="122" w:author="Fan Quan" w:date="2021-04-25T21:41:00Z">
                        <w:r w:rsidR="00ED6DC5" w:rsidRPr="00222FED" w:rsidDel="00ED0D51">
                          <w:rPr>
                            <w:rFonts w:ascii="Times New Roman" w:eastAsia="楷体" w:hAnsi="Times New Roman" w:cs="Times New Roman"/>
                            <w:rPrChange w:id="123" w:author="Fan Quan" w:date="2021-04-25T21:23:00Z">
                              <w:rPr>
                                <w:rFonts w:ascii="Times New Roman" w:hAnsi="Times New Roman"/>
                              </w:rPr>
                            </w:rPrChange>
                          </w:rPr>
                          <w:delText>5</w:delText>
                        </w:r>
                      </w:del>
                      <w:del w:id="124" w:author="Fan Quan" w:date="2021-04-25T21:29:00Z">
                        <w:r w:rsidR="00E448F5" w:rsidRPr="00222FED" w:rsidDel="00ED0D51">
                          <w:rPr>
                            <w:rFonts w:ascii="Times New Roman" w:eastAsia="楷体" w:hAnsi="Times New Roman" w:cs="Times New Roman"/>
                            <w:rPrChange w:id="125" w:author="Fan Quan" w:date="2021-04-25T21:23:00Z">
                              <w:rPr>
                                <w:rFonts w:ascii="Times New Roman" w:hAnsi="Times New Roman"/>
                              </w:rPr>
                            </w:rPrChange>
                          </w:rPr>
                          <w:delText xml:space="preserve"> </w:delText>
                        </w:r>
                      </w:del>
                      <w:r w:rsidR="00E448F5" w:rsidRPr="00222FED">
                        <w:rPr>
                          <w:rFonts w:ascii="Times New Roman" w:eastAsia="楷体" w:hAnsi="Times New Roman" w:cs="Times New Roman" w:hint="eastAsia"/>
                          <w:rPrChange w:id="126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》</w:t>
                      </w:r>
                      <w:r w:rsidR="00ED6DC5" w:rsidRPr="00222FED">
                        <w:rPr>
                          <w:rFonts w:ascii="Times New Roman" w:eastAsia="楷体" w:hAnsi="Times New Roman" w:cs="Times New Roman" w:hint="eastAsia"/>
                          <w:rPrChange w:id="127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是一部黑白分明的游戏——我的意思是好人就是好人，坏人就是坏人——</w:t>
                      </w:r>
                      <w:ins w:id="128" w:author="Fan Quan" w:date="2021-04-25T21:41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《</w:t>
                        </w:r>
                      </w:ins>
                      <w:r w:rsidR="00ED6DC5" w:rsidRPr="00222FED">
                        <w:rPr>
                          <w:rFonts w:ascii="Times New Roman" w:eastAsia="楷体" w:hAnsi="Times New Roman" w:cs="Times New Roman" w:hint="eastAsia"/>
                          <w:rPrChange w:id="129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创世纪</w:t>
                      </w:r>
                      <w:r w:rsidR="00ED6DC5" w:rsidRPr="00222FED">
                        <w:rPr>
                          <w:rFonts w:ascii="Times New Roman" w:eastAsia="楷体" w:hAnsi="Times New Roman" w:cs="Times New Roman"/>
                          <w:rPrChange w:id="130" w:author="Fan Quan" w:date="2021-04-25T21:23:00Z">
                            <w:rPr>
                              <w:rFonts w:ascii="Times New Roman" w:hAnsi="Times New Roman"/>
                            </w:rPr>
                          </w:rPrChange>
                        </w:rPr>
                        <w:t>5</w:t>
                      </w:r>
                      <w:ins w:id="131" w:author="Fan Quan" w:date="2021-04-25T21:41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》</w:t>
                        </w:r>
                      </w:ins>
                      <w:r w:rsidR="00ED6DC5" w:rsidRPr="00222FED">
                        <w:rPr>
                          <w:rFonts w:ascii="Times New Roman" w:eastAsia="楷体" w:hAnsi="Times New Roman" w:cs="Times New Roman" w:hint="eastAsia"/>
                          <w:rPrChange w:id="132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的故事在一片灰色地带展开。</w:t>
                      </w:r>
                      <w:r w:rsidR="002C16E2" w:rsidRPr="00222FED">
                        <w:rPr>
                          <w:rFonts w:ascii="Times New Roman" w:eastAsia="楷体" w:hAnsi="Times New Roman" w:cs="Times New Roman" w:hint="eastAsia"/>
                          <w:rPrChange w:id="133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有些人会</w:t>
                      </w:r>
                      <w:ins w:id="134" w:author="Fan Quan" w:date="2021-04-25T21:42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试图</w:t>
                        </w:r>
                      </w:ins>
                      <w:r w:rsidR="002C16E2" w:rsidRPr="00222FED">
                        <w:rPr>
                          <w:rFonts w:ascii="Times New Roman" w:eastAsia="楷体" w:hAnsi="Times New Roman" w:cs="Times New Roman" w:hint="eastAsia"/>
                          <w:rPrChange w:id="135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说服你，让你觉得黑刺</w:t>
                      </w:r>
                      <w:r w:rsidR="007F7744" w:rsidRPr="00222FED">
                        <w:rPr>
                          <w:rFonts w:ascii="Times New Roman" w:eastAsia="楷体" w:hAnsi="Times New Roman" w:cs="Times New Roman" w:hint="eastAsia"/>
                          <w:rPrChange w:id="136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王</w:t>
                      </w:r>
                      <w:ins w:id="137" w:author="Fan Quan" w:date="2021-04-25T21:42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（</w:t>
                        </w:r>
                      </w:ins>
                      <w:del w:id="138" w:author="Fan Quan" w:date="2021-04-25T21:42:00Z">
                        <w:r w:rsidR="00626CCD" w:rsidRPr="00222FED" w:rsidDel="00ED0D51">
                          <w:rPr>
                            <w:rFonts w:ascii="Times New Roman" w:eastAsia="楷体" w:hAnsi="Times New Roman" w:cs="Times New Roman"/>
                            <w:rPrChange w:id="139" w:author="Fan Quan" w:date="2021-04-25T21:23:00Z">
                              <w:rPr>
                                <w:rFonts w:ascii="Times New Roman" w:hAnsi="Times New Roman"/>
                              </w:rPr>
                            </w:rPrChange>
                          </w:rPr>
                          <w:delText>(</w:delText>
                        </w:r>
                      </w:del>
                      <w:r w:rsidR="00626CCD" w:rsidRPr="00222FED">
                        <w:rPr>
                          <w:rFonts w:ascii="Times New Roman" w:eastAsia="楷体" w:hAnsi="Times New Roman" w:cs="Times New Roman"/>
                          <w:rPrChange w:id="140" w:author="Fan Quan" w:date="2021-04-25T21:23:00Z">
                            <w:rPr>
                              <w:rFonts w:ascii="Times New Roman" w:hAnsi="Times New Roman"/>
                            </w:rPr>
                          </w:rPrChange>
                        </w:rPr>
                        <w:t>Blackthorn</w:t>
                      </w:r>
                      <w:ins w:id="141" w:author="Fan Quan" w:date="2021-04-25T21:42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）</w:t>
                        </w:r>
                      </w:ins>
                      <w:del w:id="142" w:author="Fan Quan" w:date="2021-04-25T21:42:00Z">
                        <w:r w:rsidR="00626CCD" w:rsidRPr="00222FED" w:rsidDel="00ED0D51">
                          <w:rPr>
                            <w:rFonts w:ascii="Times New Roman" w:eastAsia="楷体" w:hAnsi="Times New Roman" w:cs="Times New Roman"/>
                            <w:rPrChange w:id="143" w:author="Fan Quan" w:date="2021-04-25T21:23:00Z">
                              <w:rPr>
                                <w:rFonts w:ascii="Times New Roman" w:hAnsi="Times New Roman"/>
                              </w:rPr>
                            </w:rPrChange>
                          </w:rPr>
                          <w:delText>)</w:delText>
                        </w:r>
                      </w:del>
                      <w:del w:id="144" w:author="Fan Quan" w:date="2021-04-26T20:38:00Z">
                        <w:r w:rsidR="007F7744" w:rsidRPr="00222FED" w:rsidDel="0027286B">
                          <w:rPr>
                            <w:rFonts w:ascii="Times New Roman" w:eastAsia="楷体" w:hAnsi="Times New Roman" w:cs="Times New Roman"/>
                            <w:rPrChange w:id="145" w:author="Fan Quan" w:date="2021-04-25T21:23:00Z">
                              <w:rPr>
                                <w:rFonts w:ascii="Times New Roman" w:hAnsi="Times New Roman"/>
                              </w:rPr>
                            </w:rPrChange>
                          </w:rPr>
                          <w:delText>*</w:delText>
                        </w:r>
                      </w:del>
                      <w:r w:rsidR="002C16E2" w:rsidRPr="00222FED">
                        <w:rPr>
                          <w:rFonts w:ascii="Times New Roman" w:eastAsia="楷体" w:hAnsi="Times New Roman" w:cs="Times New Roman" w:hint="eastAsia"/>
                          <w:rPrChange w:id="146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的所作所为是正确的；有的人说他是邪恶的；有的人明知他是邪恶的却依旧会为了个人利益</w:t>
                      </w:r>
                      <w:del w:id="147" w:author="Fan Quan" w:date="2021-04-25T21:44:00Z">
                        <w:r w:rsidR="002C16E2" w:rsidRPr="00222FED" w:rsidDel="00ED0D51">
                          <w:rPr>
                            <w:rFonts w:ascii="Times New Roman" w:eastAsia="楷体" w:hAnsi="Times New Roman" w:cs="Times New Roman" w:hint="eastAsia"/>
                            <w:rPrChange w:id="148" w:author="Fan Quan" w:date="2021-04-25T21:23:00Z">
                              <w:rPr>
                                <w:rFonts w:ascii="Times New Roman" w:hAnsi="Times New Roman" w:hint="eastAsia"/>
                              </w:rPr>
                            </w:rPrChange>
                          </w:rPr>
                          <w:delText>去追随他</w:delText>
                        </w:r>
                      </w:del>
                      <w:ins w:id="149" w:author="Fan Quan" w:date="2021-04-25T21:44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而随波逐流</w:t>
                        </w:r>
                      </w:ins>
                      <w:ins w:id="150" w:author="Fan Quan" w:date="2021-04-25T21:43:00Z">
                        <w:r w:rsidR="00ED0D51">
                          <w:rPr>
                            <w:rFonts w:ascii="Times New Roman" w:eastAsia="楷体" w:hAnsi="Times New Roman" w:cs="Times New Roman" w:hint="eastAsia"/>
                          </w:rPr>
                          <w:t>，并且会和任何反对黑刺王的人战斗</w:t>
                        </w:r>
                      </w:ins>
                      <w:r w:rsidR="002C16E2" w:rsidRPr="00222FED">
                        <w:rPr>
                          <w:rFonts w:ascii="Times New Roman" w:eastAsia="楷体" w:hAnsi="Times New Roman" w:cs="Times New Roman" w:hint="eastAsia"/>
                          <w:rPrChange w:id="151" w:author="Fan Quan" w:date="2021-04-25T21:23:00Z">
                            <w:rPr>
                              <w:rFonts w:ascii="Times New Roman" w:hAnsi="Times New Roman" w:hint="eastAsia"/>
                            </w:rPr>
                          </w:rPrChange>
                        </w:rPr>
                        <w:t>。</w:t>
                      </w:r>
                      <w:r w:rsidRPr="00222FED">
                        <w:rPr>
                          <w:rFonts w:ascii="Times New Roman" w:eastAsia="楷体" w:hAnsi="Times New Roman" w:cs="Times New Roman" w:hint="eastAsia"/>
                          <w:rPrChange w:id="152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”</w:t>
                      </w:r>
                    </w:p>
                    <w:p w14:paraId="4A2830DC" w14:textId="77777777" w:rsidR="003F7E6F" w:rsidRPr="00222FED" w:rsidRDefault="003F7E6F">
                      <w:pPr>
                        <w:rPr>
                          <w:rFonts w:ascii="Times New Roman" w:eastAsia="楷体" w:hAnsi="Times New Roman" w:cs="Times New Roman"/>
                          <w:rPrChange w:id="153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</w:pPr>
                    </w:p>
                    <w:p w14:paraId="02E73746" w14:textId="726437E1" w:rsidR="002169D6" w:rsidRPr="00222FED" w:rsidRDefault="002169D6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 w:cs="Times New Roman"/>
                          <w:rPrChange w:id="154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</w:pPr>
                      <w:r w:rsidRPr="00222FED">
                        <w:rPr>
                          <w:rFonts w:ascii="Times New Roman" w:eastAsia="楷体" w:hAnsi="Times New Roman" w:cs="Times New Roman"/>
                          <w:rPrChange w:id="155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  <w:t xml:space="preserve">—— </w:t>
                      </w:r>
                      <w:r w:rsidR="00DC6AA1" w:rsidRPr="00222FED">
                        <w:rPr>
                          <w:rFonts w:ascii="Times New Roman" w:eastAsia="楷体" w:hAnsi="Times New Roman" w:cs="Times New Roman"/>
                          <w:rPrChange w:id="156" w:author="Fan Quan" w:date="2021-04-25T21:23:00Z">
                            <w:rPr/>
                          </w:rPrChange>
                        </w:rPr>
                        <w:fldChar w:fldCharType="begin"/>
                      </w:r>
                      <w:r w:rsidR="00DC6AA1" w:rsidRPr="00222FED">
                        <w:rPr>
                          <w:rFonts w:ascii="Times New Roman" w:eastAsia="楷体" w:hAnsi="Times New Roman" w:cs="Times New Roman"/>
                          <w:rPrChange w:id="157" w:author="Fan Quan" w:date="2021-04-25T21:23:00Z">
                            <w:rPr/>
                          </w:rPrChange>
                        </w:rPr>
                        <w:instrText xml:space="preserve"> HYPERLINK "http://i.imgur.com/uN7VYcE.png" </w:instrText>
                      </w:r>
                      <w:r w:rsidR="00DC6AA1" w:rsidRPr="00222FED">
                        <w:rPr>
                          <w:rFonts w:ascii="Times New Roman" w:eastAsia="楷体" w:hAnsi="Times New Roman" w:cs="Times New Roman"/>
                          <w:rPrChange w:id="158" w:author="Fan Quan" w:date="2021-04-25T21:23:00Z">
                            <w:rPr>
                              <w:rStyle w:val="Hyperlink"/>
                            </w:rPr>
                          </w:rPrChange>
                        </w:rPr>
                        <w:fldChar w:fldCharType="separate"/>
                      </w:r>
                      <w:r w:rsidR="002C16E2" w:rsidRPr="00222FED">
                        <w:rPr>
                          <w:rStyle w:val="Hyperlink"/>
                          <w:rFonts w:ascii="Times New Roman" w:eastAsia="楷体" w:hAnsi="Times New Roman" w:cs="Times New Roman"/>
                          <w:rPrChange w:id="159" w:author="Fan Quan" w:date="2021-04-25T21:23:00Z">
                            <w:rPr>
                              <w:rStyle w:val="Hyperlink"/>
                            </w:rPr>
                          </w:rPrChange>
                        </w:rPr>
                        <w:t>Richard Garriott</w:t>
                      </w:r>
                      <w:r w:rsidR="00DC6AA1" w:rsidRPr="00222FED">
                        <w:rPr>
                          <w:rStyle w:val="Hyperlink"/>
                          <w:rFonts w:ascii="Times New Roman" w:eastAsia="楷体" w:hAnsi="Times New Roman" w:cs="Times New Roman"/>
                          <w:rPrChange w:id="160" w:author="Fan Quan" w:date="2021-04-25T21:23:00Z">
                            <w:rPr>
                              <w:rStyle w:val="Hyperlink"/>
                            </w:rPr>
                          </w:rPrChange>
                        </w:rPr>
                        <w:fldChar w:fldCharType="end"/>
                      </w:r>
                      <w:r w:rsidR="002C16E2" w:rsidRPr="00222FED">
                        <w:rPr>
                          <w:rFonts w:ascii="Times New Roman" w:eastAsia="楷体" w:hAnsi="Times New Roman" w:cs="Times New Roman"/>
                          <w:rPrChange w:id="161" w:author="Fan Quan" w:date="2021-04-25T21:23:00Z">
                            <w:rPr/>
                          </w:rPrChange>
                        </w:rPr>
                        <w:t>,</w:t>
                      </w:r>
                    </w:p>
                    <w:p w14:paraId="69EF3D49" w14:textId="000A959E" w:rsidR="00F96429" w:rsidRPr="00222FED" w:rsidRDefault="002169D6" w:rsidP="002C16E2">
                      <w:pPr>
                        <w:jc w:val="right"/>
                        <w:rPr>
                          <w:rFonts w:ascii="Times New Roman" w:eastAsia="楷体" w:hAnsi="Times New Roman" w:cs="Times New Roman"/>
                          <w:rPrChange w:id="162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</w:pPr>
                      <w:r w:rsidRPr="00222FED">
                        <w:rPr>
                          <w:rFonts w:ascii="Times New Roman" w:eastAsia="楷体" w:hAnsi="Times New Roman" w:cs="Times New Roman" w:hint="eastAsia"/>
                          <w:rPrChange w:id="163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《</w:t>
                      </w:r>
                      <w:r w:rsidR="002C16E2" w:rsidRPr="00222FED">
                        <w:rPr>
                          <w:rFonts w:ascii="Times New Roman" w:eastAsia="楷体" w:hAnsi="Times New Roman" w:cs="Times New Roman" w:hint="eastAsia"/>
                          <w:rPrChange w:id="164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创世纪</w:t>
                      </w:r>
                      <w:r w:rsidR="00E448F5" w:rsidRPr="00222FED">
                        <w:rPr>
                          <w:rFonts w:ascii="Times New Roman" w:eastAsia="楷体" w:hAnsi="Times New Roman" w:cs="Times New Roman"/>
                          <w:rPrChange w:id="165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  <w:t xml:space="preserve"> </w:t>
                      </w:r>
                      <w:r w:rsidR="002C16E2" w:rsidRPr="00222FED">
                        <w:rPr>
                          <w:rFonts w:ascii="Times New Roman" w:eastAsia="楷体" w:hAnsi="Times New Roman" w:cs="Times New Roman"/>
                          <w:rPrChange w:id="166" w:author="Fan Quan" w:date="2021-04-25T21:23:00Z">
                            <w:rPr>
                              <w:rFonts w:ascii="Times New Roman" w:eastAsia="楷体" w:hAnsi="Times New Roman"/>
                            </w:rPr>
                          </w:rPrChange>
                        </w:rPr>
                        <w:t>5</w:t>
                      </w:r>
                      <w:r w:rsidRPr="00222FED">
                        <w:rPr>
                          <w:rFonts w:ascii="Times New Roman" w:eastAsia="楷体" w:hAnsi="Times New Roman" w:cs="Times New Roman" w:hint="eastAsia"/>
                          <w:rPrChange w:id="167" w:author="Fan Quan" w:date="2021-04-25T21:23:00Z">
                            <w:rPr>
                              <w:rFonts w:ascii="Times New Roman" w:eastAsia="楷体" w:hAnsi="Times New Roman" w:hint="eastAsia"/>
                            </w:rPr>
                          </w:rPrChange>
                        </w:rPr>
                        <w:t>》作者</w:t>
                      </w:r>
                    </w:p>
                    <w:p w14:paraId="2BF35E73" w14:textId="0DBC60C1" w:rsidR="007F7744" w:rsidRPr="00222FED" w:rsidRDefault="007F7744" w:rsidP="007F7744">
                      <w:pPr>
                        <w:ind w:right="420"/>
                        <w:jc w:val="left"/>
                        <w:rPr>
                          <w:rFonts w:ascii="Times New Roman" w:eastAsia="楷体" w:hAnsi="Times New Roman" w:cs="Times New Roman"/>
                          <w:rPrChange w:id="168" w:author="Fan Quan" w:date="2021-04-25T21:23:00Z">
                            <w:rPr>
                              <w:rFonts w:ascii="楷体" w:eastAsia="楷体" w:hAnsi="楷体"/>
                            </w:rPr>
                          </w:rPrChange>
                        </w:rPr>
                      </w:pPr>
                      <w:del w:id="169" w:author="Fan Quan" w:date="2021-04-26T20:39:00Z">
                        <w:r w:rsidRPr="00222FED" w:rsidDel="0027286B">
                          <w:rPr>
                            <w:rFonts w:ascii="Times New Roman" w:eastAsia="楷体" w:hAnsi="Times New Roman" w:cs="Times New Roman"/>
                            <w:rPrChange w:id="170" w:author="Fan Quan" w:date="2021-04-25T21:23:00Z">
                              <w:rPr>
                                <w:rFonts w:ascii="Times New Roman" w:eastAsia="楷体" w:hAnsi="Times New Roman"/>
                              </w:rPr>
                            </w:rPrChange>
                          </w:rPr>
                          <w:delText>*</w:delText>
                        </w:r>
                      </w:del>
                      <w:del w:id="171" w:author="Fan Quan" w:date="2021-04-26T20:38:00Z">
                        <w:r w:rsidRPr="00222FED" w:rsidDel="0027286B">
                          <w:rPr>
                            <w:rFonts w:ascii="Times New Roman" w:eastAsia="楷体" w:hAnsi="Times New Roman" w:cs="Times New Roman" w:hint="eastAsia"/>
                            <w:rPrChange w:id="172" w:author="Fan Quan" w:date="2021-04-25T21:23:00Z">
                              <w:rPr>
                                <w:rFonts w:ascii="Times New Roman" w:eastAsia="楷体" w:hAnsi="Times New Roman" w:hint="eastAsia"/>
                              </w:rPr>
                            </w:rPrChange>
                          </w:rPr>
                          <w:delText>译者注：</w:delText>
                        </w:r>
                        <w:r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73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在</w:delText>
                        </w:r>
                        <w:r w:rsidR="004E66CB" w:rsidRPr="00222FED" w:rsidDel="0027286B">
                          <w:rPr>
                            <w:rFonts w:ascii="Times New Roman" w:eastAsia="楷体" w:hAnsi="Times New Roman" w:cs="Times New Roman" w:hint="eastAsia"/>
                            <w:color w:val="333333"/>
                            <w:szCs w:val="21"/>
                            <w:shd w:val="clear" w:color="auto" w:fill="FFFFFF"/>
                            <w:rPrChange w:id="174" w:author="Fan Quan" w:date="2021-04-25T21:23:00Z">
                              <w:rPr>
                                <w:rFonts w:ascii="楷体" w:eastAsia="楷体" w:hAnsi="楷体" w:cs="Helvetica" w:hint="eastAsi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《</w:delText>
                        </w:r>
                        <w:r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75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创世纪</w:delText>
                        </w:r>
                        <w:r w:rsidR="004E66CB"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76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 xml:space="preserve"> 5</w:delText>
                        </w:r>
                      </w:del>
                      <w:del w:id="177" w:author="Fan Quan" w:date="2021-04-25T21:44:00Z">
                        <w:r w:rsidR="004E66CB" w:rsidRPr="00222FED" w:rsidDel="00267795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78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 xml:space="preserve"> </w:delText>
                        </w:r>
                      </w:del>
                      <w:del w:id="179" w:author="Fan Quan" w:date="2021-04-26T20:38:00Z">
                        <w:r w:rsidR="004E66CB" w:rsidRPr="00222FED" w:rsidDel="0027286B">
                          <w:rPr>
                            <w:rFonts w:ascii="Times New Roman" w:eastAsia="楷体" w:hAnsi="Times New Roman" w:cs="Times New Roman" w:hint="eastAsia"/>
                            <w:color w:val="333333"/>
                            <w:szCs w:val="21"/>
                            <w:shd w:val="clear" w:color="auto" w:fill="FFFFFF"/>
                            <w:rPrChange w:id="180" w:author="Fan Quan" w:date="2021-04-25T21:23:00Z">
                              <w:rPr>
                                <w:rFonts w:ascii="楷体" w:eastAsia="楷体" w:hAnsi="楷体" w:cs="Helvetica" w:hint="eastAsi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》中</w:delText>
                        </w:r>
                        <w:r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81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不列颠王去地底世界探险然后失踪，黑刺王代替他成为摄政王。本来他是个睿智又公正的统治者，但是他被三个</w:delText>
                        </w:r>
                        <w:r w:rsidR="004E66CB"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82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黑暗领主</w:delText>
                        </w:r>
                        <w:r w:rsidRPr="00222FED" w:rsidDel="0027286B">
                          <w:rPr>
                            <w:rFonts w:ascii="Times New Roman" w:eastAsia="楷体" w:hAnsi="Times New Roman" w:cs="Times New Roman"/>
                            <w:color w:val="333333"/>
                            <w:szCs w:val="21"/>
                            <w:shd w:val="clear" w:color="auto" w:fill="FFFFFF"/>
                            <w:rPrChange w:id="183" w:author="Fan Quan" w:date="2021-04-25T21:23:00Z">
                              <w:rPr>
                                <w:rFonts w:ascii="楷体" w:eastAsia="楷体" w:hAnsi="楷体" w:cs="Helvetica"/>
                                <w:color w:val="333333"/>
                                <w:szCs w:val="21"/>
                                <w:shd w:val="clear" w:color="auto" w:fill="FFFFFF"/>
                              </w:rPr>
                            </w:rPrChange>
                          </w:rPr>
                          <w:delText>扭曲心智变成专制暴君。</w:delText>
                        </w:r>
                      </w:del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62A60">
        <w:pict w14:anchorId="22FFEA2E">
          <v:rect id="_x0000_i1025" style="width:261.65pt;height:1pt" o:hrpct="500" o:hrstd="t" o:hrnoshade="t" o:hr="t" fillcolor="#cfcdcd [2894]" stroked="f"/>
        </w:pict>
      </w:r>
    </w:p>
    <w:p w14:paraId="5C8B2992" w14:textId="77777777" w:rsidR="0016522A" w:rsidRDefault="0016522A" w:rsidP="00F734E7">
      <w:pPr>
        <w:sectPr w:rsidR="0016522A" w:rsidSect="00F800C8">
          <w:headerReference w:type="default" r:id="rId10"/>
          <w:footerReference w:type="default" r:id="rId11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61C6A6EB" w14:textId="77B9B08D" w:rsidR="00F348C6" w:rsidRDefault="002C16E2" w:rsidP="008A7872">
      <w:pPr>
        <w:pStyle w:val="-"/>
        <w:ind w:firstLine="420"/>
      </w:pPr>
      <w:r>
        <w:rPr>
          <w:rFonts w:hint="eastAsia"/>
        </w:rPr>
        <w:t>整个</w:t>
      </w:r>
      <w:ins w:id="184" w:author="Fan Quan" w:date="2021-04-26T20:01:00Z">
        <w:r w:rsidR="000C3B60">
          <w:rPr>
            <w:rFonts w:hint="eastAsia"/>
          </w:rPr>
          <w:t>《</w:t>
        </w:r>
      </w:ins>
      <w:r>
        <w:rPr>
          <w:rFonts w:hint="eastAsia"/>
        </w:rPr>
        <w:t>创世纪</w:t>
      </w:r>
      <w:ins w:id="185" w:author="Fan Quan" w:date="2021-04-26T20:01:00Z">
        <w:r w:rsidR="000C3B60">
          <w:rPr>
            <w:rFonts w:hint="eastAsia"/>
          </w:rPr>
          <w:t>》</w:t>
        </w:r>
      </w:ins>
      <w:r>
        <w:rPr>
          <w:rFonts w:hint="eastAsia"/>
        </w:rPr>
        <w:t>系列在我心头都占有着一席之地，但是没有一款可以像</w:t>
      </w:r>
      <w:ins w:id="186" w:author="Fan Quan" w:date="2021-04-26T20:02:00Z">
        <w:r w:rsidR="000C3B60">
          <w:rPr>
            <w:rFonts w:hint="eastAsia"/>
          </w:rPr>
          <w:t>《</w:t>
        </w:r>
      </w:ins>
      <w:r>
        <w:rPr>
          <w:rFonts w:hint="eastAsia"/>
        </w:rPr>
        <w:t>创世纪</w:t>
      </w:r>
      <w:ins w:id="187" w:author="Fan Quan" w:date="2021-04-26T20:02:00Z">
        <w:r w:rsidR="000C3B60">
          <w:rPr>
            <w:rFonts w:hint="eastAsia"/>
          </w:rPr>
          <w:t xml:space="preserve"> </w:t>
        </w:r>
      </w:ins>
      <w:r>
        <w:t>5</w:t>
      </w:r>
      <w:ins w:id="188" w:author="Fan Quan" w:date="2021-04-26T20:02:00Z">
        <w:r w:rsidR="000C3B60">
          <w:rPr>
            <w:rFonts w:hint="eastAsia"/>
          </w:rPr>
          <w:t>》</w:t>
        </w:r>
      </w:ins>
      <w:r>
        <w:rPr>
          <w:rFonts w:hint="eastAsia"/>
        </w:rPr>
        <w:t>一样让我花费</w:t>
      </w:r>
      <w:del w:id="189" w:author="Fan Quan" w:date="2021-04-26T20:02:00Z">
        <w:r w:rsidDel="000C3B60">
          <w:rPr>
            <w:rFonts w:hint="eastAsia"/>
          </w:rPr>
          <w:delText>我</w:delText>
        </w:r>
      </w:del>
      <w:r>
        <w:rPr>
          <w:rFonts w:hint="eastAsia"/>
        </w:rPr>
        <w:t>人生中宝贵的</w:t>
      </w:r>
      <w:ins w:id="190" w:author="Fan Quan" w:date="2021-04-26T20:02:00Z">
        <w:r w:rsidR="000C3B60">
          <w:rPr>
            <w:rFonts w:hint="eastAsia"/>
          </w:rPr>
          <w:t xml:space="preserve"> </w:t>
        </w:r>
      </w:ins>
      <w:r>
        <w:rPr>
          <w:rFonts w:hint="eastAsia"/>
        </w:rPr>
        <w:t>5</w:t>
      </w:r>
      <w:ins w:id="191" w:author="Fan Quan" w:date="2021-04-26T20:02:00Z">
        <w:r w:rsidR="000C3B60">
          <w:t xml:space="preserve"> </w:t>
        </w:r>
      </w:ins>
      <w:r>
        <w:rPr>
          <w:rFonts w:hint="eastAsia"/>
        </w:rPr>
        <w:t>年时间去尽心尽力</w:t>
      </w:r>
      <w:ins w:id="192" w:author="Fan Quan" w:date="2021-04-26T20:02:00Z">
        <w:r w:rsidR="000C3B60">
          <w:rPr>
            <w:rFonts w:hint="eastAsia"/>
          </w:rPr>
          <w:t>地</w:t>
        </w:r>
      </w:ins>
      <w:del w:id="193" w:author="Fan Quan" w:date="2021-04-26T20:02:00Z">
        <w:r w:rsidDel="000C3B60">
          <w:rPr>
            <w:rFonts w:hint="eastAsia"/>
          </w:rPr>
          <w:delText>的</w:delText>
        </w:r>
      </w:del>
      <w:r>
        <w:rPr>
          <w:rFonts w:hint="eastAsia"/>
        </w:rPr>
        <w:t>借由</w:t>
      </w:r>
      <w:r w:rsidR="008A7872">
        <w:rPr>
          <w:rFonts w:hint="eastAsia"/>
        </w:rPr>
        <w:t>《地牢围攻》（</w:t>
      </w:r>
      <w:r w:rsidR="008A7872">
        <w:t xml:space="preserve">Dungeon </w:t>
      </w:r>
      <w:ins w:id="194" w:author="Fan Quan" w:date="2021-04-26T20:03:00Z">
        <w:r w:rsidR="000C3B60">
          <w:rPr>
            <w:rFonts w:hint="eastAsia"/>
          </w:rPr>
          <w:t>S</w:t>
        </w:r>
      </w:ins>
      <w:del w:id="195" w:author="Fan Quan" w:date="2021-04-26T20:03:00Z">
        <w:r w:rsidR="008A7872" w:rsidDel="000C3B60">
          <w:delText>s</w:delText>
        </w:r>
      </w:del>
      <w:r w:rsidR="008A7872">
        <w:t>iege</w:t>
      </w:r>
      <w:r w:rsidR="008A7872">
        <w:rPr>
          <w:rFonts w:hint="eastAsia"/>
        </w:rPr>
        <w:t>）中一个名叫《拉撒路》（</w:t>
      </w:r>
      <w:r w:rsidR="008A7872">
        <w:rPr>
          <w:rFonts w:hint="eastAsia"/>
        </w:rPr>
        <w:t>Lazarus</w:t>
      </w:r>
      <w:r w:rsidR="008A7872">
        <w:rPr>
          <w:rFonts w:hint="eastAsia"/>
        </w:rPr>
        <w:t>）的</w:t>
      </w:r>
      <w:ins w:id="196" w:author="Fan Quan" w:date="2021-04-26T20:03:00Z">
        <w:r w:rsidR="000C3B60">
          <w:rPr>
            <w:rFonts w:hint="eastAsia"/>
          </w:rPr>
          <w:t xml:space="preserve"> </w:t>
        </w:r>
      </w:ins>
      <w:r w:rsidR="008A7872">
        <w:rPr>
          <w:rFonts w:hint="eastAsia"/>
        </w:rPr>
        <w:t>Mod</w:t>
      </w:r>
      <w:ins w:id="197" w:author="Fan Quan" w:date="2021-04-26T20:03:00Z">
        <w:r w:rsidR="000C3B60">
          <w:t xml:space="preserve"> </w:t>
        </w:r>
      </w:ins>
      <w:r w:rsidR="008A7872">
        <w:rPr>
          <w:rFonts w:hint="eastAsia"/>
        </w:rPr>
        <w:t>来</w:t>
      </w:r>
      <w:ins w:id="198" w:author="Fan Quan" w:date="2021-04-26T20:03:00Z">
        <w:r w:rsidR="005D08EF">
          <w:rPr>
            <w:rFonts w:hint="eastAsia"/>
          </w:rPr>
          <w:t>重制</w:t>
        </w:r>
      </w:ins>
      <w:del w:id="199" w:author="Fan Quan" w:date="2021-04-26T20:03:00Z">
        <w:r w:rsidR="008A7872" w:rsidDel="005D08EF">
          <w:rPr>
            <w:rFonts w:hint="eastAsia"/>
          </w:rPr>
          <w:delText>重置</w:delText>
        </w:r>
      </w:del>
      <w:r w:rsidR="008A7872">
        <w:rPr>
          <w:rFonts w:hint="eastAsia"/>
        </w:rPr>
        <w:t>这部游戏。</w:t>
      </w:r>
    </w:p>
    <w:p w14:paraId="1CFE8042" w14:textId="4DC01AE6" w:rsidR="00F348C6" w:rsidRDefault="00E448F5" w:rsidP="00F348C6">
      <w:pPr>
        <w:pStyle w:val="-"/>
        <w:ind w:firstLine="420"/>
      </w:pPr>
      <w:r>
        <w:rPr>
          <w:rFonts w:hint="eastAsia"/>
        </w:rPr>
        <w:t>是什么让《创世纪</w:t>
      </w:r>
      <w:r>
        <w:t xml:space="preserve"> 5</w:t>
      </w:r>
      <w:del w:id="200" w:author="Fan Quan" w:date="2021-04-26T20:03:00Z">
        <w:r w:rsidDel="005D08EF">
          <w:delText xml:space="preserve"> </w:delText>
        </w:r>
      </w:del>
      <w:r>
        <w:rPr>
          <w:rFonts w:hint="eastAsia"/>
        </w:rPr>
        <w:t>》如此的与众不同？如果说《创世纪》前</w:t>
      </w:r>
      <w:del w:id="201" w:author="Fan Quan" w:date="2021-04-26T20:04:00Z">
        <w:r w:rsidDel="005D08EF">
          <w:rPr>
            <w:rFonts w:hint="eastAsia"/>
          </w:rPr>
          <w:delText xml:space="preserve"> 3 </w:delText>
        </w:r>
      </w:del>
      <w:ins w:id="202" w:author="Fan Quan" w:date="2021-04-26T20:04:00Z">
        <w:r w:rsidR="005D08EF">
          <w:rPr>
            <w:rFonts w:hint="eastAsia"/>
          </w:rPr>
          <w:t>三</w:t>
        </w:r>
      </w:ins>
      <w:r>
        <w:rPr>
          <w:rFonts w:hint="eastAsia"/>
        </w:rPr>
        <w:t>部为整个</w:t>
      </w:r>
      <w:r>
        <w:rPr>
          <w:rFonts w:hint="eastAsia"/>
        </w:rPr>
        <w:t xml:space="preserve"> </w:t>
      </w:r>
      <w:r>
        <w:t xml:space="preserve">CRPG </w:t>
      </w:r>
      <w:ins w:id="203" w:author="Fan Quan" w:date="2021-04-26T20:04:00Z">
        <w:r w:rsidR="005D08EF">
          <w:rPr>
            <w:rFonts w:hint="eastAsia"/>
          </w:rPr>
          <w:t>行业</w:t>
        </w:r>
      </w:ins>
      <w:r>
        <w:rPr>
          <w:rFonts w:hint="eastAsia"/>
        </w:rPr>
        <w:t>奠定了基本的设计理念，而《创世纪</w:t>
      </w:r>
      <w:r>
        <w:rPr>
          <w:rFonts w:hint="eastAsia"/>
        </w:rPr>
        <w:t xml:space="preserve"> </w:t>
      </w:r>
      <w:r>
        <w:t>4</w:t>
      </w:r>
      <w:del w:id="204" w:author="Fan Quan" w:date="2021-04-26T20:04:00Z">
        <w:r w:rsidDel="005D08EF">
          <w:delText xml:space="preserve"> </w:delText>
        </w:r>
      </w:del>
      <w:r>
        <w:rPr>
          <w:rFonts w:hint="eastAsia"/>
        </w:rPr>
        <w:t>》则加入了创新的道德概念，那么《创世纪</w:t>
      </w:r>
      <w:r>
        <w:rPr>
          <w:rFonts w:hint="eastAsia"/>
        </w:rPr>
        <w:t xml:space="preserve"> </w:t>
      </w:r>
      <w:r>
        <w:t>5</w:t>
      </w:r>
      <w:del w:id="205" w:author="Fan Quan" w:date="2021-04-26T20:04:00Z">
        <w:r w:rsidDel="005D08EF">
          <w:delText xml:space="preserve"> </w:delText>
        </w:r>
      </w:del>
      <w:r>
        <w:rPr>
          <w:rFonts w:hint="eastAsia"/>
        </w:rPr>
        <w:t>》</w:t>
      </w:r>
      <w:ins w:id="206" w:author="Fan Quan" w:date="2021-04-26T20:05:00Z">
        <w:r w:rsidR="005D08EF">
          <w:rPr>
            <w:rStyle w:val="FootnoteReference"/>
          </w:rPr>
          <w:footnoteReference w:id="1"/>
        </w:r>
      </w:ins>
      <w:r>
        <w:rPr>
          <w:rFonts w:hint="eastAsia"/>
        </w:rPr>
        <w:t>则是第一部模拟现实世界的</w:t>
      </w:r>
      <w:r>
        <w:rPr>
          <w:rFonts w:hint="eastAsia"/>
        </w:rPr>
        <w:t xml:space="preserve"> </w:t>
      </w:r>
      <w:r>
        <w:t>RPG</w:t>
      </w:r>
      <w:del w:id="208" w:author="Fan Quan" w:date="2021-04-26T20:04:00Z">
        <w:r w:rsidR="00775CCB" w:rsidDel="005D08EF">
          <w:delText xml:space="preserve"> </w:delText>
        </w:r>
      </w:del>
      <w:r w:rsidR="00775CCB">
        <w:rPr>
          <w:rFonts w:hint="eastAsia"/>
        </w:rPr>
        <w:t>。</w:t>
      </w:r>
    </w:p>
    <w:p w14:paraId="0AC56DEE" w14:textId="36CC2D1C" w:rsidR="007F7744" w:rsidRDefault="007F7744" w:rsidP="00F348C6">
      <w:pPr>
        <w:pStyle w:val="-"/>
        <w:ind w:firstLine="420"/>
      </w:pPr>
      <w:r>
        <w:rPr>
          <w:rFonts w:hint="eastAsia"/>
        </w:rPr>
        <w:t>对于</w:t>
      </w:r>
      <w:del w:id="209" w:author="Fan Quan" w:date="2021-04-26T20:06:00Z">
        <w:r w:rsidDel="005D08EF">
          <w:rPr>
            <w:rFonts w:hint="eastAsia"/>
          </w:rPr>
          <w:delText>模拟</w:delText>
        </w:r>
      </w:del>
      <w:r>
        <w:rPr>
          <w:rFonts w:hint="eastAsia"/>
        </w:rPr>
        <w:t>现实世界</w:t>
      </w:r>
      <w:ins w:id="210" w:author="Fan Quan" w:date="2021-04-26T20:06:00Z">
        <w:r w:rsidR="005D08EF">
          <w:rPr>
            <w:rFonts w:hint="eastAsia"/>
          </w:rPr>
          <w:t>模拟</w:t>
        </w:r>
      </w:ins>
      <w:r>
        <w:rPr>
          <w:rFonts w:hint="eastAsia"/>
        </w:rPr>
        <w:t>，我指的是一些可以带给玩家一种“世界是</w:t>
      </w:r>
      <w:del w:id="211" w:author="Fan Quan" w:date="2021-04-26T20:06:00Z">
        <w:r w:rsidDel="005D08EF">
          <w:rPr>
            <w:rFonts w:hint="eastAsia"/>
          </w:rPr>
          <w:delText>活生生</w:delText>
        </w:r>
      </w:del>
      <w:ins w:id="212" w:author="Fan Quan" w:date="2021-04-26T20:06:00Z">
        <w:r w:rsidR="005D08EF">
          <w:rPr>
            <w:rFonts w:hint="eastAsia"/>
          </w:rPr>
          <w:t>鲜活</w:t>
        </w:r>
      </w:ins>
      <w:r>
        <w:rPr>
          <w:rFonts w:hint="eastAsia"/>
        </w:rPr>
        <w:t>的，与玩家所作所为</w:t>
      </w:r>
      <w:r w:rsidR="004E66CB">
        <w:rPr>
          <w:rFonts w:hint="eastAsia"/>
        </w:rPr>
        <w:t>相互独立</w:t>
      </w:r>
      <w:r>
        <w:rPr>
          <w:rFonts w:hint="eastAsia"/>
        </w:rPr>
        <w:t>”的错觉的系统</w:t>
      </w:r>
      <w:ins w:id="213" w:author="Fan Quan" w:date="2021-04-26T20:07:00Z">
        <w:r w:rsidR="003B4AA4">
          <w:rPr>
            <w:rFonts w:hint="eastAsia"/>
          </w:rPr>
          <w:t>，而不是</w:t>
        </w:r>
      </w:ins>
      <w:ins w:id="214" w:author="Fan Quan" w:date="2021-04-26T20:08:00Z">
        <w:r w:rsidR="003B4AA4">
          <w:rPr>
            <w:rFonts w:hint="eastAsia"/>
          </w:rPr>
          <w:t>一个</w:t>
        </w:r>
      </w:ins>
      <w:ins w:id="215" w:author="Fan Quan" w:date="2021-04-26T20:07:00Z">
        <w:r w:rsidR="003B4AA4">
          <w:rPr>
            <w:rFonts w:hint="eastAsia"/>
          </w:rPr>
          <w:t>仅供</w:t>
        </w:r>
        <w:proofErr w:type="gramStart"/>
        <w:r w:rsidR="003B4AA4">
          <w:rPr>
            <w:rFonts w:hint="eastAsia"/>
          </w:rPr>
          <w:t>玩家打怪</w:t>
        </w:r>
        <w:proofErr w:type="gramEnd"/>
        <w:r w:rsidR="003B4AA4">
          <w:rPr>
            <w:rFonts w:hint="eastAsia"/>
          </w:rPr>
          <w:t>的游戏板。</w:t>
        </w:r>
      </w:ins>
      <w:del w:id="216" w:author="Fan Quan" w:date="2021-04-26T20:07:00Z">
        <w:r w:rsidDel="003B4AA4">
          <w:rPr>
            <w:rFonts w:hint="eastAsia"/>
          </w:rPr>
          <w:delText>。这样会比一些单纯可以刺伤怪物的游戏模板更加完善。</w:delText>
        </w:r>
      </w:del>
    </w:p>
    <w:p w14:paraId="7AC77827" w14:textId="300843D3" w:rsidR="004E66CB" w:rsidRDefault="004E66CB" w:rsidP="00262771">
      <w:pPr>
        <w:pStyle w:val="-"/>
        <w:ind w:firstLine="420"/>
      </w:pPr>
      <w:r>
        <w:rPr>
          <w:rFonts w:hint="eastAsia"/>
        </w:rPr>
        <w:t>在早先的《创世纪》</w:t>
      </w:r>
      <w:ins w:id="217" w:author="Fan Quan" w:date="2021-04-26T20:08:00Z">
        <w:r w:rsidR="003B4AA4">
          <w:rPr>
            <w:rFonts w:hint="eastAsia"/>
          </w:rPr>
          <w:t>中</w:t>
        </w:r>
      </w:ins>
      <w:r>
        <w:rPr>
          <w:rFonts w:hint="eastAsia"/>
        </w:rPr>
        <w:t>已经应用了一些基本的昼夜交替系统</w:t>
      </w:r>
      <w:r w:rsidR="00262771">
        <w:rPr>
          <w:rFonts w:hint="eastAsia"/>
        </w:rPr>
        <w:t>。</w:t>
      </w:r>
      <w:r>
        <w:rPr>
          <w:rFonts w:hint="eastAsia"/>
        </w:rPr>
        <w:t>随着一天时间的推移</w:t>
      </w:r>
      <w:r w:rsidR="00262771">
        <w:rPr>
          <w:rFonts w:hint="eastAsia"/>
        </w:rPr>
        <w:t>，</w:t>
      </w:r>
      <w:ins w:id="218" w:author="Fan Quan" w:date="2021-04-26T20:09:00Z">
        <w:r w:rsidR="003B4AA4">
          <w:rPr>
            <w:rFonts w:hint="eastAsia"/>
          </w:rPr>
          <w:t>生成</w:t>
        </w:r>
      </w:ins>
      <w:r>
        <w:rPr>
          <w:rFonts w:hint="eastAsia"/>
        </w:rPr>
        <w:t>怪物</w:t>
      </w:r>
      <w:ins w:id="219" w:author="Fan Quan" w:date="2021-04-26T20:09:00Z">
        <w:r w:rsidR="003B4AA4">
          <w:rPr>
            <w:rFonts w:hint="eastAsia"/>
          </w:rPr>
          <w:t>的</w:t>
        </w:r>
      </w:ins>
      <w:del w:id="220" w:author="Fan Quan" w:date="2021-04-26T20:09:00Z">
        <w:r w:rsidDel="003B4AA4">
          <w:rPr>
            <w:rFonts w:hint="eastAsia"/>
          </w:rPr>
          <w:delText>的生成</w:delText>
        </w:r>
      </w:del>
      <w:r>
        <w:rPr>
          <w:rFonts w:hint="eastAsia"/>
        </w:rPr>
        <w:t>种类和玩家的</w:t>
      </w:r>
      <w:ins w:id="221" w:author="Fan Quan" w:date="2021-04-26T20:09:00Z">
        <w:r w:rsidR="003B4AA4">
          <w:rPr>
            <w:rFonts w:hint="eastAsia"/>
          </w:rPr>
          <w:t>能</w:t>
        </w:r>
      </w:ins>
      <w:del w:id="222" w:author="Fan Quan" w:date="2021-04-26T20:09:00Z">
        <w:r w:rsidDel="003B4AA4">
          <w:rPr>
            <w:rFonts w:hint="eastAsia"/>
          </w:rPr>
          <w:delText>可</w:delText>
        </w:r>
      </w:del>
      <w:r>
        <w:rPr>
          <w:rFonts w:hint="eastAsia"/>
        </w:rPr>
        <w:t>见度也会</w:t>
      </w:r>
      <w:del w:id="223" w:author="Fan Quan" w:date="2021-04-26T20:09:00Z">
        <w:r w:rsidDel="003B4AA4">
          <w:rPr>
            <w:rFonts w:hint="eastAsia"/>
          </w:rPr>
          <w:delText>随之而</w:delText>
        </w:r>
      </w:del>
      <w:r>
        <w:rPr>
          <w:rFonts w:hint="eastAsia"/>
        </w:rPr>
        <w:t>变化</w:t>
      </w:r>
      <w:r w:rsidR="00262771">
        <w:rPr>
          <w:rFonts w:hint="eastAsia"/>
        </w:rPr>
        <w:t>。而在《创世纪</w:t>
      </w:r>
      <w:r w:rsidR="00262771">
        <w:rPr>
          <w:rFonts w:hint="eastAsia"/>
        </w:rPr>
        <w:t xml:space="preserve"> </w:t>
      </w:r>
      <w:r w:rsidR="00262771">
        <w:t>5</w:t>
      </w:r>
      <w:del w:id="224" w:author="Fan Quan" w:date="2021-04-26T20:09:00Z">
        <w:r w:rsidR="00262771" w:rsidDel="003B4AA4">
          <w:delText xml:space="preserve"> </w:delText>
        </w:r>
      </w:del>
      <w:r w:rsidR="00262771">
        <w:rPr>
          <w:rFonts w:hint="eastAsia"/>
        </w:rPr>
        <w:t>》中这样的设定则更进了一步</w:t>
      </w:r>
      <w:ins w:id="225" w:author="Fan Quan" w:date="2021-04-26T20:09:00Z">
        <w:r w:rsidR="003B4AA4">
          <w:rPr>
            <w:rFonts w:hint="eastAsia"/>
          </w:rPr>
          <w:t>，</w:t>
        </w:r>
      </w:ins>
      <w:del w:id="226" w:author="Fan Quan" w:date="2021-04-26T20:09:00Z">
        <w:r w:rsidR="00262771" w:rsidDel="003B4AA4">
          <w:rPr>
            <w:rFonts w:hint="eastAsia"/>
          </w:rPr>
          <w:delText>并且</w:delText>
        </w:r>
      </w:del>
      <w:r w:rsidR="00262771">
        <w:rPr>
          <w:rFonts w:hint="eastAsia"/>
        </w:rPr>
        <w:t>加入了</w:t>
      </w:r>
      <w:r w:rsidR="00262771">
        <w:t xml:space="preserve"> NPC </w:t>
      </w:r>
      <w:r w:rsidR="00262771">
        <w:rPr>
          <w:rFonts w:hint="eastAsia"/>
        </w:rPr>
        <w:t>的日常</w:t>
      </w:r>
      <w:ins w:id="227" w:author="Fan Quan" w:date="2021-04-26T20:09:00Z">
        <w:r w:rsidR="003B4AA4">
          <w:rPr>
            <w:rFonts w:hint="eastAsia"/>
          </w:rPr>
          <w:t>作息</w:t>
        </w:r>
      </w:ins>
      <w:del w:id="228" w:author="Fan Quan" w:date="2021-04-26T20:09:00Z">
        <w:r w:rsidR="00262771" w:rsidDel="003B4AA4">
          <w:rPr>
            <w:rFonts w:hint="eastAsia"/>
          </w:rPr>
          <w:delText>生活</w:delText>
        </w:r>
      </w:del>
      <w:r w:rsidR="00262771">
        <w:rPr>
          <w:rFonts w:hint="eastAsia"/>
        </w:rPr>
        <w:t>——商人清早起床便走向自己的商铺</w:t>
      </w:r>
      <w:del w:id="229" w:author="Fan Quan" w:date="2021-04-26T20:09:00Z">
        <w:r w:rsidR="00262771" w:rsidDel="003B4AA4">
          <w:rPr>
            <w:rFonts w:hint="eastAsia"/>
          </w:rPr>
          <w:delText>便</w:delText>
        </w:r>
      </w:del>
      <w:r w:rsidR="00262771">
        <w:rPr>
          <w:rFonts w:hint="eastAsia"/>
        </w:rPr>
        <w:t>开始</w:t>
      </w:r>
      <w:del w:id="230" w:author="Fan Quan" w:date="2021-04-26T20:09:00Z">
        <w:r w:rsidR="00262771" w:rsidDel="003B4AA4">
          <w:rPr>
            <w:rFonts w:hint="eastAsia"/>
          </w:rPr>
          <w:delText>了</w:delText>
        </w:r>
      </w:del>
      <w:r w:rsidR="00262771">
        <w:rPr>
          <w:rFonts w:hint="eastAsia"/>
        </w:rPr>
        <w:t>一天忙碌的生意，而到了夜晚卫兵也会放下城门来抵御怪物。</w:t>
      </w:r>
    </w:p>
    <w:p w14:paraId="746E960D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4EC7A6C6" wp14:editId="371406A2">
            <wp:extent cx="2959200" cy="2217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7113" w14:textId="1301D6EA" w:rsidR="00F348C6" w:rsidRDefault="00F348C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15267">
        <w:rPr>
          <w:noProof/>
        </w:rPr>
        <w:t>1</w:t>
      </w:r>
      <w:r>
        <w:fldChar w:fldCharType="end"/>
      </w:r>
      <w:ins w:id="231" w:author="Fan Quan" w:date="2021-04-26T20:10:00Z">
        <w:r w:rsidR="003B4AA4">
          <w:t xml:space="preserve"> </w:t>
        </w:r>
      </w:ins>
      <w:r w:rsidR="00262771">
        <w:rPr>
          <w:rFonts w:hint="eastAsia"/>
        </w:rPr>
        <w:t>从可以坐</w:t>
      </w:r>
      <w:ins w:id="232" w:author="Fan Quan" w:date="2021-04-26T20:10:00Z">
        <w:r w:rsidR="00930087">
          <w:rPr>
            <w:rFonts w:hint="eastAsia"/>
          </w:rPr>
          <w:t>的</w:t>
        </w:r>
      </w:ins>
      <w:del w:id="233" w:author="Fan Quan" w:date="2021-04-26T20:10:00Z">
        <w:r w:rsidR="00262771" w:rsidDel="00930087">
          <w:rPr>
            <w:rFonts w:hint="eastAsia"/>
          </w:rPr>
          <w:delText>在</w:delText>
        </w:r>
      </w:del>
      <w:r w:rsidR="00262771">
        <w:rPr>
          <w:rFonts w:hint="eastAsia"/>
        </w:rPr>
        <w:t>椅子</w:t>
      </w:r>
      <w:del w:id="234" w:author="Fan Quan" w:date="2021-04-26T20:10:00Z">
        <w:r w:rsidR="00262771" w:rsidDel="00930087">
          <w:rPr>
            <w:rFonts w:hint="eastAsia"/>
          </w:rPr>
          <w:delText>上</w:delText>
        </w:r>
      </w:del>
      <w:r w:rsidR="00262771">
        <w:rPr>
          <w:rFonts w:hint="eastAsia"/>
        </w:rPr>
        <w:t>到可以偷</w:t>
      </w:r>
      <w:r w:rsidR="00836120">
        <w:rPr>
          <w:rFonts w:hint="eastAsia"/>
        </w:rPr>
        <w:t>窃</w:t>
      </w:r>
      <w:ins w:id="235" w:author="Fan Quan" w:date="2021-04-26T20:10:00Z">
        <w:r w:rsidR="00930087">
          <w:rPr>
            <w:rFonts w:hint="eastAsia"/>
          </w:rPr>
          <w:t>的</w:t>
        </w:r>
      </w:ins>
      <w:r w:rsidR="00262771">
        <w:rPr>
          <w:rFonts w:hint="eastAsia"/>
        </w:rPr>
        <w:t>火把和移动</w:t>
      </w:r>
      <w:ins w:id="236" w:author="Fan Quan" w:date="2021-04-26T20:10:00Z">
        <w:r w:rsidR="00930087">
          <w:rPr>
            <w:rFonts w:hint="eastAsia"/>
          </w:rPr>
          <w:t>的</w:t>
        </w:r>
      </w:ins>
      <w:r w:rsidR="00262771">
        <w:rPr>
          <w:rFonts w:hint="eastAsia"/>
        </w:rPr>
        <w:t>桶</w:t>
      </w:r>
      <w:del w:id="237" w:author="Fan Quan" w:date="2021-04-26T20:10:00Z">
        <w:r w:rsidR="00262771" w:rsidDel="00930087">
          <w:rPr>
            <w:rFonts w:hint="eastAsia"/>
          </w:rPr>
          <w:delText>的位置</w:delText>
        </w:r>
      </w:del>
      <w:r w:rsidR="00262771">
        <w:rPr>
          <w:rFonts w:hint="eastAsia"/>
        </w:rPr>
        <w:t>，《创世纪</w:t>
      </w:r>
      <w:r w:rsidR="00262771">
        <w:rPr>
          <w:rFonts w:hint="eastAsia"/>
        </w:rPr>
        <w:t xml:space="preserve"> </w:t>
      </w:r>
      <w:r w:rsidR="00262771">
        <w:t>5</w:t>
      </w:r>
      <w:del w:id="238" w:author="Fan Quan" w:date="2021-04-26T20:11:00Z">
        <w:r w:rsidR="00262771" w:rsidDel="00930087">
          <w:delText xml:space="preserve"> </w:delText>
        </w:r>
      </w:del>
      <w:r w:rsidR="00262771">
        <w:rPr>
          <w:rFonts w:hint="eastAsia"/>
        </w:rPr>
        <w:t>》创造了一个活生生的世界。</w:t>
      </w:r>
      <w:r w:rsidR="00262771">
        <w:rPr>
          <w:rFonts w:hint="eastAsia"/>
        </w:rPr>
        <w:t xml:space="preserve"> </w:t>
      </w:r>
    </w:p>
    <w:p w14:paraId="67573B76" w14:textId="77777777" w:rsidR="00626CCD" w:rsidRDefault="00626CCD" w:rsidP="00F348C6">
      <w:pPr>
        <w:pStyle w:val="-"/>
        <w:ind w:firstLine="420"/>
      </w:pPr>
    </w:p>
    <w:p w14:paraId="2121C597" w14:textId="217F7287" w:rsidR="00F348C6" w:rsidRDefault="000C0CCE" w:rsidP="00F348C6">
      <w:pPr>
        <w:pStyle w:val="-"/>
        <w:ind w:firstLine="420"/>
      </w:pPr>
      <w:r>
        <w:rPr>
          <w:rFonts w:hint="eastAsia"/>
        </w:rPr>
        <w:t>除此之外，环境物品也首次在游戏中得以应用——每一棵盆栽</w:t>
      </w:r>
      <w:ins w:id="239" w:author="Fan Quan" w:date="2021-04-26T20:15:00Z">
        <w:r w:rsidR="009746CD">
          <w:rPr>
            <w:rFonts w:hint="eastAsia"/>
          </w:rPr>
          <w:t>、</w:t>
        </w:r>
      </w:ins>
      <w:r>
        <w:rPr>
          <w:rFonts w:hint="eastAsia"/>
        </w:rPr>
        <w:t>每一个书架都不只是</w:t>
      </w:r>
      <w:del w:id="240" w:author="Fan Quan" w:date="2021-04-26T20:15:00Z">
        <w:r w:rsidDel="009746CD">
          <w:rPr>
            <w:rFonts w:hint="eastAsia"/>
          </w:rPr>
          <w:delText>装饰环境</w:delText>
        </w:r>
      </w:del>
      <w:ins w:id="241" w:author="Fan Quan" w:date="2021-04-26T20:15:00Z">
        <w:r w:rsidR="009746CD">
          <w:rPr>
            <w:rFonts w:hint="eastAsia"/>
          </w:rPr>
          <w:t>背景图片</w:t>
        </w:r>
      </w:ins>
      <w:ins w:id="242" w:author="Fan Quan" w:date="2021-04-26T20:16:00Z">
        <w:r w:rsidR="009746CD">
          <w:rPr>
            <w:rFonts w:hint="eastAsia"/>
          </w:rPr>
          <w:t>中</w:t>
        </w:r>
      </w:ins>
      <w:r>
        <w:rPr>
          <w:rFonts w:hint="eastAsia"/>
        </w:rPr>
        <w:t>的几个像素而已，其在物理意义上也是存在的，你可以把它们移动到其他地方。羽管键琴</w:t>
      </w:r>
      <w:ins w:id="243" w:author="Fan Quan" w:date="2021-04-26T20:26:00Z">
        <w:r w:rsidR="00C60D21">
          <w:rPr>
            <w:rStyle w:val="FootnoteReference"/>
          </w:rPr>
          <w:footnoteReference w:id="2"/>
        </w:r>
      </w:ins>
      <w:r>
        <w:rPr>
          <w:rFonts w:hint="eastAsia"/>
        </w:rPr>
        <w:t>也确实可以用来演奏，</w:t>
      </w:r>
      <w:r w:rsidR="00556CC7">
        <w:rPr>
          <w:rFonts w:hint="eastAsia"/>
        </w:rPr>
        <w:t>仔细阅读游戏说明书便可以找到在游戏中演奏特殊曲目的</w:t>
      </w:r>
      <w:del w:id="250" w:author="Fan Quan" w:date="2021-04-26T20:30:00Z">
        <w:r w:rsidR="00556CC7" w:rsidDel="00C02C11">
          <w:rPr>
            <w:rFonts w:hint="eastAsia"/>
          </w:rPr>
          <w:delText>特殊</w:delText>
        </w:r>
      </w:del>
      <w:r w:rsidR="00556CC7">
        <w:rPr>
          <w:rFonts w:hint="eastAsia"/>
        </w:rPr>
        <w:t>方法</w:t>
      </w:r>
      <w:ins w:id="251" w:author="Fan Quan" w:date="2021-04-26T20:30:00Z">
        <w:r w:rsidR="00C02C11">
          <w:rPr>
            <w:rFonts w:hint="eastAsia"/>
          </w:rPr>
          <w:t>，这些曲目在游戏中还会有特殊的效果</w:t>
        </w:r>
      </w:ins>
      <w:r w:rsidR="00556CC7">
        <w:rPr>
          <w:rFonts w:hint="eastAsia"/>
        </w:rPr>
        <w:t>。有些谜题也用到了这</w:t>
      </w:r>
      <w:ins w:id="252" w:author="Fan Quan" w:date="2021-04-26T20:31:00Z">
        <w:r w:rsidR="00C02C11">
          <w:rPr>
            <w:rFonts w:hint="eastAsia"/>
          </w:rPr>
          <w:t>种环境互动</w:t>
        </w:r>
      </w:ins>
      <w:del w:id="253" w:author="Fan Quan" w:date="2021-04-26T20:31:00Z">
        <w:r w:rsidR="00556CC7" w:rsidDel="00C02C11">
          <w:rPr>
            <w:rFonts w:hint="eastAsia"/>
          </w:rPr>
          <w:delText>些物理效</w:delText>
        </w:r>
      </w:del>
      <w:del w:id="254" w:author="Fan Quan" w:date="2021-04-26T20:30:00Z">
        <w:r w:rsidR="00556CC7" w:rsidDel="00C02C11">
          <w:rPr>
            <w:rFonts w:hint="eastAsia"/>
          </w:rPr>
          <w:delText>果</w:delText>
        </w:r>
      </w:del>
      <w:r w:rsidR="00556CC7">
        <w:rPr>
          <w:rFonts w:hint="eastAsia"/>
        </w:rPr>
        <w:t>，</w:t>
      </w:r>
      <w:ins w:id="255" w:author="Fan Quan" w:date="2021-04-26T20:31:00Z">
        <w:r w:rsidR="00C02C11">
          <w:rPr>
            <w:rFonts w:hint="eastAsia"/>
          </w:rPr>
          <w:t>但</w:t>
        </w:r>
      </w:ins>
      <w:r w:rsidR="00556CC7">
        <w:rPr>
          <w:rFonts w:hint="eastAsia"/>
        </w:rPr>
        <w:t>主要目的</w:t>
      </w:r>
      <w:ins w:id="256" w:author="Fan Quan" w:date="2021-04-26T20:31:00Z">
        <w:r w:rsidR="00C02C11">
          <w:rPr>
            <w:rFonts w:hint="eastAsia"/>
          </w:rPr>
          <w:t>还</w:t>
        </w:r>
      </w:ins>
      <w:del w:id="257" w:author="Fan Quan" w:date="2021-04-26T20:31:00Z">
        <w:r w:rsidR="00556CC7" w:rsidDel="00C02C11">
          <w:rPr>
            <w:rFonts w:hint="eastAsia"/>
          </w:rPr>
          <w:delText>就</w:delText>
        </w:r>
      </w:del>
      <w:r w:rsidR="00556CC7">
        <w:rPr>
          <w:rFonts w:hint="eastAsia"/>
        </w:rPr>
        <w:t>是增强游戏的真实性，并且</w:t>
      </w:r>
      <w:del w:id="258" w:author="Fan Quan" w:date="2021-04-26T20:31:00Z">
        <w:r w:rsidR="00556CC7" w:rsidDel="00C02C11">
          <w:rPr>
            <w:rFonts w:hint="eastAsia"/>
          </w:rPr>
          <w:delText>给与</w:delText>
        </w:r>
      </w:del>
      <w:ins w:id="259" w:author="Fan Quan" w:date="2021-04-26T20:31:00Z">
        <w:r w:rsidR="00C02C11">
          <w:rPr>
            <w:rFonts w:hint="eastAsia"/>
          </w:rPr>
          <w:t>给予</w:t>
        </w:r>
      </w:ins>
      <w:r w:rsidR="00556CC7">
        <w:rPr>
          <w:rFonts w:hint="eastAsia"/>
        </w:rPr>
        <w:t>玩家更多</w:t>
      </w:r>
      <w:ins w:id="260" w:author="Fan Quan" w:date="2021-04-26T20:31:00Z">
        <w:r w:rsidR="00C02C11">
          <w:rPr>
            <w:rFonts w:hint="eastAsia"/>
          </w:rPr>
          <w:t>的</w:t>
        </w:r>
      </w:ins>
      <w:r w:rsidR="00556CC7">
        <w:rPr>
          <w:rFonts w:hint="eastAsia"/>
        </w:rPr>
        <w:t>互动</w:t>
      </w:r>
      <w:del w:id="261" w:author="Fan Quan" w:date="2021-04-26T20:31:00Z">
        <w:r w:rsidR="00556CC7" w:rsidDel="00C02C11">
          <w:rPr>
            <w:rFonts w:hint="eastAsia"/>
          </w:rPr>
          <w:delText>的</w:delText>
        </w:r>
      </w:del>
      <w:r w:rsidR="00556CC7">
        <w:rPr>
          <w:rFonts w:hint="eastAsia"/>
        </w:rPr>
        <w:t>机会。</w:t>
      </w:r>
    </w:p>
    <w:p w14:paraId="4E215FFA" w14:textId="080CCD90" w:rsidR="00556CC7" w:rsidRDefault="00054BC8" w:rsidP="00054BC8">
      <w:pPr>
        <w:pStyle w:val="-"/>
        <w:ind w:firstLine="420"/>
      </w:pPr>
      <w:r>
        <w:rPr>
          <w:rFonts w:hint="eastAsia"/>
        </w:rPr>
        <w:t>这便是游戏的精髓——《创世纪</w:t>
      </w:r>
      <w:r>
        <w:rPr>
          <w:rFonts w:hint="eastAsia"/>
        </w:rPr>
        <w:t xml:space="preserve"> </w:t>
      </w:r>
      <w:r>
        <w:t>5</w:t>
      </w:r>
      <w:del w:id="262" w:author="Fan Quan" w:date="2021-04-26T20:32:00Z">
        <w:r w:rsidDel="00CA122A">
          <w:delText xml:space="preserve"> </w:delText>
        </w:r>
      </w:del>
      <w:r>
        <w:rPr>
          <w:rFonts w:hint="eastAsia"/>
        </w:rPr>
        <w:t>》或许是游戏设计者首次意识到</w:t>
      </w:r>
      <w:ins w:id="263" w:author="Fan Quan" w:date="2021-04-26T20:33:00Z">
        <w:r w:rsidR="0060192F">
          <w:rPr>
            <w:rFonts w:hint="eastAsia"/>
          </w:rPr>
          <w:t>可以</w:t>
        </w:r>
      </w:ins>
      <w:r>
        <w:rPr>
          <w:rFonts w:hint="eastAsia"/>
        </w:rPr>
        <w:t>用有限的资源创造一个</w:t>
      </w:r>
      <w:del w:id="264" w:author="Fan Quan" w:date="2021-04-26T20:34:00Z">
        <w:r w:rsidDel="0060192F">
          <w:rPr>
            <w:rFonts w:hint="eastAsia"/>
          </w:rPr>
          <w:delText>及其</w:delText>
        </w:r>
      </w:del>
      <w:proofErr w:type="gramStart"/>
      <w:ins w:id="265" w:author="Fan Quan" w:date="2021-04-26T20:34:00Z">
        <w:r w:rsidR="0060192F">
          <w:rPr>
            <w:rFonts w:hint="eastAsia"/>
          </w:rPr>
          <w:t>极其</w:t>
        </w:r>
      </w:ins>
      <w:r>
        <w:rPr>
          <w:rFonts w:hint="eastAsia"/>
        </w:rPr>
        <w:t>拟真的</w:t>
      </w:r>
      <w:proofErr w:type="gramEnd"/>
      <w:r>
        <w:rPr>
          <w:rFonts w:hint="eastAsia"/>
        </w:rPr>
        <w:t>世界，并以</w:t>
      </w:r>
      <w:r w:rsidR="00556CC7">
        <w:rPr>
          <w:rFonts w:hint="eastAsia"/>
        </w:rPr>
        <w:t>放飞自我的玩法</w:t>
      </w:r>
      <w:r>
        <w:rPr>
          <w:rFonts w:hint="eastAsia"/>
        </w:rPr>
        <w:t>来使得玩家</w:t>
      </w:r>
      <w:del w:id="266" w:author="Fan Quan" w:date="2021-04-26T20:34:00Z">
        <w:r w:rsidDel="0060192F">
          <w:rPr>
            <w:rFonts w:hint="eastAsia"/>
          </w:rPr>
          <w:delText>得以</w:delText>
        </w:r>
      </w:del>
      <w:r>
        <w:rPr>
          <w:rFonts w:hint="eastAsia"/>
        </w:rPr>
        <w:t>从中</w:t>
      </w:r>
      <w:proofErr w:type="gramStart"/>
      <w:r>
        <w:rPr>
          <w:rFonts w:hint="eastAsia"/>
        </w:rPr>
        <w:t>获取极</w:t>
      </w:r>
      <w:proofErr w:type="gramEnd"/>
      <w:r>
        <w:rPr>
          <w:rFonts w:hint="eastAsia"/>
        </w:rPr>
        <w:t>大的快乐</w:t>
      </w:r>
      <w:ins w:id="267" w:author="Fan Quan" w:date="2021-04-26T20:34:00Z">
        <w:r w:rsidR="0060192F">
          <w:rPr>
            <w:rFonts w:hint="eastAsia"/>
          </w:rPr>
          <w:t>。</w:t>
        </w:r>
      </w:ins>
      <w:del w:id="268" w:author="Fan Quan" w:date="2021-04-26T20:34:00Z">
        <w:r w:rsidR="00556CC7" w:rsidDel="0060192F">
          <w:rPr>
            <w:rFonts w:hint="eastAsia"/>
          </w:rPr>
          <w:delText>，</w:delText>
        </w:r>
      </w:del>
      <w:r w:rsidR="00556CC7">
        <w:rPr>
          <w:rFonts w:hint="eastAsia"/>
        </w:rPr>
        <w:t>这种基础设计理念</w:t>
      </w:r>
      <w:r>
        <w:rPr>
          <w:rFonts w:hint="eastAsia"/>
        </w:rPr>
        <w:t>后来被改进并应用到了</w:t>
      </w:r>
      <w:ins w:id="269" w:author="Fan Quan" w:date="2021-04-26T20:35:00Z">
        <w:r w:rsidR="0060192F">
          <w:rPr>
            <w:rFonts w:hint="eastAsia"/>
          </w:rPr>
          <w:t>几乎所有游戏当中，从</w:t>
        </w:r>
      </w:ins>
      <w:r>
        <w:rPr>
          <w:rFonts w:hint="eastAsia"/>
        </w:rPr>
        <w:t>《侠盗猎车手》</w:t>
      </w:r>
      <w:ins w:id="270" w:author="Fan Quan" w:date="2021-04-26T20:34:00Z">
        <w:r w:rsidR="0060192F">
          <w:rPr>
            <w:rFonts w:hint="eastAsia"/>
          </w:rPr>
          <w:t>（</w:t>
        </w:r>
        <w:r w:rsidR="0060192F">
          <w:rPr>
            <w:rFonts w:hint="eastAsia"/>
          </w:rPr>
          <w:t>Grand</w:t>
        </w:r>
        <w:r w:rsidR="0060192F">
          <w:t xml:space="preserve"> </w:t>
        </w:r>
        <w:r w:rsidR="0060192F">
          <w:rPr>
            <w:rFonts w:hint="eastAsia"/>
          </w:rPr>
          <w:t>Theft</w:t>
        </w:r>
        <w:r w:rsidR="0060192F">
          <w:t xml:space="preserve"> </w:t>
        </w:r>
        <w:r w:rsidR="0060192F">
          <w:rPr>
            <w:rFonts w:hint="eastAsia"/>
          </w:rPr>
          <w:t>Auto</w:t>
        </w:r>
        <w:r w:rsidR="0060192F">
          <w:rPr>
            <w:rFonts w:hint="eastAsia"/>
          </w:rPr>
          <w:t>）</w:t>
        </w:r>
      </w:ins>
      <w:ins w:id="271" w:author="Fan Quan" w:date="2021-04-26T20:35:00Z">
        <w:r w:rsidR="0060192F">
          <w:rPr>
            <w:rFonts w:hint="eastAsia"/>
          </w:rPr>
          <w:t>到</w:t>
        </w:r>
      </w:ins>
      <w:del w:id="272" w:author="Fan Quan" w:date="2021-04-26T20:35:00Z">
        <w:r w:rsidDel="0060192F">
          <w:rPr>
            <w:rFonts w:hint="eastAsia"/>
          </w:rPr>
          <w:delText>和</w:delText>
        </w:r>
      </w:del>
      <w:r>
        <w:rPr>
          <w:rFonts w:hint="eastAsia"/>
        </w:rPr>
        <w:t>《上古卷轴：天际》</w:t>
      </w:r>
      <w:ins w:id="273" w:author="Fan Quan" w:date="2021-04-26T20:34:00Z">
        <w:r w:rsidR="0060192F">
          <w:rPr>
            <w:rFonts w:hint="eastAsia"/>
          </w:rPr>
          <w:t>（</w:t>
        </w:r>
        <w:r w:rsidR="0060192F">
          <w:rPr>
            <w:rFonts w:hint="eastAsia"/>
          </w:rPr>
          <w:t>Skyrim</w:t>
        </w:r>
        <w:r w:rsidR="0060192F">
          <w:rPr>
            <w:rFonts w:hint="eastAsia"/>
          </w:rPr>
          <w:t>）</w:t>
        </w:r>
      </w:ins>
      <w:del w:id="274" w:author="Fan Quan" w:date="2021-04-26T20:35:00Z">
        <w:r w:rsidDel="0060192F">
          <w:rPr>
            <w:rFonts w:hint="eastAsia"/>
          </w:rPr>
          <w:delText>的所有物品</w:delText>
        </w:r>
      </w:del>
      <w:ins w:id="275" w:author="Fan Quan" w:date="2021-04-26T20:35:00Z">
        <w:r w:rsidR="0060192F">
          <w:rPr>
            <w:rFonts w:hint="eastAsia"/>
          </w:rPr>
          <w:t>皆是如此</w:t>
        </w:r>
      </w:ins>
      <w:del w:id="276" w:author="Fan Quan" w:date="2021-04-26T20:35:00Z">
        <w:r w:rsidDel="0060192F">
          <w:rPr>
            <w:rFonts w:hint="eastAsia"/>
          </w:rPr>
          <w:delText>当中</w:delText>
        </w:r>
      </w:del>
      <w:r>
        <w:rPr>
          <w:rFonts w:hint="eastAsia"/>
        </w:rPr>
        <w:t>。</w:t>
      </w:r>
    </w:p>
    <w:p w14:paraId="409EDFAF" w14:textId="6D565090" w:rsidR="00054BC8" w:rsidRDefault="00054BC8" w:rsidP="00054BC8">
      <w:pPr>
        <w:pStyle w:val="-"/>
        <w:ind w:firstLine="420"/>
      </w:pPr>
      <w:r>
        <w:rPr>
          <w:rFonts w:hint="eastAsia"/>
        </w:rPr>
        <w:t>除去其</w:t>
      </w:r>
      <w:r w:rsidR="00423DC0">
        <w:rPr>
          <w:rFonts w:hint="eastAsia"/>
        </w:rPr>
        <w:t>游戏世界</w:t>
      </w:r>
      <w:ins w:id="277" w:author="Fan Quan" w:date="2021-04-26T20:37:00Z">
        <w:r w:rsidR="0027286B">
          <w:rPr>
            <w:rFonts w:hint="eastAsia"/>
          </w:rPr>
          <w:t>方面</w:t>
        </w:r>
      </w:ins>
      <w:r w:rsidR="00423DC0">
        <w:rPr>
          <w:rFonts w:hint="eastAsia"/>
        </w:rPr>
        <w:t>的优秀</w:t>
      </w:r>
      <w:r>
        <w:rPr>
          <w:rFonts w:hint="eastAsia"/>
        </w:rPr>
        <w:t>设计技巧之外，</w:t>
      </w:r>
      <w:r w:rsidR="00423DC0">
        <w:rPr>
          <w:rFonts w:hint="eastAsia"/>
        </w:rPr>
        <w:t>《创世纪</w:t>
      </w:r>
      <w:r w:rsidR="00423DC0">
        <w:rPr>
          <w:rFonts w:hint="eastAsia"/>
        </w:rPr>
        <w:t xml:space="preserve"> </w:t>
      </w:r>
      <w:r w:rsidR="00423DC0">
        <w:t>5</w:t>
      </w:r>
      <w:del w:id="278" w:author="Fan Quan" w:date="2021-04-26T20:37:00Z">
        <w:r w:rsidR="00423DC0" w:rsidDel="0027286B">
          <w:delText xml:space="preserve"> </w:delText>
        </w:r>
      </w:del>
      <w:r w:rsidR="00423DC0">
        <w:rPr>
          <w:rFonts w:hint="eastAsia"/>
        </w:rPr>
        <w:t>》在剧情上也</w:t>
      </w:r>
      <w:del w:id="279" w:author="Fan Quan" w:date="2021-04-26T20:38:00Z">
        <w:r w:rsidR="00423DC0" w:rsidDel="0027286B">
          <w:rPr>
            <w:rFonts w:hint="eastAsia"/>
          </w:rPr>
          <w:delText>推</w:delText>
        </w:r>
      </w:del>
      <w:ins w:id="280" w:author="Fan Quan" w:date="2021-04-26T20:38:00Z">
        <w:r w:rsidR="0027286B">
          <w:rPr>
            <w:rFonts w:hint="eastAsia"/>
          </w:rPr>
          <w:t>走出</w:t>
        </w:r>
      </w:ins>
      <w:del w:id="281" w:author="Fan Quan" w:date="2021-04-26T20:38:00Z">
        <w:r w:rsidR="00423DC0" w:rsidDel="0027286B">
          <w:rPr>
            <w:rFonts w:hint="eastAsia"/>
          </w:rPr>
          <w:delText>向</w:delText>
        </w:r>
      </w:del>
      <w:r w:rsidR="00423DC0">
        <w:rPr>
          <w:rFonts w:hint="eastAsia"/>
        </w:rPr>
        <w:t>了一个新的高度</w:t>
      </w:r>
      <w:ins w:id="282" w:author="Fan Quan" w:date="2021-04-26T20:38:00Z">
        <w:r w:rsidR="0027286B">
          <w:rPr>
            <w:rFonts w:hint="eastAsia"/>
          </w:rPr>
          <w:t>。</w:t>
        </w:r>
      </w:ins>
      <w:del w:id="283" w:author="Fan Quan" w:date="2021-04-26T20:38:00Z">
        <w:r w:rsidR="00423DC0" w:rsidDel="0027286B">
          <w:rPr>
            <w:rFonts w:hint="eastAsia"/>
          </w:rPr>
          <w:delText>，</w:delText>
        </w:r>
      </w:del>
      <w:r w:rsidR="00A51693">
        <w:rPr>
          <w:rFonts w:hint="eastAsia"/>
        </w:rPr>
        <w:t>本作中</w:t>
      </w:r>
      <w:del w:id="284" w:author="Fan Quan" w:date="2021-04-26T20:39:00Z">
        <w:r w:rsidR="00A51693" w:rsidDel="0027286B">
          <w:rPr>
            <w:rFonts w:hint="eastAsia"/>
          </w:rPr>
          <w:delText>的</w:delText>
        </w:r>
      </w:del>
      <w:r w:rsidR="00A51693">
        <w:rPr>
          <w:rFonts w:hint="eastAsia"/>
        </w:rPr>
        <w:t>最大</w:t>
      </w:r>
      <w:ins w:id="285" w:author="Fan Quan" w:date="2021-04-26T20:39:00Z">
        <w:r w:rsidR="0027286B">
          <w:rPr>
            <w:rFonts w:hint="eastAsia"/>
          </w:rPr>
          <w:t>的</w:t>
        </w:r>
      </w:ins>
      <w:r w:rsidR="00A51693">
        <w:rPr>
          <w:rFonts w:hint="eastAsia"/>
        </w:rPr>
        <w:t>敌手</w:t>
      </w:r>
      <w:r w:rsidR="00423DC0">
        <w:rPr>
          <w:rFonts w:hint="eastAsia"/>
        </w:rPr>
        <w:t>黑刺王</w:t>
      </w:r>
      <w:ins w:id="286" w:author="Fan Quan" w:date="2021-04-26T20:38:00Z">
        <w:r w:rsidR="0027286B">
          <w:rPr>
            <w:rFonts w:hint="eastAsia"/>
          </w:rPr>
          <w:t>（</w:t>
        </w:r>
        <w:r w:rsidR="0027286B">
          <w:rPr>
            <w:rFonts w:hint="eastAsia"/>
          </w:rPr>
          <w:t>Lord</w:t>
        </w:r>
        <w:r w:rsidR="0027286B">
          <w:t xml:space="preserve"> </w:t>
        </w:r>
        <w:r w:rsidR="0027286B">
          <w:rPr>
            <w:rFonts w:hint="eastAsia"/>
          </w:rPr>
          <w:t>Blackthorn</w:t>
        </w:r>
        <w:r w:rsidR="0027286B">
          <w:rPr>
            <w:rFonts w:hint="eastAsia"/>
          </w:rPr>
          <w:t>）</w:t>
        </w:r>
      </w:ins>
      <w:ins w:id="287" w:author="Fan Quan" w:date="2021-04-26T20:39:00Z">
        <w:r w:rsidR="0027286B">
          <w:rPr>
            <w:rStyle w:val="FootnoteReference"/>
          </w:rPr>
          <w:footnoteReference w:id="3"/>
        </w:r>
      </w:ins>
      <w:r w:rsidR="00423DC0">
        <w:rPr>
          <w:rFonts w:hint="eastAsia"/>
        </w:rPr>
        <w:t>把《创世纪</w:t>
      </w:r>
      <w:r w:rsidR="00423DC0">
        <w:rPr>
          <w:rFonts w:hint="eastAsia"/>
        </w:rPr>
        <w:t xml:space="preserve"> </w:t>
      </w:r>
      <w:r w:rsidR="00423DC0">
        <w:t>4</w:t>
      </w:r>
      <w:del w:id="289" w:author="Fan Quan" w:date="2021-04-26T20:39:00Z">
        <w:r w:rsidR="00423DC0" w:rsidDel="0027286B">
          <w:delText xml:space="preserve"> </w:delText>
        </w:r>
      </w:del>
      <w:r w:rsidR="00423DC0">
        <w:rPr>
          <w:rFonts w:hint="eastAsia"/>
        </w:rPr>
        <w:t>》中的</w:t>
      </w:r>
      <w:r w:rsidR="00A51693">
        <w:rPr>
          <w:rFonts w:hint="eastAsia"/>
        </w:rPr>
        <w:t>八项</w:t>
      </w:r>
      <w:r w:rsidR="00423DC0">
        <w:rPr>
          <w:rFonts w:hint="eastAsia"/>
        </w:rPr>
        <w:t>道德</w:t>
      </w:r>
      <w:ins w:id="290" w:author="Fan Quan" w:date="2021-04-26T20:40:00Z">
        <w:r w:rsidR="0027286B">
          <w:rPr>
            <w:rFonts w:hint="eastAsia"/>
          </w:rPr>
          <w:t>（</w:t>
        </w:r>
      </w:ins>
      <w:del w:id="291" w:author="Fan Quan" w:date="2021-04-26T20:40:00Z">
        <w:r w:rsidR="00626CCD" w:rsidDel="0027286B">
          <w:rPr>
            <w:rFonts w:hint="eastAsia"/>
          </w:rPr>
          <w:delText>(</w:delText>
        </w:r>
      </w:del>
      <w:r w:rsidR="00626CCD">
        <w:t>eight virtues</w:t>
      </w:r>
      <w:ins w:id="292" w:author="Fan Quan" w:date="2021-04-26T20:40:00Z">
        <w:r w:rsidR="0027286B">
          <w:rPr>
            <w:rFonts w:hint="eastAsia"/>
          </w:rPr>
          <w:t>）</w:t>
        </w:r>
      </w:ins>
      <w:del w:id="293" w:author="Fan Quan" w:date="2021-04-26T20:40:00Z">
        <w:r w:rsidR="00626CCD" w:rsidDel="0027286B">
          <w:delText>)</w:delText>
        </w:r>
      </w:del>
      <w:r w:rsidR="00226848">
        <w:rPr>
          <w:rStyle w:val="FootnoteReference"/>
        </w:rPr>
        <w:footnoteReference w:id="4"/>
      </w:r>
      <w:del w:id="294" w:author="Fan Quan" w:date="2021-04-26T20:43:00Z">
        <w:r w:rsidR="00423DC0" w:rsidDel="00C2598D">
          <w:rPr>
            <w:rFonts w:hint="eastAsia"/>
          </w:rPr>
          <w:delText>价值</w:delText>
        </w:r>
      </w:del>
      <w:r w:rsidR="00423DC0">
        <w:rPr>
          <w:rFonts w:hint="eastAsia"/>
        </w:rPr>
        <w:t>完全</w:t>
      </w:r>
      <w:r w:rsidR="00A51693">
        <w:rPr>
          <w:rFonts w:hint="eastAsia"/>
        </w:rPr>
        <w:t>颠倒</w:t>
      </w:r>
      <w:ins w:id="295" w:author="Fan Quan" w:date="2021-04-26T20:44:00Z">
        <w:r w:rsidR="00C2598D">
          <w:rPr>
            <w:rFonts w:hint="eastAsia"/>
          </w:rPr>
          <w:t>过来</w:t>
        </w:r>
      </w:ins>
      <w:del w:id="296" w:author="Fan Quan" w:date="2021-04-26T20:44:00Z">
        <w:r w:rsidR="00A51693" w:rsidDel="00C2598D">
          <w:rPr>
            <w:rFonts w:hint="eastAsia"/>
          </w:rPr>
          <w:delText>黑白的歪曲</w:delText>
        </w:r>
      </w:del>
      <w:r w:rsidR="00A51693">
        <w:rPr>
          <w:rFonts w:hint="eastAsia"/>
        </w:rPr>
        <w:t>，并</w:t>
      </w:r>
      <w:del w:id="297" w:author="Fan Quan" w:date="2021-04-26T20:44:00Z">
        <w:r w:rsidR="00A51693" w:rsidDel="00C2598D">
          <w:rPr>
            <w:rFonts w:hint="eastAsia"/>
          </w:rPr>
          <w:delText>且将它们</w:delText>
        </w:r>
      </w:del>
      <w:ins w:id="298" w:author="Fan Quan" w:date="2021-04-26T20:44:00Z">
        <w:r w:rsidR="00C2598D">
          <w:rPr>
            <w:rFonts w:hint="eastAsia"/>
          </w:rPr>
          <w:t>编纂成</w:t>
        </w:r>
      </w:ins>
      <w:del w:id="299" w:author="Fan Quan" w:date="2021-04-26T20:44:00Z">
        <w:r w:rsidR="00A51693" w:rsidDel="00C2598D">
          <w:rPr>
            <w:rFonts w:hint="eastAsia"/>
          </w:rPr>
          <w:delText>编入到</w:delText>
        </w:r>
      </w:del>
      <w:r w:rsidR="00A51693">
        <w:rPr>
          <w:rFonts w:hint="eastAsia"/>
        </w:rPr>
        <w:t>非常严苛的律法</w:t>
      </w:r>
      <w:del w:id="300" w:author="Fan Quan" w:date="2021-04-26T20:44:00Z">
        <w:r w:rsidR="00A51693" w:rsidDel="00C2598D">
          <w:rPr>
            <w:rFonts w:hint="eastAsia"/>
          </w:rPr>
          <w:delText>当中</w:delText>
        </w:r>
      </w:del>
      <w:r w:rsidR="00A51693">
        <w:rPr>
          <w:rFonts w:hint="eastAsia"/>
        </w:rPr>
        <w:t>。对于一些你遇到的角色来说，黑刺王就是一个卑鄙的篡位者，他所编的律法并不公正，而其他人则从中获利，并且将玩家和他的伙伴们视为危险的法外狂徒。</w:t>
      </w:r>
    </w:p>
    <w:p w14:paraId="2E9252CD" w14:textId="2E19B0C2" w:rsidR="00A51693" w:rsidRDefault="00B81718" w:rsidP="00054BC8">
      <w:pPr>
        <w:pStyle w:val="-"/>
        <w:ind w:firstLine="420"/>
      </w:pPr>
      <w:r>
        <w:rPr>
          <w:rFonts w:hint="eastAsia"/>
        </w:rPr>
        <w:t>你作为一名罗宾汉式</w:t>
      </w:r>
      <w:ins w:id="301" w:author="Fan Quan" w:date="2021-04-26T20:46:00Z">
        <w:r w:rsidR="00C2598D">
          <w:rPr>
            <w:rStyle w:val="FootnoteReference"/>
          </w:rPr>
          <w:footnoteReference w:id="5"/>
        </w:r>
      </w:ins>
      <w:r>
        <w:rPr>
          <w:rFonts w:hint="eastAsia"/>
        </w:rPr>
        <w:t>的角色，你根本不知道谁值得信任，而谁又会把你出卖给</w:t>
      </w:r>
      <w:ins w:id="305" w:author="Fan Quan" w:date="2021-04-26T20:49:00Z">
        <w:r w:rsidR="00BE00FC">
          <w:rPr>
            <w:rFonts w:hint="eastAsia"/>
          </w:rPr>
          <w:t>统治者</w:t>
        </w:r>
      </w:ins>
      <w:del w:id="306" w:author="Fan Quan" w:date="2021-04-26T20:49:00Z">
        <w:r w:rsidDel="00BE00FC">
          <w:rPr>
            <w:rFonts w:hint="eastAsia"/>
          </w:rPr>
          <w:delText>当局</w:delText>
        </w:r>
      </w:del>
      <w:r>
        <w:rPr>
          <w:rFonts w:hint="eastAsia"/>
        </w:rPr>
        <w:t>。这种情况便引出了些很有趣的问题，像是“当美德已为强权所控制，那美德意义何在？”。并且</w:t>
      </w:r>
      <w:r w:rsidR="00226848">
        <w:rPr>
          <w:rFonts w:hint="eastAsia"/>
        </w:rPr>
        <w:t>本作在《创世纪》的道德标准之下</w:t>
      </w:r>
      <w:ins w:id="307" w:author="Fan Quan" w:date="2021-04-26T20:50:00Z">
        <w:r w:rsidR="00580794">
          <w:rPr>
            <w:rFonts w:hint="eastAsia"/>
          </w:rPr>
          <w:t>加入了一片</w:t>
        </w:r>
      </w:ins>
      <w:del w:id="308" w:author="Fan Quan" w:date="2021-04-26T20:50:00Z">
        <w:r w:rsidR="00226848" w:rsidDel="00580794">
          <w:rPr>
            <w:rFonts w:hint="eastAsia"/>
          </w:rPr>
          <w:delText>引出了其影藏的</w:delText>
        </w:r>
      </w:del>
      <w:r w:rsidR="00226848">
        <w:rPr>
          <w:rFonts w:hint="eastAsia"/>
        </w:rPr>
        <w:t>灰色地带，</w:t>
      </w:r>
      <w:del w:id="309" w:author="Fan Quan" w:date="2021-04-26T20:50:00Z">
        <w:r w:rsidR="00226848" w:rsidDel="00580794">
          <w:rPr>
            <w:rFonts w:hint="eastAsia"/>
          </w:rPr>
          <w:delText>创造</w:delText>
        </w:r>
      </w:del>
      <w:ins w:id="310" w:author="Fan Quan" w:date="2021-04-26T20:51:00Z">
        <w:r w:rsidR="00580794">
          <w:rPr>
            <w:rFonts w:hint="eastAsia"/>
          </w:rPr>
          <w:t>是非曲直</w:t>
        </w:r>
      </w:ins>
      <w:del w:id="311" w:author="Fan Quan" w:date="2021-04-26T20:51:00Z">
        <w:r w:rsidR="00226848" w:rsidDel="00580794">
          <w:rPr>
            <w:rFonts w:hint="eastAsia"/>
          </w:rPr>
          <w:delText>出对错</w:delText>
        </w:r>
      </w:del>
      <w:ins w:id="312" w:author="Fan Quan" w:date="2021-04-26T20:51:00Z">
        <w:r w:rsidR="00580794">
          <w:rPr>
            <w:rFonts w:hint="eastAsia"/>
          </w:rPr>
          <w:t>变得</w:t>
        </w:r>
      </w:ins>
      <w:r w:rsidR="00226848">
        <w:rPr>
          <w:rFonts w:hint="eastAsia"/>
        </w:rPr>
        <w:t>模棱两可</w:t>
      </w:r>
      <w:ins w:id="313" w:author="Fan Quan" w:date="2021-04-26T20:51:00Z">
        <w:r w:rsidR="00580794">
          <w:rPr>
            <w:rFonts w:hint="eastAsia"/>
          </w:rPr>
          <w:t>，</w:t>
        </w:r>
      </w:ins>
      <w:del w:id="314" w:author="Fan Quan" w:date="2021-04-26T20:51:00Z">
        <w:r w:rsidR="00226848" w:rsidDel="00580794">
          <w:rPr>
            <w:rFonts w:hint="eastAsia"/>
          </w:rPr>
          <w:delText>的情况来使得</w:delText>
        </w:r>
      </w:del>
      <w:r w:rsidR="00226848">
        <w:rPr>
          <w:rFonts w:hint="eastAsia"/>
        </w:rPr>
        <w:t>玩家</w:t>
      </w:r>
      <w:ins w:id="315" w:author="Fan Quan" w:date="2021-04-26T20:51:00Z">
        <w:r w:rsidR="00580794">
          <w:rPr>
            <w:rFonts w:hint="eastAsia"/>
          </w:rPr>
          <w:t>必须</w:t>
        </w:r>
      </w:ins>
      <w:r w:rsidR="00226848">
        <w:rPr>
          <w:rFonts w:hint="eastAsia"/>
        </w:rPr>
        <w:t>时刻保持警惕</w:t>
      </w:r>
      <w:ins w:id="316" w:author="Fan Quan" w:date="2021-04-26T20:51:00Z">
        <w:r w:rsidR="00580794">
          <w:rPr>
            <w:rFonts w:hint="eastAsia"/>
          </w:rPr>
          <w:t>。</w:t>
        </w:r>
      </w:ins>
    </w:p>
    <w:p w14:paraId="0E13DA11" w14:textId="77777777" w:rsidR="00626CCD" w:rsidRDefault="00626CCD" w:rsidP="00054BC8">
      <w:pPr>
        <w:pStyle w:val="-"/>
        <w:ind w:firstLine="420"/>
      </w:pPr>
    </w:p>
    <w:p w14:paraId="009AFC89" w14:textId="77777777" w:rsidR="009D57EC" w:rsidRDefault="00226848" w:rsidP="009D57EC">
      <w:pPr>
        <w:pStyle w:val="-"/>
        <w:keepNext/>
        <w:ind w:firstLineChars="0" w:firstLine="0"/>
        <w:rPr>
          <w:ins w:id="317" w:author="Fan Quan" w:date="2021-04-27T21:27:00Z"/>
        </w:rPr>
        <w:pPrChange w:id="318" w:author="Fan Quan" w:date="2021-04-27T21:27:00Z">
          <w:pPr>
            <w:pStyle w:val="-"/>
            <w:keepNext/>
            <w:ind w:firstLineChars="0" w:firstLine="0"/>
          </w:pPr>
        </w:pPrChange>
      </w:pPr>
      <w:r>
        <w:rPr>
          <w:rFonts w:hint="eastAsia"/>
          <w:noProof/>
        </w:rPr>
        <w:drawing>
          <wp:inline distT="0" distB="0" distL="0" distR="0" wp14:anchorId="1DA23277" wp14:editId="2E0EBC70">
            <wp:extent cx="2959200" cy="221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66B9" w14:textId="31E96336" w:rsidR="00226848" w:rsidDel="009D57EC" w:rsidRDefault="009D57EC" w:rsidP="009D57EC">
      <w:pPr>
        <w:pStyle w:val="Caption"/>
        <w:rPr>
          <w:del w:id="319" w:author="Fan Quan" w:date="2021-04-27T21:27:00Z"/>
        </w:rPr>
        <w:pPrChange w:id="320" w:author="Fan Quan" w:date="2021-04-27T21:27:00Z">
          <w:pPr>
            <w:pStyle w:val="-"/>
            <w:keepNext/>
            <w:ind w:firstLineChars="0" w:firstLine="0"/>
          </w:pPr>
        </w:pPrChange>
      </w:pPr>
      <w:ins w:id="321" w:author="Fan Quan" w:date="2021-04-27T21:27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322" w:author="Fan Quan" w:date="2021-04-27T21:27:00Z">
        <w:r w:rsidR="00215267">
          <w:rPr>
            <w:noProof/>
          </w:rPr>
          <w:t>2</w:t>
        </w:r>
        <w:r>
          <w:fldChar w:fldCharType="end"/>
        </w:r>
        <w:r>
          <w:t xml:space="preserve"> </w:t>
        </w:r>
        <w:r>
          <w:rPr>
            <w:rFonts w:hint="eastAsia"/>
          </w:rPr>
          <w:t>不列颠王（</w:t>
        </w:r>
        <w:r>
          <w:t>Lord British</w:t>
        </w:r>
        <w:r>
          <w:rPr>
            <w:rFonts w:hint="eastAsia"/>
          </w:rPr>
          <w:t>）失踪后，黑刺王趁机夺权，并且强加了一个更加黑暗且极端的美德</w:t>
        </w:r>
        <w:r>
          <w:rPr>
            <w:rStyle w:val="FootnoteReference"/>
          </w:rPr>
          <w:footnoteReference w:id="6"/>
        </w:r>
        <w:r>
          <w:rPr>
            <w:rFonts w:hint="eastAsia"/>
          </w:rPr>
          <w:t>。</w:t>
        </w:r>
      </w:ins>
    </w:p>
    <w:p w14:paraId="24495FCF" w14:textId="7FCC201C" w:rsidR="00226848" w:rsidRPr="00226848" w:rsidRDefault="00226848" w:rsidP="00226848">
      <w:pPr>
        <w:pStyle w:val="Caption"/>
      </w:pPr>
      <w:del w:id="325" w:author="Fan Quan" w:date="2021-04-27T21:27:00Z">
        <w:r w:rsidDel="009D57EC">
          <w:rPr>
            <w:rFonts w:hint="eastAsia"/>
          </w:rPr>
          <w:delText>图</w:delText>
        </w:r>
        <w:r w:rsidDel="009D57EC">
          <w:rPr>
            <w:rFonts w:hint="eastAsia"/>
          </w:rPr>
          <w:delText>2</w:delText>
        </w:r>
        <w:r w:rsidR="00626CCD" w:rsidDel="009D57EC">
          <w:rPr>
            <w:rFonts w:hint="eastAsia"/>
          </w:rPr>
          <w:delText>不列颠王</w:delText>
        </w:r>
      </w:del>
      <w:del w:id="326" w:author="Fan Quan" w:date="2021-04-26T20:52:00Z">
        <w:r w:rsidR="00BC1ECC" w:rsidDel="00580794">
          <w:rPr>
            <w:rFonts w:hint="eastAsia"/>
          </w:rPr>
          <w:delText>(</w:delText>
        </w:r>
      </w:del>
      <w:del w:id="327" w:author="Fan Quan" w:date="2021-04-27T21:27:00Z">
        <w:r w:rsidR="00BC1ECC" w:rsidDel="009D57EC">
          <w:delText>Lord British</w:delText>
        </w:r>
      </w:del>
      <w:del w:id="328" w:author="Fan Quan" w:date="2021-04-26T20:52:00Z">
        <w:r w:rsidR="00BC1ECC" w:rsidDel="00580794">
          <w:delText>)</w:delText>
        </w:r>
      </w:del>
      <w:del w:id="329" w:author="Fan Quan" w:date="2021-04-27T21:27:00Z">
        <w:r w:rsidR="00626CCD" w:rsidDel="009D57EC">
          <w:rPr>
            <w:rFonts w:hint="eastAsia"/>
          </w:rPr>
          <w:delText>失踪后，黑刺王趁机</w:delText>
        </w:r>
      </w:del>
      <w:del w:id="330" w:author="Fan Quan" w:date="2021-04-26T20:52:00Z">
        <w:r w:rsidR="00626CCD" w:rsidDel="00580794">
          <w:rPr>
            <w:rFonts w:hint="eastAsia"/>
          </w:rPr>
          <w:delText>控制了局面</w:delText>
        </w:r>
      </w:del>
      <w:del w:id="331" w:author="Fan Quan" w:date="2021-04-27T21:27:00Z">
        <w:r w:rsidR="00626CCD" w:rsidDel="009D57EC">
          <w:rPr>
            <w:rFonts w:hint="eastAsia"/>
          </w:rPr>
          <w:delText>，并且强加了一</w:delText>
        </w:r>
      </w:del>
      <w:del w:id="332" w:author="Fan Quan" w:date="2021-04-26T20:52:00Z">
        <w:r w:rsidR="00626CCD" w:rsidDel="00580794">
          <w:rPr>
            <w:rFonts w:hint="eastAsia"/>
          </w:rPr>
          <w:delText>种</w:delText>
        </w:r>
      </w:del>
      <w:del w:id="333" w:author="Fan Quan" w:date="2021-04-27T21:27:00Z">
        <w:r w:rsidR="00626CCD" w:rsidDel="009D57EC">
          <w:rPr>
            <w:rFonts w:hint="eastAsia"/>
          </w:rPr>
          <w:delText>更加黑暗且极端的美德</w:delText>
        </w:r>
        <w:r w:rsidR="00626CCD" w:rsidDel="009D57EC">
          <w:rPr>
            <w:rStyle w:val="FootnoteReference"/>
          </w:rPr>
          <w:footnoteReference w:id="7"/>
        </w:r>
        <w:r w:rsidR="00626CCD" w:rsidDel="009D57EC">
          <w:rPr>
            <w:rFonts w:hint="eastAsia"/>
          </w:rPr>
          <w:delText>。</w:delText>
        </w:r>
      </w:del>
    </w:p>
    <w:p w14:paraId="4DB8DA55" w14:textId="4258B704" w:rsidR="00E52A2E" w:rsidRPr="00BC1ECC" w:rsidRDefault="00E52A2E" w:rsidP="00054BC8">
      <w:pPr>
        <w:pStyle w:val="-"/>
        <w:ind w:firstLine="420"/>
      </w:pPr>
    </w:p>
    <w:p w14:paraId="6071EB12" w14:textId="09481EBF" w:rsidR="00626CCD" w:rsidRDefault="00A3072F" w:rsidP="00054BC8">
      <w:pPr>
        <w:pStyle w:val="-"/>
        <w:ind w:firstLine="420"/>
      </w:pPr>
      <w:r>
        <w:rPr>
          <w:rFonts w:hint="eastAsia"/>
        </w:rPr>
        <w:t>《创世纪</w:t>
      </w:r>
      <w:r>
        <w:rPr>
          <w:rFonts w:hint="eastAsia"/>
        </w:rPr>
        <w:t xml:space="preserve"> </w:t>
      </w:r>
      <w:r>
        <w:t>5</w:t>
      </w:r>
      <w:del w:id="357" w:author="Fan Quan" w:date="2021-04-26T21:05:00Z">
        <w:r w:rsidDel="00922570">
          <w:delText xml:space="preserve"> </w:delText>
        </w:r>
      </w:del>
      <w:r>
        <w:rPr>
          <w:rFonts w:hint="eastAsia"/>
        </w:rPr>
        <w:t>》的另一</w:t>
      </w:r>
      <w:ins w:id="358" w:author="Fan Quan" w:date="2021-04-27T20:57:00Z">
        <w:r w:rsidR="007923AD">
          <w:rPr>
            <w:rFonts w:hint="eastAsia"/>
          </w:rPr>
          <w:t>个</w:t>
        </w:r>
      </w:ins>
      <w:del w:id="359" w:author="Fan Quan" w:date="2021-04-27T20:57:00Z">
        <w:r w:rsidDel="007923AD">
          <w:rPr>
            <w:rFonts w:hint="eastAsia"/>
          </w:rPr>
          <w:delText>处</w:delText>
        </w:r>
      </w:del>
      <w:r>
        <w:rPr>
          <w:rFonts w:hint="eastAsia"/>
        </w:rPr>
        <w:t>惊奇之处便是</w:t>
      </w:r>
      <w:r w:rsidR="00BC1ECC">
        <w:rPr>
          <w:rFonts w:hint="eastAsia"/>
        </w:rPr>
        <w:t>地下世界</w:t>
      </w:r>
      <w:ins w:id="360" w:author="Fan Quan" w:date="2021-04-27T20:57:00Z">
        <w:r w:rsidR="007923AD">
          <w:rPr>
            <w:rFonts w:hint="eastAsia"/>
          </w:rPr>
          <w:t>（</w:t>
        </w:r>
      </w:ins>
      <w:del w:id="361" w:author="Fan Quan" w:date="2021-04-27T20:57:00Z">
        <w:r w:rsidR="00BC1ECC" w:rsidDel="007923AD">
          <w:rPr>
            <w:rFonts w:hint="eastAsia"/>
          </w:rPr>
          <w:delText>(</w:delText>
        </w:r>
      </w:del>
      <w:ins w:id="362" w:author="Fan Quan" w:date="2021-04-27T20:57:00Z">
        <w:r w:rsidR="007923AD">
          <w:rPr>
            <w:rFonts w:hint="eastAsia"/>
          </w:rPr>
          <w:t>U</w:t>
        </w:r>
      </w:ins>
      <w:del w:id="363" w:author="Fan Quan" w:date="2021-04-27T20:57:00Z">
        <w:r w:rsidR="00BC1ECC" w:rsidDel="007923AD">
          <w:delText>u</w:delText>
        </w:r>
      </w:del>
      <w:r w:rsidR="00BC1ECC">
        <w:t>nderworld</w:t>
      </w:r>
      <w:ins w:id="364" w:author="Fan Quan" w:date="2021-04-27T20:57:00Z">
        <w:r w:rsidR="007923AD">
          <w:rPr>
            <w:rFonts w:hint="eastAsia"/>
          </w:rPr>
          <w:t>）</w:t>
        </w:r>
      </w:ins>
      <w:del w:id="365" w:author="Fan Quan" w:date="2021-04-27T20:57:00Z">
        <w:r w:rsidR="00BC1ECC" w:rsidDel="007923AD">
          <w:delText>)</w:delText>
        </w:r>
      </w:del>
      <w:r w:rsidR="00BC1ECC">
        <w:rPr>
          <w:rFonts w:hint="eastAsia"/>
        </w:rPr>
        <w:t>——这是该系列首次添加到游戏世界的一个大型区域。地下世界是一个错综复杂的洞穴，与地表世界一样大</w:t>
      </w:r>
      <w:ins w:id="366" w:author="Fan Quan" w:date="2021-04-27T20:58:00Z">
        <w:r w:rsidR="007923AD">
          <w:rPr>
            <w:rFonts w:hint="eastAsia"/>
          </w:rPr>
          <w:t>（</w:t>
        </w:r>
      </w:ins>
      <w:r w:rsidR="00BC1ECC">
        <w:rPr>
          <w:rFonts w:hint="eastAsia"/>
        </w:rPr>
        <w:t>也同样开放</w:t>
      </w:r>
      <w:ins w:id="367" w:author="Fan Quan" w:date="2021-04-27T20:58:00Z">
        <w:r w:rsidR="007923AD">
          <w:rPr>
            <w:rFonts w:hint="eastAsia"/>
          </w:rPr>
          <w:t>），并</w:t>
        </w:r>
      </w:ins>
      <w:del w:id="368" w:author="Fan Quan" w:date="2021-04-27T20:58:00Z">
        <w:r w:rsidR="00BC1ECC" w:rsidDel="007923AD">
          <w:rPr>
            <w:rFonts w:hint="eastAsia"/>
          </w:rPr>
          <w:delText>，其</w:delText>
        </w:r>
      </w:del>
      <w:r w:rsidR="00BC1ECC">
        <w:rPr>
          <w:rFonts w:hint="eastAsia"/>
        </w:rPr>
        <w:t>通过一个地牢网络跟地上相联系。在</w:t>
      </w:r>
      <w:ins w:id="369" w:author="Fan Quan" w:date="2021-04-27T21:00:00Z">
        <w:r w:rsidR="005130B6">
          <w:rPr>
            <w:rFonts w:hint="eastAsia"/>
          </w:rPr>
          <w:t>剧情</w:t>
        </w:r>
      </w:ins>
      <w:del w:id="370" w:author="Fan Quan" w:date="2021-04-27T21:00:00Z">
        <w:r w:rsidR="00BC1ECC" w:rsidDel="005130B6">
          <w:rPr>
            <w:rFonts w:hint="eastAsia"/>
          </w:rPr>
          <w:delText>故事</w:delText>
        </w:r>
      </w:del>
      <w:r w:rsidR="00BC1ECC">
        <w:rPr>
          <w:rFonts w:hint="eastAsia"/>
        </w:rPr>
        <w:t>上</w:t>
      </w:r>
      <w:ins w:id="371" w:author="Fan Quan" w:date="2021-04-27T21:00:00Z">
        <w:r w:rsidR="005130B6">
          <w:rPr>
            <w:rFonts w:hint="eastAsia"/>
          </w:rPr>
          <w:t>，</w:t>
        </w:r>
      </w:ins>
      <w:del w:id="372" w:author="Fan Quan" w:date="2021-04-27T21:00:00Z">
        <w:r w:rsidR="00BC1ECC" w:rsidDel="005130B6">
          <w:rPr>
            <w:rFonts w:hint="eastAsia"/>
          </w:rPr>
          <w:delText>则推动了</w:delText>
        </w:r>
      </w:del>
      <w:r w:rsidR="00BC1ECC">
        <w:rPr>
          <w:rFonts w:hint="eastAsia"/>
        </w:rPr>
        <w:t>正统国王</w:t>
      </w:r>
      <w:ins w:id="373" w:author="Fan Quan" w:date="2021-04-27T21:04:00Z">
        <w:r w:rsidR="00E54FAE">
          <w:rPr>
            <w:rFonts w:hint="eastAsia"/>
          </w:rPr>
          <w:t>（</w:t>
        </w:r>
      </w:ins>
      <w:r w:rsidR="00BC1ECC">
        <w:rPr>
          <w:rFonts w:hint="eastAsia"/>
        </w:rPr>
        <w:t>不列颠王</w:t>
      </w:r>
      <w:ins w:id="374" w:author="Fan Quan" w:date="2021-04-27T21:04:00Z">
        <w:r w:rsidR="00E54FAE">
          <w:rPr>
            <w:rFonts w:hint="eastAsia"/>
          </w:rPr>
          <w:t>）</w:t>
        </w:r>
      </w:ins>
      <w:ins w:id="375" w:author="Fan Quan" w:date="2021-04-27T21:00:00Z">
        <w:r w:rsidR="005130B6">
          <w:rPr>
            <w:rFonts w:hint="eastAsia"/>
          </w:rPr>
          <w:t>就是</w:t>
        </w:r>
      </w:ins>
      <w:r w:rsidR="00836120">
        <w:rPr>
          <w:rFonts w:hint="eastAsia"/>
        </w:rPr>
        <w:t>在这片幽暗区域</w:t>
      </w:r>
      <w:del w:id="376" w:author="Fan Quan" w:date="2021-04-27T21:00:00Z">
        <w:r w:rsidR="00BC1ECC" w:rsidDel="005130B6">
          <w:rPr>
            <w:rFonts w:hint="eastAsia"/>
          </w:rPr>
          <w:delText>的</w:delText>
        </w:r>
      </w:del>
      <w:r w:rsidR="00BC1ECC">
        <w:rPr>
          <w:rFonts w:hint="eastAsia"/>
        </w:rPr>
        <w:t>失踪</w:t>
      </w:r>
      <w:ins w:id="377" w:author="Fan Quan" w:date="2021-04-27T21:00:00Z">
        <w:r w:rsidR="005130B6">
          <w:rPr>
            <w:rFonts w:hint="eastAsia"/>
          </w:rPr>
          <w:t>的。</w:t>
        </w:r>
      </w:ins>
      <w:del w:id="378" w:author="Fan Quan" w:date="2021-04-27T21:00:00Z">
        <w:r w:rsidR="00BC1ECC" w:rsidDel="005130B6">
          <w:rPr>
            <w:rFonts w:hint="eastAsia"/>
          </w:rPr>
          <w:delText>，</w:delText>
        </w:r>
      </w:del>
      <w:r w:rsidR="00836120">
        <w:rPr>
          <w:rFonts w:hint="eastAsia"/>
        </w:rPr>
        <w:t>开发者则</w:t>
      </w:r>
      <w:ins w:id="379" w:author="Fan Quan" w:date="2021-04-27T21:01:00Z">
        <w:r w:rsidR="005130B6">
          <w:rPr>
            <w:rFonts w:hint="eastAsia"/>
          </w:rPr>
          <w:t>借此</w:t>
        </w:r>
      </w:ins>
      <w:r w:rsidR="00C8676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1F9023B" wp14:editId="5F74332F">
                <wp:simplePos x="0" y="0"/>
                <wp:positionH relativeFrom="margin">
                  <wp:align>right</wp:align>
                </wp:positionH>
                <wp:positionV relativeFrom="paragraph">
                  <wp:posOffset>166</wp:posOffset>
                </wp:positionV>
                <wp:extent cx="2959100" cy="5239385"/>
                <wp:effectExtent l="0" t="0" r="0" b="0"/>
                <wp:wrapTopAndBottom/>
                <wp:docPr id="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9100" cy="5239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08185" w14:textId="19D6A4AB" w:rsidR="005A653D" w:rsidRPr="00336103" w:rsidRDefault="005A653D">
                            <w:pPr>
                              <w:rPr>
                                <w:b/>
                                <w:bCs/>
                                <w:rPrChange w:id="380" w:author="Fan Quan" w:date="2021-04-27T21:18:00Z">
                                  <w:rPr/>
                                </w:rPrChange>
                              </w:rPr>
                            </w:pPr>
                            <w:del w:id="381" w:author="Fan Quan" w:date="2021-04-27T21:19:00Z">
                              <w:r w:rsidRPr="00336103" w:rsidDel="00336103">
                                <w:rPr>
                                  <w:b/>
                                  <w:bCs/>
                                  <w:rPrChange w:id="382" w:author="Fan Quan" w:date="2021-04-27T21:18:00Z">
                                    <w:rPr/>
                                  </w:rPrChange>
                                </w:rPr>
                                <w:delText>Mods</w:delText>
                              </w:r>
                            </w:del>
                            <w:ins w:id="383" w:author="Fan Quan" w:date="2021-04-27T21:19:00Z">
                              <w:r w:rsidR="00336103">
                                <w:rPr>
                                  <w:rFonts w:hint="eastAsia"/>
                                  <w:b/>
                                  <w:bCs/>
                                </w:rPr>
                                <w:t>Mod</w:t>
                              </w:r>
                              <w:r w:rsidR="00336103">
                                <w:rPr>
                                  <w:rFonts w:hint="eastAsia"/>
                                  <w:b/>
                                  <w:bCs/>
                                </w:rPr>
                                <w:t>推荐</w:t>
                              </w:r>
                            </w:ins>
                            <w:ins w:id="384" w:author="Fan Quan" w:date="2021-04-27T21:18:00Z">
                              <w:r w:rsidR="00336103">
                                <w:rPr>
                                  <w:rFonts w:hint="eastAsia"/>
                                  <w:b/>
                                  <w:bCs/>
                                </w:rPr>
                                <w:t>：</w:t>
                              </w:r>
                            </w:ins>
                            <w:del w:id="385" w:author="Fan Quan" w:date="2021-04-27T21:18:00Z"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386" w:author="Fan Quan" w:date="2021-04-27T21:18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>:</w:delText>
                              </w:r>
                            </w:del>
                          </w:p>
                          <w:p w14:paraId="4F7B1CFC" w14:textId="77777777" w:rsidR="00336103" w:rsidRDefault="00336103" w:rsidP="00336103">
                            <w:pPr>
                              <w:pStyle w:val="-"/>
                              <w:ind w:firstLine="420"/>
                              <w:rPr>
                                <w:ins w:id="387" w:author="Fan Quan" w:date="2021-04-27T21:18:00Z"/>
                              </w:rPr>
                              <w:pPrChange w:id="388" w:author="Fan Quan" w:date="2021-04-27T21:18:00Z">
                                <w:pPr/>
                              </w:pPrChange>
                            </w:pPr>
                          </w:p>
                          <w:p w14:paraId="3D66BD5E" w14:textId="0F3306E4" w:rsidR="005A653D" w:rsidRDefault="005A653D" w:rsidP="00336103">
                            <w:pPr>
                              <w:pStyle w:val="-"/>
                              <w:ind w:firstLine="420"/>
                              <w:pPrChange w:id="389" w:author="Fan Quan" w:date="2021-04-27T21:18:00Z">
                                <w:pPr/>
                              </w:pPrChange>
                            </w:pPr>
                            <w:del w:id="390" w:author="Fan Quan" w:date="2021-04-27T21:19:00Z"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391" w:author="Fan Quan" w:date="2021-04-27T21:18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>《创世纪</w:delText>
                              </w:r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392" w:author="Fan Quan" w:date="2021-04-27T21:18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336103" w:rsidDel="00336103">
                                <w:rPr>
                                  <w:b/>
                                  <w:bCs/>
                                  <w:rPrChange w:id="393" w:author="Fan Quan" w:date="2021-04-27T21:18:00Z">
                                    <w:rPr/>
                                  </w:rPrChange>
                                </w:rPr>
                                <w:delText>5</w:delText>
                              </w:r>
                            </w:del>
                            <w:del w:id="394" w:author="Fan Quan" w:date="2021-04-27T21:18:00Z">
                              <w:r w:rsidRPr="00336103" w:rsidDel="00336103">
                                <w:rPr>
                                  <w:b/>
                                  <w:bCs/>
                                  <w:rPrChange w:id="395" w:author="Fan Quan" w:date="2021-04-27T21:18:00Z">
                                    <w:rPr/>
                                  </w:rPrChange>
                                </w:rPr>
                                <w:delText xml:space="preserve"> </w:delText>
                              </w:r>
                            </w:del>
                            <w:del w:id="396" w:author="Fan Quan" w:date="2021-04-27T21:19:00Z"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397" w:author="Fan Quan" w:date="2021-04-27T21:18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>》更新补丁</w:delText>
                              </w:r>
                            </w:del>
                            <w:ins w:id="398" w:author="Fan Quan" w:date="2021-04-27T21:19:00Z">
                              <w:r w:rsidR="00336103">
                                <w:rPr>
                                  <w:rFonts w:hint="eastAsia"/>
                                  <w:b/>
                                  <w:bCs/>
                                </w:rPr>
                                <w:t>Ultima</w:t>
                              </w:r>
                              <w:r w:rsidR="00336103">
                                <w:rPr>
                                  <w:b/>
                                  <w:bCs/>
                                </w:rPr>
                                <w:t xml:space="preserve"> V Update Patch</w:t>
                              </w:r>
                            </w:ins>
                            <w:r w:rsidRPr="00336103">
                              <w:rPr>
                                <w:rFonts w:hint="eastAsia"/>
                                <w:b/>
                                <w:bCs/>
                                <w:rPrChange w:id="399" w:author="Fan Quan" w:date="2021-04-27T21:18:00Z">
                                  <w:rPr>
                                    <w:rFonts w:hint="eastAsia"/>
                                  </w:rPr>
                                </w:rPrChange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如果你玩的是</w:t>
                            </w:r>
                            <w:ins w:id="400" w:author="Fan Quan" w:date="2021-04-27T21:19:00Z">
                              <w:r w:rsidR="00336103"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S-DOS</w:t>
                            </w:r>
                            <w:ins w:id="401" w:author="Fan Quan" w:date="2021-04-27T21:19:00Z">
                              <w:r w:rsidR="00336103">
                                <w:t xml:space="preserve"> </w:t>
                              </w:r>
                            </w:ins>
                            <w:r w:rsidR="00BA6266">
                              <w:t>版</w:t>
                            </w:r>
                            <w:r w:rsidR="00BA6266">
                              <w:rPr>
                                <w:rFonts w:hint="eastAsia"/>
                              </w:rPr>
                              <w:t>的《创世纪</w:t>
                            </w:r>
                            <w:r w:rsidR="00BA6266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BA6266">
                              <w:t>5</w:t>
                            </w:r>
                            <w:del w:id="402" w:author="Fan Quan" w:date="2021-04-27T21:19:00Z">
                              <w:r w:rsidR="00BA6266" w:rsidDel="00336103">
                                <w:delText xml:space="preserve"> </w:delText>
                              </w:r>
                            </w:del>
                            <w:r w:rsidR="00BA6266">
                              <w:rPr>
                                <w:rFonts w:hint="eastAsia"/>
                              </w:rPr>
                              <w:t>》</w:t>
                            </w:r>
                            <w:ins w:id="403" w:author="Fan Quan" w:date="2021-04-27T21:19:00Z">
                              <w:r w:rsidR="00336103">
                                <w:rPr>
                                  <w:rFonts w:hint="eastAsia"/>
                                </w:rPr>
                                <w:t>，</w:t>
                              </w:r>
                            </w:ins>
                            <w:r w:rsidR="00BA6266">
                              <w:rPr>
                                <w:rFonts w:hint="eastAsia"/>
                              </w:rPr>
                              <w:t>该补丁将会补全</w:t>
                            </w:r>
                            <w:ins w:id="404" w:author="Fan Quan" w:date="2021-04-27T21:20:00Z">
                              <w:r w:rsidR="00336103">
                                <w:rPr>
                                  <w:rFonts w:hint="eastAsia"/>
                                </w:rPr>
                                <w:t>仅在</w:t>
                              </w:r>
                            </w:ins>
                            <w:r w:rsidR="00BA6266">
                              <w:rPr>
                                <w:rFonts w:hint="eastAsia"/>
                              </w:rPr>
                              <w:t>其他版本</w:t>
                            </w:r>
                            <w:ins w:id="405" w:author="Fan Quan" w:date="2021-04-27T21:20:00Z">
                              <w:r w:rsidR="00336103">
                                <w:rPr>
                                  <w:rFonts w:hint="eastAsia"/>
                                </w:rPr>
                                <w:t>中存在</w:t>
                              </w:r>
                            </w:ins>
                            <w:del w:id="406" w:author="Fan Quan" w:date="2021-04-27T21:20:00Z">
                              <w:r w:rsidR="00BA6266" w:rsidDel="00336103">
                                <w:rPr>
                                  <w:rFonts w:hint="eastAsia"/>
                                </w:rPr>
                                <w:delText>有</w:delText>
                              </w:r>
                            </w:del>
                            <w:r w:rsidR="00BA6266">
                              <w:rPr>
                                <w:rFonts w:hint="eastAsia"/>
                              </w:rPr>
                              <w:t>的完整原声。</w:t>
                            </w:r>
                          </w:p>
                          <w:p w14:paraId="5B5E9A76" w14:textId="6A8E9FD9" w:rsidR="00BA6266" w:rsidRDefault="00BA6266"/>
                          <w:p w14:paraId="7C9742B6" w14:textId="4627D7F4" w:rsidR="00BA6266" w:rsidRDefault="00BA6266" w:rsidP="00336103">
                            <w:pPr>
                              <w:pStyle w:val="-"/>
                              <w:ind w:firstLine="420"/>
                              <w:rPr>
                                <w:ins w:id="407" w:author="Fan Quan" w:date="2021-04-27T21:22:00Z"/>
                              </w:rPr>
                            </w:pPr>
                            <w:del w:id="408" w:author="Fan Quan" w:date="2021-04-27T21:20:00Z"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409" w:author="Fan Quan" w:date="2021-04-27T21:2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>《创世纪</w:delText>
                              </w:r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410" w:author="Fan Quan" w:date="2021-04-27T21:2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336103" w:rsidDel="00336103">
                                <w:rPr>
                                  <w:b/>
                                  <w:bCs/>
                                  <w:rPrChange w:id="411" w:author="Fan Quan" w:date="2021-04-27T21:20:00Z">
                                    <w:rPr/>
                                  </w:rPrChange>
                                </w:rPr>
                                <w:delText xml:space="preserve">5 </w:delText>
                              </w:r>
                              <w:r w:rsidRPr="00336103" w:rsidDel="00336103">
                                <w:rPr>
                                  <w:rFonts w:hint="eastAsia"/>
                                  <w:b/>
                                  <w:bCs/>
                                  <w:rPrChange w:id="412" w:author="Fan Quan" w:date="2021-04-27T21:2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delText>：拉撒路》：</w:delText>
                              </w:r>
                            </w:del>
                            <w:ins w:id="413" w:author="Fan Quan" w:date="2021-04-27T21:20:00Z">
                              <w:r w:rsidR="00336103" w:rsidRPr="00336103">
                                <w:rPr>
                                  <w:rFonts w:hint="eastAsia"/>
                                  <w:b/>
                                  <w:bCs/>
                                  <w:rPrChange w:id="414" w:author="Fan Quan" w:date="2021-04-27T21:2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Ultima</w:t>
                              </w:r>
                              <w:r w:rsidR="00336103" w:rsidRPr="00336103">
                                <w:rPr>
                                  <w:b/>
                                  <w:bCs/>
                                  <w:rPrChange w:id="415" w:author="Fan Quan" w:date="2021-04-27T21:20:00Z">
                                    <w:rPr/>
                                  </w:rPrChange>
                                </w:rPr>
                                <w:t xml:space="preserve"> V: Lazarus</w:t>
                              </w:r>
                              <w:r w:rsidR="00336103" w:rsidRPr="00336103">
                                <w:rPr>
                                  <w:rFonts w:hint="eastAsia"/>
                                  <w:b/>
                                  <w:bCs/>
                                  <w:rPrChange w:id="416" w:author="Fan Quan" w:date="2021-04-27T21:20:00Z">
                                    <w:rPr>
                                      <w:rFonts w:hint="eastAsia"/>
                                    </w:rPr>
                                  </w:rPrChange>
                                </w:rPr>
                                <w:t>：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超过</w:t>
                            </w:r>
                            <w:ins w:id="417" w:author="Fan Quan" w:date="2021-04-27T21:20:00Z">
                              <w:r w:rsidR="00C86765"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6</w:t>
                            </w:r>
                            <w:r>
                              <w:t>0</w:t>
                            </w:r>
                            <w:ins w:id="418" w:author="Fan Quan" w:date="2021-04-27T21:20:00Z">
                              <w:r w:rsidR="00C86765">
                                <w:t xml:space="preserve"> </w:t>
                              </w:r>
                            </w:ins>
                            <w:r>
                              <w:t>小时</w:t>
                            </w:r>
                            <w:r>
                              <w:rPr>
                                <w:rFonts w:hint="eastAsia"/>
                              </w:rPr>
                              <w:t>的《地牢围攻》</w:t>
                            </w:r>
                            <w:r>
                              <w:rPr>
                                <w:rFonts w:hint="eastAsia"/>
                              </w:rPr>
                              <w:t>mod</w:t>
                            </w:r>
                            <w:r>
                              <w:rPr>
                                <w:rFonts w:hint="eastAsia"/>
                              </w:rPr>
                              <w:t>，以新的</w:t>
                            </w:r>
                            <w:ins w:id="419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 xml:space="preserve"> 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t>D</w:t>
                            </w:r>
                            <w:ins w:id="420" w:author="Fan Quan" w:date="2021-04-27T21:21:00Z">
                              <w:r w:rsidR="00C86765">
                                <w:t xml:space="preserve"> </w:t>
                              </w:r>
                            </w:ins>
                            <w:r>
                              <w:t>画质</w:t>
                            </w:r>
                            <w:del w:id="421" w:author="Fan Quan" w:date="2021-04-27T21:21:00Z">
                              <w:r w:rsidDel="00C86765">
                                <w:rPr>
                                  <w:rFonts w:hint="eastAsia"/>
                                </w:rPr>
                                <w:delText>，</w:delText>
                              </w:r>
                            </w:del>
                            <w:ins w:id="422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D</w:t>
                            </w:r>
                            <w:ins w:id="423" w:author="Fan Quan" w:date="2021-04-27T21:21:00Z">
                              <w:r w:rsidR="00C86765">
                                <w:t xml:space="preserve"> </w:t>
                              </w:r>
                            </w:ins>
                            <w:r>
                              <w:t>品质</w:t>
                            </w:r>
                            <w:ins w:id="424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>的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音乐</w:t>
                            </w:r>
                            <w:del w:id="425" w:author="Fan Quan" w:date="2021-04-27T21:21:00Z">
                              <w:r w:rsidDel="00C86765">
                                <w:rPr>
                                  <w:rFonts w:hint="eastAsia"/>
                                </w:rPr>
                                <w:delText>，</w:delText>
                              </w:r>
                            </w:del>
                            <w:ins w:id="426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实时战斗</w:t>
                            </w:r>
                            <w:del w:id="427" w:author="Fan Quan" w:date="2021-04-27T21:21:00Z">
                              <w:r w:rsidDel="00C86765">
                                <w:rPr>
                                  <w:rFonts w:hint="eastAsia"/>
                                </w:rPr>
                                <w:delText>，</w:delText>
                              </w:r>
                            </w:del>
                            <w:ins w:id="428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更丰富的任务和对话</w:t>
                            </w:r>
                            <w:ins w:id="429" w:author="Fan Quan" w:date="2021-04-27T21:21:00Z">
                              <w:r w:rsidR="00C86765">
                                <w:rPr>
                                  <w:rFonts w:hint="eastAsia"/>
                                </w:rPr>
                                <w:t>、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以及新添加的邪恶路线</w:t>
                            </w:r>
                            <w:ins w:id="430" w:author="Fan Quan" w:date="2021-04-27T21:22:00Z">
                              <w:r w:rsidR="00C86765">
                                <w:rPr>
                                  <w:rFonts w:hint="eastAsia"/>
                                </w:rPr>
                                <w:t>，</w:t>
                              </w:r>
                            </w:ins>
                            <w:r>
                              <w:rPr>
                                <w:rFonts w:hint="eastAsia"/>
                              </w:rPr>
                              <w:t>完全重</w:t>
                            </w:r>
                            <w:r w:rsidR="00A70A48">
                              <w:rPr>
                                <w:rFonts w:hint="eastAsia"/>
                              </w:rPr>
                              <w:t>制</w:t>
                            </w:r>
                            <w:r>
                              <w:rPr>
                                <w:rFonts w:hint="eastAsia"/>
                              </w:rPr>
                              <w:t>了《创世纪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del w:id="431" w:author="Fan Quan" w:date="2021-04-27T21:22:00Z">
                              <w:r w:rsidDel="00C86765">
                                <w:delText xml:space="preserve"> </w:delText>
                              </w:r>
                            </w:del>
                            <w:r>
                              <w:rPr>
                                <w:rFonts w:hint="eastAsia"/>
                              </w:rPr>
                              <w:t>》</w:t>
                            </w:r>
                          </w:p>
                          <w:p w14:paraId="01947FA4" w14:textId="77777777" w:rsidR="00C86765" w:rsidRDefault="00C86765" w:rsidP="00336103">
                            <w:pPr>
                              <w:pStyle w:val="-"/>
                              <w:ind w:firstLine="420"/>
                              <w:rPr>
                                <w:rFonts w:hint="eastAsia"/>
                              </w:rPr>
                              <w:pPrChange w:id="432" w:author="Fan Quan" w:date="2021-04-27T21:20:00Z">
                                <w:pPr/>
                              </w:pPrChange>
                            </w:pPr>
                          </w:p>
                          <w:p w14:paraId="154FAE59" w14:textId="00069B66" w:rsidR="00BA6266" w:rsidRDefault="00BA6266" w:rsidP="00C86765">
                            <w:pPr>
                              <w:pStyle w:val="-"/>
                              <w:ind w:firstLine="420"/>
                              <w:pPrChange w:id="433" w:author="Fan Quan" w:date="2021-04-27T21:22:00Z">
                                <w:pPr/>
                              </w:pPrChange>
                            </w:pPr>
                            <w:r>
                              <w:rPr>
                                <w:rFonts w:hint="eastAsia"/>
                              </w:rPr>
                              <w:t>下载地址：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F62A60">
                              <w:fldChar w:fldCharType="begin"/>
                            </w:r>
                            <w:r w:rsidR="00F62A60">
                              <w:instrText xml:space="preserve"> HYPERLINK "http://www.u5lazarus.com" </w:instrText>
                            </w:r>
                            <w:r w:rsidR="00F62A60">
                              <w:fldChar w:fldCharType="separate"/>
                            </w:r>
                            <w:r w:rsidRPr="00BA6266">
                              <w:rPr>
                                <w:rStyle w:val="Hyperlink"/>
                              </w:rPr>
                              <w:t>http://www.u5lazarus.com</w:t>
                            </w:r>
                            <w:r w:rsidR="00F62A60">
                              <w:rPr>
                                <w:rStyle w:val="Hyperlink"/>
                              </w:rPr>
                              <w:fldChar w:fldCharType="end"/>
                            </w:r>
                          </w:p>
                          <w:p w14:paraId="18845353" w14:textId="77777777" w:rsidR="00BA6266" w:rsidRDefault="00BA6266"/>
                          <w:p w14:paraId="2A50213F" w14:textId="77777777" w:rsidR="00215267" w:rsidRDefault="00BA6266" w:rsidP="00215267">
                            <w:pPr>
                              <w:keepNext/>
                              <w:rPr>
                                <w:ins w:id="434" w:author="Fan Quan" w:date="2021-04-27T21:27:00Z"/>
                              </w:rPr>
                              <w:pPrChange w:id="435" w:author="Fan Quan" w:date="2021-04-27T21:27:00Z">
                                <w:pPr>
                                  <w:keepNext/>
                                </w:pPr>
                              </w:pPrChange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274C6BD" wp14:editId="61AF5C81">
                                  <wp:extent cx="2757600" cy="1872000"/>
                                  <wp:effectExtent l="0" t="0" r="5080" b="0"/>
                                  <wp:docPr id="8" name="图片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图片 8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57600" cy="187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D928C8" w14:textId="07DC80F9" w:rsidR="00A70A48" w:rsidDel="00215267" w:rsidRDefault="00215267" w:rsidP="00A70A48">
                            <w:pPr>
                              <w:keepNext/>
                              <w:rPr>
                                <w:del w:id="436" w:author="Fan Quan" w:date="2021-04-27T21:27:00Z"/>
                              </w:rPr>
                            </w:pPr>
                            <w:ins w:id="437" w:author="Fan Quan" w:date="2021-04-27T21:27:00Z">
                              <w:r>
                                <w:t xml:space="preserve">图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图 \* ARABIC </w:instrText>
                              </w:r>
                            </w:ins>
                            <w:r>
                              <w:fldChar w:fldCharType="separate"/>
                            </w:r>
                            <w:ins w:id="438" w:author="Fan Quan" w:date="2021-04-27T21:27:00Z"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《创世纪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 xml:space="preserve"> </w:t>
                              </w:r>
                              <w:r w:rsidRPr="00572787">
                                <w:rPr>
                                  <w:rFonts w:eastAsia="黑体"/>
                                </w:rPr>
                                <w:t>5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：拉撒路》（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Ultima</w:t>
                              </w:r>
                              <w:r w:rsidRPr="00572787">
                                <w:rPr>
                                  <w:rFonts w:eastAsia="黑体"/>
                                </w:rPr>
                                <w:t xml:space="preserve"> V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:</w:t>
                              </w:r>
                              <w:r w:rsidRPr="00572787">
                                <w:rPr>
                                  <w:rFonts w:eastAsia="黑体"/>
                                </w:rPr>
                                <w:t xml:space="preserve"> Lazarus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）以更为现代化的技术在《地牢围攻》中重制了《创世纪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 xml:space="preserve"> </w:t>
                              </w:r>
                              <w:r w:rsidRPr="00572787">
                                <w:rPr>
                                  <w:rFonts w:eastAsia="黑体"/>
                                </w:rPr>
                                <w:t>5</w:t>
                              </w:r>
                              <w:r w:rsidRPr="00572787">
                                <w:rPr>
                                  <w:rFonts w:eastAsia="黑体" w:hint="eastAsia"/>
                                </w:rPr>
                                <w:t>》</w:t>
                              </w:r>
                            </w:ins>
                          </w:p>
                          <w:p w14:paraId="78FE61C3" w14:textId="04889CAB" w:rsidR="00A70A48" w:rsidRPr="009D57EC" w:rsidDel="00215267" w:rsidRDefault="00A70A48" w:rsidP="00A70A48">
                            <w:pPr>
                              <w:pStyle w:val="Caption"/>
                              <w:rPr>
                                <w:del w:id="439" w:author="Fan Quan" w:date="2021-04-27T21:27:00Z"/>
                                <w:rPrChange w:id="440" w:author="Fan Quan" w:date="2021-04-27T21:26:00Z">
                                  <w:rPr>
                                    <w:del w:id="441" w:author="Fan Quan" w:date="2021-04-27T21:27:00Z"/>
                                    <w:rFonts w:eastAsiaTheme="minorEastAsia"/>
                                  </w:rPr>
                                </w:rPrChange>
                              </w:rPr>
                            </w:pPr>
                            <w:del w:id="442" w:author="Fan Quan" w:date="2021-04-27T21:27:00Z">
                              <w:r w:rsidDel="00215267">
                                <w:delText>图</w:delText>
                              </w:r>
                            </w:del>
                            <w:del w:id="443" w:author="Fan Quan" w:date="2021-04-27T21:26:00Z">
                              <w:r w:rsidRPr="009D57EC" w:rsidDel="009D57EC">
                                <w:rPr>
                                  <w:rFonts w:hint="eastAsia"/>
                                  <w:rPrChange w:id="444" w:author="Fan Quan" w:date="2021-04-27T21:26:00Z">
                                    <w:rPr>
                                      <w:rFonts w:eastAsia="PMingLiU" w:hint="eastAsia"/>
                                    </w:rPr>
                                  </w:rPrChange>
                                </w:rPr>
                                <w:delText>4</w:delText>
                              </w:r>
                            </w:del>
                            <w:del w:id="445" w:author="Fan Quan" w:date="2021-04-27T21:27:00Z">
                              <w:r w:rsidRPr="009D57EC" w:rsidDel="00215267">
                                <w:rPr>
                                  <w:rFonts w:hint="eastAsia"/>
                                  <w:rPrChange w:id="446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>《创世纪</w:delText>
                              </w:r>
                              <w:r w:rsidRPr="009D57EC" w:rsidDel="00215267">
                                <w:rPr>
                                  <w:rFonts w:hint="eastAsia"/>
                                  <w:rPrChange w:id="447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9D57EC" w:rsidDel="00215267">
                                <w:rPr>
                                  <w:rPrChange w:id="448" w:author="Fan Quan" w:date="2021-04-27T21:26:00Z">
                                    <w:rPr>
                                      <w:rFonts w:eastAsiaTheme="minorEastAsia"/>
                                    </w:rPr>
                                  </w:rPrChange>
                                </w:rPr>
                                <w:delText>5</w:delText>
                              </w:r>
                            </w:del>
                            <w:del w:id="449" w:author="Fan Quan" w:date="2021-04-27T21:23:00Z">
                              <w:r w:rsidRPr="009D57EC" w:rsidDel="00C86765">
                                <w:rPr>
                                  <w:rPrChange w:id="450" w:author="Fan Quan" w:date="2021-04-27T21:26:00Z">
                                    <w:rPr>
                                      <w:rFonts w:eastAsiaTheme="minorEastAsia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9D57EC" w:rsidDel="00C86765">
                                <w:rPr>
                                  <w:rFonts w:hint="eastAsia"/>
                                  <w:rPrChange w:id="451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>：</w:delText>
                              </w:r>
                            </w:del>
                            <w:del w:id="452" w:author="Fan Quan" w:date="2021-04-27T21:27:00Z">
                              <w:r w:rsidRPr="009D57EC" w:rsidDel="00215267">
                                <w:rPr>
                                  <w:rFonts w:hint="eastAsia"/>
                                  <w:rPrChange w:id="453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>拉撒路》以更为现代化的技术在《地牢围攻》中重制了《创世纪</w:delText>
                              </w:r>
                              <w:r w:rsidRPr="009D57EC" w:rsidDel="00215267">
                                <w:rPr>
                                  <w:rFonts w:hint="eastAsia"/>
                                  <w:rPrChange w:id="454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 xml:space="preserve"> </w:delText>
                              </w:r>
                              <w:r w:rsidRPr="009D57EC" w:rsidDel="00215267">
                                <w:rPr>
                                  <w:rPrChange w:id="455" w:author="Fan Quan" w:date="2021-04-27T21:26:00Z">
                                    <w:rPr>
                                      <w:rFonts w:eastAsiaTheme="minorEastAsia"/>
                                    </w:rPr>
                                  </w:rPrChange>
                                </w:rPr>
                                <w:delText xml:space="preserve">5 </w:delText>
                              </w:r>
                              <w:r w:rsidRPr="009D57EC" w:rsidDel="00215267">
                                <w:rPr>
                                  <w:rFonts w:hint="eastAsia"/>
                                  <w:rPrChange w:id="456" w:author="Fan Quan" w:date="2021-04-27T21:26:00Z">
                                    <w:rPr>
                                      <w:rFonts w:eastAsiaTheme="minorEastAsia" w:hint="eastAsia"/>
                                    </w:rPr>
                                  </w:rPrChange>
                                </w:rPr>
                                <w:delText>》</w:delText>
                              </w:r>
                            </w:del>
                          </w:p>
                          <w:p w14:paraId="2D43A9ED" w14:textId="69D37269" w:rsidR="00BA6266" w:rsidRPr="00BA6266" w:rsidRDefault="00BA6266" w:rsidP="00215267">
                            <w:pPr>
                              <w:pStyle w:val="Caption"/>
                              <w:pPrChange w:id="457" w:author="Fan Quan" w:date="2021-04-27T21:27:00Z">
                                <w:pPr/>
                              </w:pPrChange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023B" id="_x0000_s1030" type="#_x0000_t202" style="position:absolute;left:0;text-align:left;margin-left:181.8pt;margin-top:0;width:233pt;height:412.5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" fillcolor="#d8d8d8 [2732]" stroked="f">
                <v:textbox>
                  <w:txbxContent>
                    <w:p w14:paraId="4BA08185" w14:textId="19D6A4AB" w:rsidR="005A653D" w:rsidRPr="00336103" w:rsidRDefault="005A653D">
                      <w:pPr>
                        <w:rPr>
                          <w:b/>
                          <w:bCs/>
                          <w:rPrChange w:id="458" w:author="Fan Quan" w:date="2021-04-27T21:18:00Z">
                            <w:rPr/>
                          </w:rPrChange>
                        </w:rPr>
                      </w:pPr>
                      <w:del w:id="459" w:author="Fan Quan" w:date="2021-04-27T21:19:00Z">
                        <w:r w:rsidRPr="00336103" w:rsidDel="00336103">
                          <w:rPr>
                            <w:b/>
                            <w:bCs/>
                            <w:rPrChange w:id="460" w:author="Fan Quan" w:date="2021-04-27T21:18:00Z">
                              <w:rPr/>
                            </w:rPrChange>
                          </w:rPr>
                          <w:delText>Mods</w:delText>
                        </w:r>
                      </w:del>
                      <w:ins w:id="461" w:author="Fan Quan" w:date="2021-04-27T21:19:00Z">
                        <w:r w:rsidR="00336103">
                          <w:rPr>
                            <w:rFonts w:hint="eastAsia"/>
                            <w:b/>
                            <w:bCs/>
                          </w:rPr>
                          <w:t>Mod</w:t>
                        </w:r>
                        <w:r w:rsidR="00336103">
                          <w:rPr>
                            <w:rFonts w:hint="eastAsia"/>
                            <w:b/>
                            <w:bCs/>
                          </w:rPr>
                          <w:t>推荐</w:t>
                        </w:r>
                      </w:ins>
                      <w:ins w:id="462" w:author="Fan Quan" w:date="2021-04-27T21:18:00Z">
                        <w:r w:rsidR="00336103">
                          <w:rPr>
                            <w:rFonts w:hint="eastAsia"/>
                            <w:b/>
                            <w:bCs/>
                          </w:rPr>
                          <w:t>：</w:t>
                        </w:r>
                      </w:ins>
                      <w:del w:id="463" w:author="Fan Quan" w:date="2021-04-27T21:18:00Z"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64" w:author="Fan Quan" w:date="2021-04-27T21:18:00Z">
                              <w:rPr>
                                <w:rFonts w:hint="eastAsia"/>
                              </w:rPr>
                            </w:rPrChange>
                          </w:rPr>
                          <w:delText>:</w:delText>
                        </w:r>
                      </w:del>
                    </w:p>
                    <w:p w14:paraId="4F7B1CFC" w14:textId="77777777" w:rsidR="00336103" w:rsidRDefault="00336103" w:rsidP="00336103">
                      <w:pPr>
                        <w:pStyle w:val="-"/>
                        <w:ind w:firstLine="420"/>
                        <w:rPr>
                          <w:ins w:id="465" w:author="Fan Quan" w:date="2021-04-27T21:18:00Z"/>
                        </w:rPr>
                        <w:pPrChange w:id="466" w:author="Fan Quan" w:date="2021-04-27T21:18:00Z">
                          <w:pPr/>
                        </w:pPrChange>
                      </w:pPr>
                    </w:p>
                    <w:p w14:paraId="3D66BD5E" w14:textId="0F3306E4" w:rsidR="005A653D" w:rsidRDefault="005A653D" w:rsidP="00336103">
                      <w:pPr>
                        <w:pStyle w:val="-"/>
                        <w:ind w:firstLine="420"/>
                        <w:pPrChange w:id="467" w:author="Fan Quan" w:date="2021-04-27T21:18:00Z">
                          <w:pPr/>
                        </w:pPrChange>
                      </w:pPr>
                      <w:del w:id="468" w:author="Fan Quan" w:date="2021-04-27T21:19:00Z"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69" w:author="Fan Quan" w:date="2021-04-27T21:18:00Z">
                              <w:rPr>
                                <w:rFonts w:hint="eastAsia"/>
                              </w:rPr>
                            </w:rPrChange>
                          </w:rPr>
                          <w:delText>《创世纪</w:delText>
                        </w:r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70" w:author="Fan Quan" w:date="2021-04-27T21:18:00Z">
                              <w:rPr>
                                <w:rFonts w:hint="eastAsia"/>
                              </w:rPr>
                            </w:rPrChange>
                          </w:rPr>
                          <w:delText xml:space="preserve"> </w:delText>
                        </w:r>
                        <w:r w:rsidRPr="00336103" w:rsidDel="00336103">
                          <w:rPr>
                            <w:b/>
                            <w:bCs/>
                            <w:rPrChange w:id="471" w:author="Fan Quan" w:date="2021-04-27T21:18:00Z">
                              <w:rPr/>
                            </w:rPrChange>
                          </w:rPr>
                          <w:delText>5</w:delText>
                        </w:r>
                      </w:del>
                      <w:del w:id="472" w:author="Fan Quan" w:date="2021-04-27T21:18:00Z">
                        <w:r w:rsidRPr="00336103" w:rsidDel="00336103">
                          <w:rPr>
                            <w:b/>
                            <w:bCs/>
                            <w:rPrChange w:id="473" w:author="Fan Quan" w:date="2021-04-27T21:18:00Z">
                              <w:rPr/>
                            </w:rPrChange>
                          </w:rPr>
                          <w:delText xml:space="preserve"> </w:delText>
                        </w:r>
                      </w:del>
                      <w:del w:id="474" w:author="Fan Quan" w:date="2021-04-27T21:19:00Z"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75" w:author="Fan Quan" w:date="2021-04-27T21:18:00Z">
                              <w:rPr>
                                <w:rFonts w:hint="eastAsia"/>
                              </w:rPr>
                            </w:rPrChange>
                          </w:rPr>
                          <w:delText>》更新补丁</w:delText>
                        </w:r>
                      </w:del>
                      <w:ins w:id="476" w:author="Fan Quan" w:date="2021-04-27T21:19:00Z">
                        <w:r w:rsidR="00336103">
                          <w:rPr>
                            <w:rFonts w:hint="eastAsia"/>
                            <w:b/>
                            <w:bCs/>
                          </w:rPr>
                          <w:t>Ultima</w:t>
                        </w:r>
                        <w:r w:rsidR="00336103">
                          <w:rPr>
                            <w:b/>
                            <w:bCs/>
                          </w:rPr>
                          <w:t xml:space="preserve"> V Update Patch</w:t>
                        </w:r>
                      </w:ins>
                      <w:r w:rsidRPr="00336103">
                        <w:rPr>
                          <w:rFonts w:hint="eastAsia"/>
                          <w:b/>
                          <w:bCs/>
                          <w:rPrChange w:id="477" w:author="Fan Quan" w:date="2021-04-27T21:18:00Z">
                            <w:rPr>
                              <w:rFonts w:hint="eastAsia"/>
                            </w:rPr>
                          </w:rPrChange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如果你玩的是</w:t>
                      </w:r>
                      <w:ins w:id="478" w:author="Fan Quan" w:date="2021-04-27T21:19:00Z">
                        <w:r w:rsidR="00336103">
                          <w:rPr>
                            <w:rFonts w:hint="eastAsia"/>
                          </w:rPr>
                          <w:t xml:space="preserve"> </w:t>
                        </w:r>
                      </w:ins>
                      <w:r>
                        <w:rPr>
                          <w:rFonts w:hint="eastAsia"/>
                        </w:rPr>
                        <w:t>M</w:t>
                      </w:r>
                      <w:r>
                        <w:t>S-DOS</w:t>
                      </w:r>
                      <w:ins w:id="479" w:author="Fan Quan" w:date="2021-04-27T21:19:00Z">
                        <w:r w:rsidR="00336103">
                          <w:t xml:space="preserve"> </w:t>
                        </w:r>
                      </w:ins>
                      <w:r w:rsidR="00BA6266">
                        <w:t>版</w:t>
                      </w:r>
                      <w:r w:rsidR="00BA6266">
                        <w:rPr>
                          <w:rFonts w:hint="eastAsia"/>
                        </w:rPr>
                        <w:t>的《创世纪</w:t>
                      </w:r>
                      <w:r w:rsidR="00BA6266">
                        <w:rPr>
                          <w:rFonts w:hint="eastAsia"/>
                        </w:rPr>
                        <w:t xml:space="preserve"> </w:t>
                      </w:r>
                      <w:r w:rsidR="00BA6266">
                        <w:t>5</w:t>
                      </w:r>
                      <w:del w:id="480" w:author="Fan Quan" w:date="2021-04-27T21:19:00Z">
                        <w:r w:rsidR="00BA6266" w:rsidDel="00336103">
                          <w:delText xml:space="preserve"> </w:delText>
                        </w:r>
                      </w:del>
                      <w:r w:rsidR="00BA6266">
                        <w:rPr>
                          <w:rFonts w:hint="eastAsia"/>
                        </w:rPr>
                        <w:t>》</w:t>
                      </w:r>
                      <w:ins w:id="481" w:author="Fan Quan" w:date="2021-04-27T21:19:00Z">
                        <w:r w:rsidR="00336103">
                          <w:rPr>
                            <w:rFonts w:hint="eastAsia"/>
                          </w:rPr>
                          <w:t>，</w:t>
                        </w:r>
                      </w:ins>
                      <w:r w:rsidR="00BA6266">
                        <w:rPr>
                          <w:rFonts w:hint="eastAsia"/>
                        </w:rPr>
                        <w:t>该补丁将会补全</w:t>
                      </w:r>
                      <w:ins w:id="482" w:author="Fan Quan" w:date="2021-04-27T21:20:00Z">
                        <w:r w:rsidR="00336103">
                          <w:rPr>
                            <w:rFonts w:hint="eastAsia"/>
                          </w:rPr>
                          <w:t>仅在</w:t>
                        </w:r>
                      </w:ins>
                      <w:r w:rsidR="00BA6266">
                        <w:rPr>
                          <w:rFonts w:hint="eastAsia"/>
                        </w:rPr>
                        <w:t>其他版本</w:t>
                      </w:r>
                      <w:ins w:id="483" w:author="Fan Quan" w:date="2021-04-27T21:20:00Z">
                        <w:r w:rsidR="00336103">
                          <w:rPr>
                            <w:rFonts w:hint="eastAsia"/>
                          </w:rPr>
                          <w:t>中存在</w:t>
                        </w:r>
                      </w:ins>
                      <w:del w:id="484" w:author="Fan Quan" w:date="2021-04-27T21:20:00Z">
                        <w:r w:rsidR="00BA6266" w:rsidDel="00336103">
                          <w:rPr>
                            <w:rFonts w:hint="eastAsia"/>
                          </w:rPr>
                          <w:delText>有</w:delText>
                        </w:r>
                      </w:del>
                      <w:r w:rsidR="00BA6266">
                        <w:rPr>
                          <w:rFonts w:hint="eastAsia"/>
                        </w:rPr>
                        <w:t>的完整原声。</w:t>
                      </w:r>
                    </w:p>
                    <w:p w14:paraId="5B5E9A76" w14:textId="6A8E9FD9" w:rsidR="00BA6266" w:rsidRDefault="00BA6266"/>
                    <w:p w14:paraId="7C9742B6" w14:textId="4627D7F4" w:rsidR="00BA6266" w:rsidRDefault="00BA6266" w:rsidP="00336103">
                      <w:pPr>
                        <w:pStyle w:val="-"/>
                        <w:ind w:firstLine="420"/>
                        <w:rPr>
                          <w:ins w:id="485" w:author="Fan Quan" w:date="2021-04-27T21:22:00Z"/>
                        </w:rPr>
                      </w:pPr>
                      <w:del w:id="486" w:author="Fan Quan" w:date="2021-04-27T21:20:00Z"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87" w:author="Fan Quan" w:date="2021-04-27T21:20:00Z">
                              <w:rPr>
                                <w:rFonts w:hint="eastAsia"/>
                              </w:rPr>
                            </w:rPrChange>
                          </w:rPr>
                          <w:delText>《创世纪</w:delText>
                        </w:r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88" w:author="Fan Quan" w:date="2021-04-27T21:20:00Z">
                              <w:rPr>
                                <w:rFonts w:hint="eastAsia"/>
                              </w:rPr>
                            </w:rPrChange>
                          </w:rPr>
                          <w:delText xml:space="preserve"> </w:delText>
                        </w:r>
                        <w:r w:rsidRPr="00336103" w:rsidDel="00336103">
                          <w:rPr>
                            <w:b/>
                            <w:bCs/>
                            <w:rPrChange w:id="489" w:author="Fan Quan" w:date="2021-04-27T21:20:00Z">
                              <w:rPr/>
                            </w:rPrChange>
                          </w:rPr>
                          <w:delText xml:space="preserve">5 </w:delText>
                        </w:r>
                        <w:r w:rsidRPr="00336103" w:rsidDel="00336103">
                          <w:rPr>
                            <w:rFonts w:hint="eastAsia"/>
                            <w:b/>
                            <w:bCs/>
                            <w:rPrChange w:id="490" w:author="Fan Quan" w:date="2021-04-27T21:20:00Z">
                              <w:rPr>
                                <w:rFonts w:hint="eastAsia"/>
                              </w:rPr>
                            </w:rPrChange>
                          </w:rPr>
                          <w:delText>：拉撒路》：</w:delText>
                        </w:r>
                      </w:del>
                      <w:ins w:id="491" w:author="Fan Quan" w:date="2021-04-27T21:20:00Z">
                        <w:r w:rsidR="00336103" w:rsidRPr="00336103">
                          <w:rPr>
                            <w:rFonts w:hint="eastAsia"/>
                            <w:b/>
                            <w:bCs/>
                            <w:rPrChange w:id="492" w:author="Fan Quan" w:date="2021-04-27T21:20:00Z">
                              <w:rPr>
                                <w:rFonts w:hint="eastAsia"/>
                              </w:rPr>
                            </w:rPrChange>
                          </w:rPr>
                          <w:t>Ultima</w:t>
                        </w:r>
                        <w:r w:rsidR="00336103" w:rsidRPr="00336103">
                          <w:rPr>
                            <w:b/>
                            <w:bCs/>
                            <w:rPrChange w:id="493" w:author="Fan Quan" w:date="2021-04-27T21:20:00Z">
                              <w:rPr/>
                            </w:rPrChange>
                          </w:rPr>
                          <w:t xml:space="preserve"> V: Lazarus</w:t>
                        </w:r>
                        <w:r w:rsidR="00336103" w:rsidRPr="00336103">
                          <w:rPr>
                            <w:rFonts w:hint="eastAsia"/>
                            <w:b/>
                            <w:bCs/>
                            <w:rPrChange w:id="494" w:author="Fan Quan" w:date="2021-04-27T21:20:00Z">
                              <w:rPr>
                                <w:rFonts w:hint="eastAsia"/>
                              </w:rPr>
                            </w:rPrChange>
                          </w:rPr>
                          <w:t>：</w:t>
                        </w:r>
                      </w:ins>
                      <w:r>
                        <w:rPr>
                          <w:rFonts w:hint="eastAsia"/>
                        </w:rPr>
                        <w:t>超过</w:t>
                      </w:r>
                      <w:ins w:id="495" w:author="Fan Quan" w:date="2021-04-27T21:20:00Z">
                        <w:r w:rsidR="00C86765">
                          <w:rPr>
                            <w:rFonts w:hint="eastAsia"/>
                          </w:rPr>
                          <w:t xml:space="preserve"> </w:t>
                        </w:r>
                      </w:ins>
                      <w:r>
                        <w:rPr>
                          <w:rFonts w:hint="eastAsia"/>
                        </w:rPr>
                        <w:t>6</w:t>
                      </w:r>
                      <w:r>
                        <w:t>0</w:t>
                      </w:r>
                      <w:ins w:id="496" w:author="Fan Quan" w:date="2021-04-27T21:20:00Z">
                        <w:r w:rsidR="00C86765">
                          <w:t xml:space="preserve"> </w:t>
                        </w:r>
                      </w:ins>
                      <w:r>
                        <w:t>小时</w:t>
                      </w:r>
                      <w:r>
                        <w:rPr>
                          <w:rFonts w:hint="eastAsia"/>
                        </w:rPr>
                        <w:t>的《地牢围攻》</w:t>
                      </w:r>
                      <w:r>
                        <w:rPr>
                          <w:rFonts w:hint="eastAsia"/>
                        </w:rPr>
                        <w:t>mod</w:t>
                      </w:r>
                      <w:r>
                        <w:rPr>
                          <w:rFonts w:hint="eastAsia"/>
                        </w:rPr>
                        <w:t>，以新的</w:t>
                      </w:r>
                      <w:ins w:id="497" w:author="Fan Quan" w:date="2021-04-27T21:21:00Z">
                        <w:r w:rsidR="00C86765">
                          <w:rPr>
                            <w:rFonts w:hint="eastAsia"/>
                          </w:rPr>
                          <w:t xml:space="preserve"> </w:t>
                        </w:r>
                      </w:ins>
                      <w:r>
                        <w:rPr>
                          <w:rFonts w:hint="eastAsia"/>
                        </w:rPr>
                        <w:t>3</w:t>
                      </w:r>
                      <w:r>
                        <w:t>D</w:t>
                      </w:r>
                      <w:ins w:id="498" w:author="Fan Quan" w:date="2021-04-27T21:21:00Z">
                        <w:r w:rsidR="00C86765">
                          <w:t xml:space="preserve"> </w:t>
                        </w:r>
                      </w:ins>
                      <w:r>
                        <w:t>画质</w:t>
                      </w:r>
                      <w:del w:id="499" w:author="Fan Quan" w:date="2021-04-27T21:21:00Z">
                        <w:r w:rsidDel="00C86765">
                          <w:rPr>
                            <w:rFonts w:hint="eastAsia"/>
                          </w:rPr>
                          <w:delText>，</w:delText>
                        </w:r>
                      </w:del>
                      <w:ins w:id="500" w:author="Fan Quan" w:date="2021-04-27T21:21:00Z">
                        <w:r w:rsidR="00C86765">
                          <w:rPr>
                            <w:rFonts w:hint="eastAsia"/>
                          </w:rPr>
                          <w:t>、</w:t>
                        </w:r>
                      </w:ins>
                      <w:r>
                        <w:rPr>
                          <w:rFonts w:hint="eastAsia"/>
                        </w:rPr>
                        <w:t>C</w:t>
                      </w:r>
                      <w:r>
                        <w:t>D</w:t>
                      </w:r>
                      <w:ins w:id="501" w:author="Fan Quan" w:date="2021-04-27T21:21:00Z">
                        <w:r w:rsidR="00C86765">
                          <w:t xml:space="preserve"> </w:t>
                        </w:r>
                      </w:ins>
                      <w:r>
                        <w:t>品质</w:t>
                      </w:r>
                      <w:ins w:id="502" w:author="Fan Quan" w:date="2021-04-27T21:21:00Z">
                        <w:r w:rsidR="00C86765">
                          <w:rPr>
                            <w:rFonts w:hint="eastAsia"/>
                          </w:rPr>
                          <w:t>的</w:t>
                        </w:r>
                      </w:ins>
                      <w:r>
                        <w:rPr>
                          <w:rFonts w:hint="eastAsia"/>
                        </w:rPr>
                        <w:t>音乐</w:t>
                      </w:r>
                      <w:del w:id="503" w:author="Fan Quan" w:date="2021-04-27T21:21:00Z">
                        <w:r w:rsidDel="00C86765">
                          <w:rPr>
                            <w:rFonts w:hint="eastAsia"/>
                          </w:rPr>
                          <w:delText>，</w:delText>
                        </w:r>
                      </w:del>
                      <w:ins w:id="504" w:author="Fan Quan" w:date="2021-04-27T21:21:00Z">
                        <w:r w:rsidR="00C86765">
                          <w:rPr>
                            <w:rFonts w:hint="eastAsia"/>
                          </w:rPr>
                          <w:t>、</w:t>
                        </w:r>
                      </w:ins>
                      <w:r>
                        <w:rPr>
                          <w:rFonts w:hint="eastAsia"/>
                        </w:rPr>
                        <w:t>实时战斗</w:t>
                      </w:r>
                      <w:del w:id="505" w:author="Fan Quan" w:date="2021-04-27T21:21:00Z">
                        <w:r w:rsidDel="00C86765">
                          <w:rPr>
                            <w:rFonts w:hint="eastAsia"/>
                          </w:rPr>
                          <w:delText>，</w:delText>
                        </w:r>
                      </w:del>
                      <w:ins w:id="506" w:author="Fan Quan" w:date="2021-04-27T21:21:00Z">
                        <w:r w:rsidR="00C86765">
                          <w:rPr>
                            <w:rFonts w:hint="eastAsia"/>
                          </w:rPr>
                          <w:t>、</w:t>
                        </w:r>
                      </w:ins>
                      <w:r>
                        <w:rPr>
                          <w:rFonts w:hint="eastAsia"/>
                        </w:rPr>
                        <w:t>更丰富的任务和对话</w:t>
                      </w:r>
                      <w:ins w:id="507" w:author="Fan Quan" w:date="2021-04-27T21:21:00Z">
                        <w:r w:rsidR="00C86765">
                          <w:rPr>
                            <w:rFonts w:hint="eastAsia"/>
                          </w:rPr>
                          <w:t>、</w:t>
                        </w:r>
                      </w:ins>
                      <w:r>
                        <w:rPr>
                          <w:rFonts w:hint="eastAsia"/>
                        </w:rPr>
                        <w:t>以及新添加的邪恶路线</w:t>
                      </w:r>
                      <w:ins w:id="508" w:author="Fan Quan" w:date="2021-04-27T21:22:00Z">
                        <w:r w:rsidR="00C86765">
                          <w:rPr>
                            <w:rFonts w:hint="eastAsia"/>
                          </w:rPr>
                          <w:t>，</w:t>
                        </w:r>
                      </w:ins>
                      <w:r>
                        <w:rPr>
                          <w:rFonts w:hint="eastAsia"/>
                        </w:rPr>
                        <w:t>完全重</w:t>
                      </w:r>
                      <w:r w:rsidR="00A70A48">
                        <w:rPr>
                          <w:rFonts w:hint="eastAsia"/>
                        </w:rPr>
                        <w:t>制</w:t>
                      </w:r>
                      <w:r>
                        <w:rPr>
                          <w:rFonts w:hint="eastAsia"/>
                        </w:rPr>
                        <w:t>了《创世纪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5</w:t>
                      </w:r>
                      <w:del w:id="509" w:author="Fan Quan" w:date="2021-04-27T21:22:00Z">
                        <w:r w:rsidDel="00C86765">
                          <w:delText xml:space="preserve"> </w:delText>
                        </w:r>
                      </w:del>
                      <w:r>
                        <w:rPr>
                          <w:rFonts w:hint="eastAsia"/>
                        </w:rPr>
                        <w:t>》</w:t>
                      </w:r>
                    </w:p>
                    <w:p w14:paraId="01947FA4" w14:textId="77777777" w:rsidR="00C86765" w:rsidRDefault="00C86765" w:rsidP="00336103">
                      <w:pPr>
                        <w:pStyle w:val="-"/>
                        <w:ind w:firstLine="420"/>
                        <w:rPr>
                          <w:rFonts w:hint="eastAsia"/>
                        </w:rPr>
                        <w:pPrChange w:id="510" w:author="Fan Quan" w:date="2021-04-27T21:20:00Z">
                          <w:pPr/>
                        </w:pPrChange>
                      </w:pPr>
                    </w:p>
                    <w:p w14:paraId="154FAE59" w14:textId="00069B66" w:rsidR="00BA6266" w:rsidRDefault="00BA6266" w:rsidP="00C86765">
                      <w:pPr>
                        <w:pStyle w:val="-"/>
                        <w:ind w:firstLine="420"/>
                        <w:pPrChange w:id="511" w:author="Fan Quan" w:date="2021-04-27T21:22:00Z">
                          <w:pPr/>
                        </w:pPrChange>
                      </w:pPr>
                      <w:r>
                        <w:rPr>
                          <w:rFonts w:hint="eastAsia"/>
                        </w:rPr>
                        <w:t>下载地址：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F62A60">
                        <w:fldChar w:fldCharType="begin"/>
                      </w:r>
                      <w:r w:rsidR="00F62A60">
                        <w:instrText xml:space="preserve"> HYPERLINK "http://www.u5lazarus.com" </w:instrText>
                      </w:r>
                      <w:r w:rsidR="00F62A60">
                        <w:fldChar w:fldCharType="separate"/>
                      </w:r>
                      <w:r w:rsidRPr="00BA6266">
                        <w:rPr>
                          <w:rStyle w:val="Hyperlink"/>
                        </w:rPr>
                        <w:t>http://www.u5lazarus.com</w:t>
                      </w:r>
                      <w:r w:rsidR="00F62A60">
                        <w:rPr>
                          <w:rStyle w:val="Hyperlink"/>
                        </w:rPr>
                        <w:fldChar w:fldCharType="end"/>
                      </w:r>
                    </w:p>
                    <w:p w14:paraId="18845353" w14:textId="77777777" w:rsidR="00BA6266" w:rsidRDefault="00BA6266"/>
                    <w:p w14:paraId="2A50213F" w14:textId="77777777" w:rsidR="00215267" w:rsidRDefault="00BA6266" w:rsidP="00215267">
                      <w:pPr>
                        <w:keepNext/>
                        <w:rPr>
                          <w:ins w:id="512" w:author="Fan Quan" w:date="2021-04-27T21:27:00Z"/>
                        </w:rPr>
                        <w:pPrChange w:id="513" w:author="Fan Quan" w:date="2021-04-27T21:27:00Z">
                          <w:pPr>
                            <w:keepNext/>
                          </w:pPr>
                        </w:pPrChange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274C6BD" wp14:editId="61AF5C81">
                            <wp:extent cx="2757600" cy="1872000"/>
                            <wp:effectExtent l="0" t="0" r="5080" b="0"/>
                            <wp:docPr id="8" name="图片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图片 8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57600" cy="187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D928C8" w14:textId="07DC80F9" w:rsidR="00A70A48" w:rsidDel="00215267" w:rsidRDefault="00215267" w:rsidP="00A70A48">
                      <w:pPr>
                        <w:keepNext/>
                        <w:rPr>
                          <w:del w:id="514" w:author="Fan Quan" w:date="2021-04-27T21:27:00Z"/>
                        </w:rPr>
                      </w:pPr>
                      <w:ins w:id="515" w:author="Fan Quan" w:date="2021-04-27T21:27:00Z">
                        <w:r>
                          <w:t xml:space="preserve">图 </w:t>
                        </w:r>
                        <w:r>
                          <w:fldChar w:fldCharType="begin"/>
                        </w:r>
                        <w:r>
                          <w:instrText xml:space="preserve"> SEQ 图 \* ARABIC </w:instrText>
                        </w:r>
                      </w:ins>
                      <w:r>
                        <w:fldChar w:fldCharType="separate"/>
                      </w:r>
                      <w:ins w:id="516" w:author="Fan Quan" w:date="2021-04-27T21:27:00Z"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572787">
                          <w:rPr>
                            <w:rFonts w:eastAsia="黑体" w:hint="eastAsia"/>
                          </w:rPr>
                          <w:t>《创世纪</w:t>
                        </w:r>
                        <w:r w:rsidRPr="00572787">
                          <w:rPr>
                            <w:rFonts w:eastAsia="黑体" w:hint="eastAsia"/>
                          </w:rPr>
                          <w:t xml:space="preserve"> </w:t>
                        </w:r>
                        <w:r w:rsidRPr="00572787">
                          <w:rPr>
                            <w:rFonts w:eastAsia="黑体"/>
                          </w:rPr>
                          <w:t>5</w:t>
                        </w:r>
                        <w:r w:rsidRPr="00572787">
                          <w:rPr>
                            <w:rFonts w:eastAsia="黑体" w:hint="eastAsia"/>
                          </w:rPr>
                          <w:t>：拉撒路》（</w:t>
                        </w:r>
                        <w:r w:rsidRPr="00572787">
                          <w:rPr>
                            <w:rFonts w:eastAsia="黑体" w:hint="eastAsia"/>
                          </w:rPr>
                          <w:t>Ultima</w:t>
                        </w:r>
                        <w:r w:rsidRPr="00572787">
                          <w:rPr>
                            <w:rFonts w:eastAsia="黑体"/>
                          </w:rPr>
                          <w:t xml:space="preserve"> V</w:t>
                        </w:r>
                        <w:r w:rsidRPr="00572787">
                          <w:rPr>
                            <w:rFonts w:eastAsia="黑体" w:hint="eastAsia"/>
                          </w:rPr>
                          <w:t>:</w:t>
                        </w:r>
                        <w:r w:rsidRPr="00572787">
                          <w:rPr>
                            <w:rFonts w:eastAsia="黑体"/>
                          </w:rPr>
                          <w:t xml:space="preserve"> Lazarus</w:t>
                        </w:r>
                        <w:r w:rsidRPr="00572787">
                          <w:rPr>
                            <w:rFonts w:eastAsia="黑体" w:hint="eastAsia"/>
                          </w:rPr>
                          <w:t>）以更为现代化的技术在《地牢围攻》中重制了《创世纪</w:t>
                        </w:r>
                        <w:r w:rsidRPr="00572787">
                          <w:rPr>
                            <w:rFonts w:eastAsia="黑体" w:hint="eastAsia"/>
                          </w:rPr>
                          <w:t xml:space="preserve"> </w:t>
                        </w:r>
                        <w:r w:rsidRPr="00572787">
                          <w:rPr>
                            <w:rFonts w:eastAsia="黑体"/>
                          </w:rPr>
                          <w:t>5</w:t>
                        </w:r>
                        <w:r w:rsidRPr="00572787">
                          <w:rPr>
                            <w:rFonts w:eastAsia="黑体" w:hint="eastAsia"/>
                          </w:rPr>
                          <w:t>》</w:t>
                        </w:r>
                      </w:ins>
                    </w:p>
                    <w:p w14:paraId="78FE61C3" w14:textId="04889CAB" w:rsidR="00A70A48" w:rsidRPr="009D57EC" w:rsidDel="00215267" w:rsidRDefault="00A70A48" w:rsidP="00A70A48">
                      <w:pPr>
                        <w:pStyle w:val="Caption"/>
                        <w:rPr>
                          <w:del w:id="517" w:author="Fan Quan" w:date="2021-04-27T21:27:00Z"/>
                          <w:rPrChange w:id="518" w:author="Fan Quan" w:date="2021-04-27T21:26:00Z">
                            <w:rPr>
                              <w:del w:id="519" w:author="Fan Quan" w:date="2021-04-27T21:27:00Z"/>
                              <w:rFonts w:eastAsiaTheme="minorEastAsia"/>
                            </w:rPr>
                          </w:rPrChange>
                        </w:rPr>
                      </w:pPr>
                      <w:del w:id="520" w:author="Fan Quan" w:date="2021-04-27T21:27:00Z">
                        <w:r w:rsidDel="00215267">
                          <w:delText>图</w:delText>
                        </w:r>
                      </w:del>
                      <w:del w:id="521" w:author="Fan Quan" w:date="2021-04-27T21:26:00Z">
                        <w:r w:rsidRPr="009D57EC" w:rsidDel="009D57EC">
                          <w:rPr>
                            <w:rFonts w:hint="eastAsia"/>
                            <w:rPrChange w:id="522" w:author="Fan Quan" w:date="2021-04-27T21:26:00Z">
                              <w:rPr>
                                <w:rFonts w:eastAsia="PMingLiU" w:hint="eastAsia"/>
                              </w:rPr>
                            </w:rPrChange>
                          </w:rPr>
                          <w:delText>4</w:delText>
                        </w:r>
                      </w:del>
                      <w:del w:id="523" w:author="Fan Quan" w:date="2021-04-27T21:27:00Z">
                        <w:r w:rsidRPr="009D57EC" w:rsidDel="00215267">
                          <w:rPr>
                            <w:rFonts w:hint="eastAsia"/>
                            <w:rPrChange w:id="524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>《创世纪</w:delText>
                        </w:r>
                        <w:r w:rsidRPr="009D57EC" w:rsidDel="00215267">
                          <w:rPr>
                            <w:rFonts w:hint="eastAsia"/>
                            <w:rPrChange w:id="525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 xml:space="preserve"> </w:delText>
                        </w:r>
                        <w:r w:rsidRPr="009D57EC" w:rsidDel="00215267">
                          <w:rPr>
                            <w:rPrChange w:id="526" w:author="Fan Quan" w:date="2021-04-27T21:26:00Z">
                              <w:rPr>
                                <w:rFonts w:eastAsiaTheme="minorEastAsia"/>
                              </w:rPr>
                            </w:rPrChange>
                          </w:rPr>
                          <w:delText>5</w:delText>
                        </w:r>
                      </w:del>
                      <w:del w:id="527" w:author="Fan Quan" w:date="2021-04-27T21:23:00Z">
                        <w:r w:rsidRPr="009D57EC" w:rsidDel="00C86765">
                          <w:rPr>
                            <w:rPrChange w:id="528" w:author="Fan Quan" w:date="2021-04-27T21:26:00Z">
                              <w:rPr>
                                <w:rFonts w:eastAsiaTheme="minorEastAsia"/>
                              </w:rPr>
                            </w:rPrChange>
                          </w:rPr>
                          <w:delText xml:space="preserve"> </w:delText>
                        </w:r>
                        <w:r w:rsidRPr="009D57EC" w:rsidDel="00C86765">
                          <w:rPr>
                            <w:rFonts w:hint="eastAsia"/>
                            <w:rPrChange w:id="529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>：</w:delText>
                        </w:r>
                      </w:del>
                      <w:del w:id="530" w:author="Fan Quan" w:date="2021-04-27T21:27:00Z">
                        <w:r w:rsidRPr="009D57EC" w:rsidDel="00215267">
                          <w:rPr>
                            <w:rFonts w:hint="eastAsia"/>
                            <w:rPrChange w:id="531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>拉撒路》以更为现代化的技术在《地牢围攻》中重制了《创世纪</w:delText>
                        </w:r>
                        <w:r w:rsidRPr="009D57EC" w:rsidDel="00215267">
                          <w:rPr>
                            <w:rFonts w:hint="eastAsia"/>
                            <w:rPrChange w:id="532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 xml:space="preserve"> </w:delText>
                        </w:r>
                        <w:r w:rsidRPr="009D57EC" w:rsidDel="00215267">
                          <w:rPr>
                            <w:rPrChange w:id="533" w:author="Fan Quan" w:date="2021-04-27T21:26:00Z">
                              <w:rPr>
                                <w:rFonts w:eastAsiaTheme="minorEastAsia"/>
                              </w:rPr>
                            </w:rPrChange>
                          </w:rPr>
                          <w:delText xml:space="preserve">5 </w:delText>
                        </w:r>
                        <w:r w:rsidRPr="009D57EC" w:rsidDel="00215267">
                          <w:rPr>
                            <w:rFonts w:hint="eastAsia"/>
                            <w:rPrChange w:id="534" w:author="Fan Quan" w:date="2021-04-27T21:26:00Z">
                              <w:rPr>
                                <w:rFonts w:eastAsiaTheme="minorEastAsia" w:hint="eastAsia"/>
                              </w:rPr>
                            </w:rPrChange>
                          </w:rPr>
                          <w:delText>》</w:delText>
                        </w:r>
                      </w:del>
                    </w:p>
                    <w:p w14:paraId="2D43A9ED" w14:textId="69D37269" w:rsidR="00BA6266" w:rsidRPr="00BA6266" w:rsidRDefault="00BA6266" w:rsidP="00215267">
                      <w:pPr>
                        <w:pStyle w:val="Caption"/>
                        <w:pPrChange w:id="535" w:author="Fan Quan" w:date="2021-04-27T21:27:00Z">
                          <w:pPr/>
                        </w:pPrChange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ins w:id="536" w:author="Fan Quan" w:date="2021-04-27T21:01:00Z">
        <w:r w:rsidR="005130B6">
          <w:rPr>
            <w:rFonts w:hint="eastAsia"/>
          </w:rPr>
          <w:t>机会</w:t>
        </w:r>
      </w:ins>
      <w:r w:rsidR="00836120">
        <w:rPr>
          <w:rFonts w:hint="eastAsia"/>
        </w:rPr>
        <w:t>提供了</w:t>
      </w:r>
      <w:ins w:id="537" w:author="Fan Quan" w:date="2021-04-27T21:03:00Z">
        <w:r w:rsidR="00E90F8B">
          <w:rPr>
            <w:rFonts w:hint="eastAsia"/>
          </w:rPr>
          <w:t>一部讲述</w:t>
        </w:r>
      </w:ins>
      <w:r w:rsidR="00836120">
        <w:rPr>
          <w:rFonts w:hint="eastAsia"/>
        </w:rPr>
        <w:t>国王在黑暗</w:t>
      </w:r>
      <w:r w:rsidR="00FD4ED8">
        <w:rPr>
          <w:rFonts w:hint="eastAsia"/>
        </w:rPr>
        <w:t>中</w:t>
      </w:r>
      <w:r w:rsidR="00836120">
        <w:rPr>
          <w:rFonts w:hint="eastAsia"/>
        </w:rPr>
        <w:t>远征的</w:t>
      </w:r>
      <w:del w:id="538" w:author="Fan Quan" w:date="2021-04-27T21:03:00Z">
        <w:r w:rsidR="00836120" w:rsidDel="00E90F8B">
          <w:rPr>
            <w:rFonts w:hint="eastAsia"/>
          </w:rPr>
          <w:delText>文字</w:delText>
        </w:r>
      </w:del>
      <w:r w:rsidR="00836120">
        <w:rPr>
          <w:rFonts w:hint="eastAsia"/>
        </w:rPr>
        <w:t>编年史</w:t>
      </w:r>
      <w:ins w:id="539" w:author="Fan Quan" w:date="2021-04-27T21:03:00Z">
        <w:r w:rsidR="00E90F8B">
          <w:rPr>
            <w:rStyle w:val="FootnoteReference"/>
          </w:rPr>
          <w:footnoteReference w:id="8"/>
        </w:r>
      </w:ins>
      <w:r w:rsidR="00836120">
        <w:rPr>
          <w:rFonts w:hint="eastAsia"/>
        </w:rPr>
        <w:t>，使得游戏的沉浸感更上一层楼。</w:t>
      </w:r>
    </w:p>
    <w:p w14:paraId="2BE02453" w14:textId="22BEB590" w:rsidR="00836120" w:rsidRDefault="00FD4ED8" w:rsidP="00054BC8">
      <w:pPr>
        <w:pStyle w:val="-"/>
        <w:ind w:firstLine="420"/>
      </w:pPr>
      <w:r>
        <w:rPr>
          <w:rFonts w:hint="eastAsia"/>
        </w:rPr>
        <w:t>一些聪明的玩家会仔细阅读编年史，并且</w:t>
      </w:r>
      <w:r w:rsidR="00A70A48">
        <w:rPr>
          <w:rFonts w:hint="eastAsia"/>
        </w:rPr>
        <w:t>究</w:t>
      </w:r>
      <w:r>
        <w:rPr>
          <w:rFonts w:hint="eastAsia"/>
        </w:rPr>
        <w:t>其文字追随失踪国王的脚步</w:t>
      </w:r>
      <w:del w:id="543" w:author="Fan Quan" w:date="2021-04-27T21:06:00Z">
        <w:r w:rsidDel="00E54FAE">
          <w:rPr>
            <w:rFonts w:hint="eastAsia"/>
          </w:rPr>
          <w:delText>，</w:delText>
        </w:r>
      </w:del>
      <w:ins w:id="544" w:author="Fan Quan" w:date="2021-04-27T21:06:00Z">
        <w:r w:rsidR="00E54FAE">
          <w:rPr>
            <w:rFonts w:hint="eastAsia"/>
          </w:rPr>
          <w:t>。</w:t>
        </w:r>
      </w:ins>
      <w:ins w:id="545" w:author="Fan Quan" w:date="2021-04-27T21:07:00Z">
        <w:r w:rsidR="00E54FAE">
          <w:rPr>
            <w:rFonts w:hint="eastAsia"/>
          </w:rPr>
          <w:t>因此</w:t>
        </w:r>
      </w:ins>
      <w:r>
        <w:rPr>
          <w:rFonts w:hint="eastAsia"/>
        </w:rPr>
        <w:t>玩家</w:t>
      </w:r>
      <w:del w:id="546" w:author="Fan Quan" w:date="2021-04-27T21:07:00Z">
        <w:r w:rsidDel="00E54FAE">
          <w:rPr>
            <w:rFonts w:hint="eastAsia"/>
          </w:rPr>
          <w:delText>的真实体验</w:delText>
        </w:r>
      </w:del>
      <w:r>
        <w:rPr>
          <w:rFonts w:hint="eastAsia"/>
        </w:rPr>
        <w:t>与游戏中的角色的经历</w:t>
      </w:r>
      <w:del w:id="547" w:author="Fan Quan" w:date="2021-04-27T21:07:00Z">
        <w:r w:rsidDel="00E54FAE">
          <w:rPr>
            <w:rFonts w:hint="eastAsia"/>
          </w:rPr>
          <w:delText>也会变得非常相似</w:delText>
        </w:r>
      </w:del>
      <w:ins w:id="548" w:author="Fan Quan" w:date="2021-04-27T21:07:00Z">
        <w:r w:rsidR="00E54FAE">
          <w:rPr>
            <w:rFonts w:hint="eastAsia"/>
          </w:rPr>
          <w:t>有了</w:t>
        </w:r>
        <w:r w:rsidR="003E6C2A">
          <w:rPr>
            <w:rFonts w:hint="eastAsia"/>
          </w:rPr>
          <w:t>异常</w:t>
        </w:r>
      </w:ins>
      <w:ins w:id="549" w:author="Fan Quan" w:date="2021-04-27T21:08:00Z">
        <w:r w:rsidR="003E6C2A">
          <w:rPr>
            <w:rFonts w:hint="eastAsia"/>
          </w:rPr>
          <w:t>紧密的联系</w:t>
        </w:r>
      </w:ins>
      <w:r>
        <w:rPr>
          <w:rFonts w:hint="eastAsia"/>
        </w:rPr>
        <w:t>。</w:t>
      </w:r>
    </w:p>
    <w:p w14:paraId="1D7555D1" w14:textId="3969E6A1" w:rsidR="00FD4ED8" w:rsidRDefault="00FD4ED8" w:rsidP="00054BC8">
      <w:pPr>
        <w:pStyle w:val="-"/>
        <w:ind w:firstLine="420"/>
      </w:pPr>
    </w:p>
    <w:p w14:paraId="0230F6CA" w14:textId="77777777" w:rsidR="009D57EC" w:rsidRDefault="00FD4ED8" w:rsidP="009D57EC">
      <w:pPr>
        <w:pStyle w:val="-"/>
        <w:keepNext/>
        <w:ind w:firstLineChars="0" w:firstLine="0"/>
        <w:rPr>
          <w:ins w:id="550" w:author="Fan Quan" w:date="2021-04-27T21:27:00Z"/>
        </w:rPr>
        <w:pPrChange w:id="551" w:author="Fan Quan" w:date="2021-04-27T21:27:00Z">
          <w:pPr>
            <w:pStyle w:val="-"/>
            <w:keepNext/>
            <w:ind w:firstLineChars="0" w:firstLine="0"/>
          </w:pPr>
        </w:pPrChange>
      </w:pPr>
      <w:r>
        <w:rPr>
          <w:rFonts w:hint="eastAsia"/>
          <w:noProof/>
        </w:rPr>
        <w:drawing>
          <wp:inline distT="0" distB="0" distL="0" distR="0" wp14:anchorId="57BF5FE5" wp14:editId="00861F4B">
            <wp:extent cx="2959200" cy="22175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D436" w14:textId="407FEBB9" w:rsidR="00FD4ED8" w:rsidDel="009D57EC" w:rsidRDefault="009D57EC" w:rsidP="009D57EC">
      <w:pPr>
        <w:pStyle w:val="Caption"/>
        <w:rPr>
          <w:del w:id="552" w:author="Fan Quan" w:date="2021-04-27T21:27:00Z"/>
        </w:rPr>
        <w:pPrChange w:id="553" w:author="Fan Quan" w:date="2021-04-27T21:27:00Z">
          <w:pPr>
            <w:pStyle w:val="-"/>
            <w:keepNext/>
            <w:ind w:firstLineChars="0" w:firstLine="0"/>
          </w:pPr>
        </w:pPrChange>
      </w:pPr>
      <w:ins w:id="554" w:author="Fan Quan" w:date="2021-04-27T21:27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555" w:author="Fan Quan" w:date="2021-04-27T21:27:00Z">
        <w:r w:rsidR="00215267">
          <w:rPr>
            <w:noProof/>
          </w:rPr>
          <w:t>4</w:t>
        </w:r>
        <w:r>
          <w:fldChar w:fldCharType="end"/>
        </w:r>
        <w:r>
          <w:t xml:space="preserve"> </w:t>
        </w:r>
        <w:r>
          <w:rPr>
            <w:rFonts w:hint="eastAsia"/>
          </w:rPr>
          <w:t>《创世纪</w:t>
        </w:r>
        <w:r>
          <w:rPr>
            <w:rFonts w:hint="eastAsia"/>
          </w:rPr>
          <w:t xml:space="preserve"> </w:t>
        </w:r>
        <w:r>
          <w:t>5</w:t>
        </w:r>
        <w:r>
          <w:rPr>
            <w:rFonts w:hint="eastAsia"/>
          </w:rPr>
          <w:t>》是</w:t>
        </w:r>
        <w:proofErr w:type="gramStart"/>
        <w:r>
          <w:rPr>
            <w:rFonts w:hint="eastAsia"/>
          </w:rPr>
          <w:t>主系列</w:t>
        </w:r>
        <w:proofErr w:type="gramEnd"/>
        <w:r>
          <w:rPr>
            <w:rStyle w:val="FootnoteReference"/>
          </w:rPr>
          <w:footnoteReference w:id="9"/>
        </w:r>
        <w:r>
          <w:rPr>
            <w:rFonts w:hint="eastAsia"/>
          </w:rPr>
          <w:t>中最后一款在地牢中使用第一人称视角的地牢探索类</w:t>
        </w:r>
        <w:r>
          <w:rPr>
            <w:rFonts w:hint="eastAsia"/>
          </w:rPr>
          <w:t xml:space="preserve"> </w:t>
        </w:r>
        <w:r>
          <w:t>RPG</w:t>
        </w:r>
        <w:r>
          <w:rPr>
            <w:rFonts w:hint="eastAsia"/>
          </w:rPr>
          <w:t>。</w:t>
        </w:r>
      </w:ins>
    </w:p>
    <w:p w14:paraId="2EC16EB4" w14:textId="6E382D91" w:rsidR="00FD4ED8" w:rsidRDefault="00FD4ED8" w:rsidP="00FD4ED8">
      <w:pPr>
        <w:pStyle w:val="Caption"/>
      </w:pPr>
      <w:del w:id="558" w:author="Fan Quan" w:date="2021-04-27T21:27:00Z">
        <w:r w:rsidDel="009D57EC">
          <w:rPr>
            <w:rFonts w:hint="eastAsia"/>
          </w:rPr>
          <w:delText>图</w:delText>
        </w:r>
        <w:r w:rsidDel="009D57EC">
          <w:rPr>
            <w:rFonts w:hint="eastAsia"/>
          </w:rPr>
          <w:delText>3</w:delText>
        </w:r>
        <w:r w:rsidR="00F024D3" w:rsidDel="009D57EC">
          <w:delText xml:space="preserve"> </w:delText>
        </w:r>
        <w:r w:rsidR="00F024D3" w:rsidDel="009D57EC">
          <w:rPr>
            <w:rFonts w:hint="eastAsia"/>
          </w:rPr>
          <w:delText>《创世纪</w:delText>
        </w:r>
        <w:r w:rsidR="00F024D3" w:rsidDel="009D57EC">
          <w:rPr>
            <w:rFonts w:hint="eastAsia"/>
          </w:rPr>
          <w:delText xml:space="preserve"> </w:delText>
        </w:r>
        <w:r w:rsidR="00F024D3" w:rsidDel="009D57EC">
          <w:delText>5</w:delText>
        </w:r>
      </w:del>
      <w:del w:id="559" w:author="Fan Quan" w:date="2021-04-27T21:08:00Z">
        <w:r w:rsidR="00F024D3" w:rsidDel="003E6C2A">
          <w:delText xml:space="preserve"> </w:delText>
        </w:r>
      </w:del>
      <w:del w:id="560" w:author="Fan Quan" w:date="2021-04-27T21:27:00Z">
        <w:r w:rsidR="00F024D3" w:rsidDel="009D57EC">
          <w:rPr>
            <w:rFonts w:hint="eastAsia"/>
          </w:rPr>
          <w:delText>》是主系列</w:delText>
        </w:r>
        <w:r w:rsidR="00F024D3" w:rsidDel="009D57EC">
          <w:rPr>
            <w:rStyle w:val="FootnoteReference"/>
          </w:rPr>
          <w:footnoteReference w:id="10"/>
        </w:r>
        <w:r w:rsidR="00F024D3" w:rsidDel="009D57EC">
          <w:rPr>
            <w:rFonts w:hint="eastAsia"/>
          </w:rPr>
          <w:delText>中最后一款在地牢中用第一人称视角</w:delText>
        </w:r>
      </w:del>
      <w:del w:id="598" w:author="Fan Quan" w:date="2021-04-27T21:09:00Z">
        <w:r w:rsidR="00F024D3" w:rsidDel="007F2B0A">
          <w:rPr>
            <w:rFonts w:hint="eastAsia"/>
          </w:rPr>
          <w:delText>探索</w:delText>
        </w:r>
      </w:del>
      <w:del w:id="599" w:author="Fan Quan" w:date="2021-04-27T21:27:00Z">
        <w:r w:rsidR="00F024D3" w:rsidDel="009D57EC">
          <w:rPr>
            <w:rFonts w:hint="eastAsia"/>
          </w:rPr>
          <w:delText>的</w:delText>
        </w:r>
      </w:del>
      <w:del w:id="600" w:author="Fan Quan" w:date="2021-04-27T21:09:00Z">
        <w:r w:rsidR="00F024D3" w:rsidDel="007F2B0A">
          <w:rPr>
            <w:rFonts w:hint="eastAsia"/>
          </w:rPr>
          <w:delText>游戏</w:delText>
        </w:r>
      </w:del>
    </w:p>
    <w:p w14:paraId="118B8F43" w14:textId="77777777" w:rsidR="00836120" w:rsidRPr="00FD4ED8" w:rsidRDefault="00836120" w:rsidP="00054BC8">
      <w:pPr>
        <w:pStyle w:val="-"/>
        <w:ind w:firstLine="420"/>
      </w:pPr>
    </w:p>
    <w:p w14:paraId="267F252C" w14:textId="797C2FAA" w:rsidR="00F024D3" w:rsidRDefault="003F7345" w:rsidP="00054BC8">
      <w:pPr>
        <w:pStyle w:val="-"/>
        <w:ind w:firstLine="420"/>
      </w:pPr>
      <w:r>
        <w:rPr>
          <w:rFonts w:hint="eastAsia"/>
        </w:rPr>
        <w:t>总而言之：从</w:t>
      </w:r>
      <w:del w:id="601" w:author="Fan Quan" w:date="2021-04-27T21:17:00Z">
        <w:r w:rsidDel="00D443B0">
          <w:rPr>
            <w:rFonts w:hint="eastAsia"/>
          </w:rPr>
          <w:delText>模棱两可</w:delText>
        </w:r>
      </w:del>
      <w:ins w:id="602" w:author="Fan Quan" w:date="2021-04-27T21:17:00Z">
        <w:r w:rsidR="00D443B0">
          <w:rPr>
            <w:rFonts w:hint="eastAsia"/>
          </w:rPr>
          <w:t>两难</w:t>
        </w:r>
      </w:ins>
      <w:r>
        <w:rPr>
          <w:rFonts w:hint="eastAsia"/>
        </w:rPr>
        <w:t>的道德困境和引人入胜的故事背景</w:t>
      </w:r>
      <w:ins w:id="603" w:author="Fan Quan" w:date="2021-04-27T21:17:00Z">
        <w:r w:rsidR="00D443B0">
          <w:rPr>
            <w:rFonts w:hint="eastAsia"/>
          </w:rPr>
          <w:t>，</w:t>
        </w:r>
      </w:ins>
      <w:r>
        <w:rPr>
          <w:rFonts w:hint="eastAsia"/>
        </w:rPr>
        <w:t>到</w:t>
      </w:r>
      <w:ins w:id="604" w:author="Fan Quan" w:date="2021-04-27T21:17:00Z">
        <w:r w:rsidR="00336103">
          <w:rPr>
            <w:rFonts w:hint="eastAsia"/>
          </w:rPr>
          <w:t>原始</w:t>
        </w:r>
      </w:ins>
      <w:del w:id="605" w:author="Fan Quan" w:date="2021-04-27T21:17:00Z">
        <w:r w:rsidDel="00336103">
          <w:rPr>
            <w:rFonts w:hint="eastAsia"/>
          </w:rPr>
          <w:delText>简单</w:delText>
        </w:r>
      </w:del>
      <w:r>
        <w:rPr>
          <w:rFonts w:hint="eastAsia"/>
        </w:rPr>
        <w:t>的现实世界模拟和广阔的游戏空间，《创世纪</w:t>
      </w:r>
      <w:r>
        <w:rPr>
          <w:rFonts w:hint="eastAsia"/>
        </w:rPr>
        <w:t xml:space="preserve"> </w:t>
      </w:r>
      <w:r>
        <w:t>5</w:t>
      </w:r>
      <w:del w:id="606" w:author="Fan Quan" w:date="2021-04-27T21:17:00Z">
        <w:r w:rsidDel="00336103">
          <w:delText xml:space="preserve"> </w:delText>
        </w:r>
      </w:del>
      <w:r>
        <w:rPr>
          <w:rFonts w:hint="eastAsia"/>
        </w:rPr>
        <w:t>》为未来那些优秀的</w:t>
      </w:r>
      <w:r>
        <w:rPr>
          <w:rFonts w:hint="eastAsia"/>
        </w:rPr>
        <w:t xml:space="preserve"> </w:t>
      </w:r>
      <w:r>
        <w:t xml:space="preserve">RPG </w:t>
      </w:r>
      <w:r>
        <w:rPr>
          <w:rFonts w:hint="eastAsia"/>
        </w:rPr>
        <w:t>游戏铺平了道路。</w:t>
      </w:r>
    </w:p>
    <w:p w14:paraId="24E4EB25" w14:textId="66896F7B" w:rsidR="00710D5F" w:rsidRPr="00E07734" w:rsidRDefault="003F7345" w:rsidP="005A653D">
      <w:pPr>
        <w:pStyle w:val="-"/>
        <w:ind w:firstLine="420"/>
      </w:pPr>
      <w:r>
        <w:rPr>
          <w:rFonts w:hint="eastAsia"/>
        </w:rPr>
        <w:t>如果你未曾玩过这款游戏，你真该找一份去体验一下这款在</w:t>
      </w:r>
      <w:ins w:id="607" w:author="Fan Quan" w:date="2021-04-27T21:17:00Z">
        <w:r w:rsidR="00336103">
          <w:rPr>
            <w:rFonts w:hint="eastAsia"/>
          </w:rPr>
          <w:t xml:space="preserve"> </w:t>
        </w:r>
      </w:ins>
      <w:r>
        <w:rPr>
          <w:rFonts w:hint="eastAsia"/>
        </w:rPr>
        <w:t>R</w:t>
      </w:r>
      <w:r>
        <w:t>PG</w:t>
      </w:r>
      <w:ins w:id="608" w:author="Fan Quan" w:date="2021-04-27T21:17:00Z">
        <w:r w:rsidR="00336103">
          <w:t xml:space="preserve"> </w:t>
        </w:r>
      </w:ins>
      <w:r>
        <w:rPr>
          <w:rFonts w:hint="eastAsia"/>
        </w:rPr>
        <w:t>历史上举足轻重的游戏。</w:t>
      </w:r>
    </w:p>
    <w:sectPr w:rsidR="00710D5F" w:rsidRPr="00E07734" w:rsidSect="00A8527F">
      <w:headerReference w:type="default" r:id="rId16"/>
      <w:footerReference w:type="default" r:id="rId17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58C44" w14:textId="77777777" w:rsidR="00F62A60" w:rsidRDefault="00F62A60" w:rsidP="00F841EF">
      <w:r>
        <w:separator/>
      </w:r>
    </w:p>
  </w:endnote>
  <w:endnote w:type="continuationSeparator" w:id="0">
    <w:p w14:paraId="5B2C9B06" w14:textId="77777777" w:rsidR="00F62A60" w:rsidRDefault="00F62A60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7C50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6583F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70CFE" w14:textId="77777777" w:rsidR="00F62A60" w:rsidRDefault="00F62A60" w:rsidP="00F841EF">
      <w:r>
        <w:separator/>
      </w:r>
    </w:p>
  </w:footnote>
  <w:footnote w:type="continuationSeparator" w:id="0">
    <w:p w14:paraId="6DA36786" w14:textId="77777777" w:rsidR="00F62A60" w:rsidRDefault="00F62A60" w:rsidP="00F841EF">
      <w:r>
        <w:continuationSeparator/>
      </w:r>
    </w:p>
  </w:footnote>
  <w:footnote w:id="1">
    <w:p w14:paraId="5DD4D526" w14:textId="70BC6C5E" w:rsidR="005D08EF" w:rsidRPr="005D08EF" w:rsidRDefault="005D08EF">
      <w:pPr>
        <w:pStyle w:val="FootnoteText"/>
      </w:pPr>
      <w:ins w:id="207" w:author="Fan Quan" w:date="2021-04-26T20:05:00Z">
        <w:r>
          <w:rPr>
            <w:rStyle w:val="FootnoteReference"/>
          </w:rPr>
          <w:footnoteRef/>
        </w:r>
        <w:r>
          <w:t xml:space="preserve"> </w:t>
        </w:r>
        <w:r w:rsidRPr="005D08EF">
          <w:t>《创世纪 5》延续了《创世纪 4》的优良传统，在包装里加入了一个与剧情紧密联系的实体小玩意儿：在本作是一枚法典硬币</w:t>
        </w:r>
      </w:ins>
    </w:p>
  </w:footnote>
  <w:footnote w:id="2">
    <w:p w14:paraId="5568FBA2" w14:textId="6FF30836" w:rsidR="00C60D21" w:rsidRPr="00C60D21" w:rsidRDefault="00C60D21">
      <w:pPr>
        <w:pStyle w:val="FootnoteText"/>
      </w:pPr>
      <w:ins w:id="244" w:author="Fan Quan" w:date="2021-04-26T20:26:00Z">
        <w:r>
          <w:rPr>
            <w:rStyle w:val="FootnoteReference"/>
          </w:rPr>
          <w:footnoteRef/>
        </w:r>
        <w:r>
          <w:t xml:space="preserve"> </w:t>
        </w:r>
      </w:ins>
      <w:ins w:id="245" w:author="Fan Quan" w:date="2021-04-26T20:27:00Z">
        <w:r>
          <w:rPr>
            <w:rFonts w:hint="eastAsia"/>
          </w:rPr>
          <w:t>译者注：</w:t>
        </w:r>
        <w:r w:rsidR="00415736">
          <w:rPr>
            <w:rFonts w:hint="eastAsia"/>
          </w:rPr>
          <w:t>Harpsichord，又名拨弦古钢琴、大键琴，</w:t>
        </w:r>
      </w:ins>
      <w:ins w:id="246" w:author="Fan Quan" w:date="2021-04-26T20:28:00Z">
        <w:r w:rsidR="00415736">
          <w:rPr>
            <w:rFonts w:hint="eastAsia"/>
          </w:rPr>
          <w:t>是一种拨奏弦鸣乐器</w:t>
        </w:r>
      </w:ins>
      <w:ins w:id="247" w:author="Fan Quan" w:date="2021-04-26T20:27:00Z">
        <w:r w:rsidR="00415736">
          <w:rPr>
            <w:rFonts w:hint="eastAsia"/>
          </w:rPr>
          <w:t>。</w:t>
        </w:r>
      </w:ins>
      <w:ins w:id="248" w:author="Fan Quan" w:date="2021-04-26T20:28:00Z">
        <w:r w:rsidR="00415736">
          <w:rPr>
            <w:rFonts w:hint="eastAsia"/>
          </w:rPr>
          <w:t>在外形上与现代三角钢琴相似，但是琴弦使用羽管拨奏而非用</w:t>
        </w:r>
      </w:ins>
      <w:ins w:id="249" w:author="Fan Quan" w:date="2021-04-26T20:29:00Z">
        <w:r w:rsidR="00415736">
          <w:rPr>
            <w:rFonts w:hint="eastAsia"/>
          </w:rPr>
          <w:t>琴槌敲击。</w:t>
        </w:r>
      </w:ins>
    </w:p>
  </w:footnote>
  <w:footnote w:id="3">
    <w:p w14:paraId="254FB6C0" w14:textId="3A81DDF3" w:rsidR="0027286B" w:rsidRPr="0027286B" w:rsidRDefault="0027286B">
      <w:pPr>
        <w:pStyle w:val="FootnoteText"/>
      </w:pPr>
      <w:ins w:id="288" w:author="Fan Quan" w:date="2021-04-26T20:39:00Z">
        <w:r>
          <w:rPr>
            <w:rStyle w:val="FootnoteReference"/>
          </w:rPr>
          <w:footnoteRef/>
        </w:r>
        <w:r>
          <w:t xml:space="preserve"> </w:t>
        </w:r>
        <w:r w:rsidRPr="0027286B">
          <w:t>译者注：在《创世纪 5》中</w:t>
        </w:r>
        <w:r>
          <w:rPr>
            <w:rFonts w:hint="eastAsia"/>
          </w:rPr>
          <w:t>，</w:t>
        </w:r>
        <w:r w:rsidRPr="0027286B">
          <w:t>不列颠王去地底世界探险然后失踪，黑刺王代替他成为摄政王。本来他是个睿智又公正的统治者，但是他被三个黑暗领主扭曲心智变成专制暴君。</w:t>
        </w:r>
      </w:ins>
    </w:p>
  </w:footnote>
  <w:footnote w:id="4">
    <w:p w14:paraId="19081AFE" w14:textId="516C259E" w:rsidR="00226848" w:rsidRDefault="00226848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译者注：《创世纪》世界观中把融合了基督教义的骑士精神概括为八大美德：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谦卑、荣誉、牺牲、英勇、怜悯、精神、诚实、公正。</w:t>
      </w:r>
    </w:p>
  </w:footnote>
  <w:footnote w:id="5">
    <w:p w14:paraId="56A05A30" w14:textId="4F568A50" w:rsidR="00C2598D" w:rsidRPr="00C2598D" w:rsidRDefault="00C2598D">
      <w:pPr>
        <w:pStyle w:val="FootnoteText"/>
      </w:pPr>
      <w:ins w:id="302" w:author="Fan Quan" w:date="2021-04-26T20:46:00Z">
        <w:r>
          <w:rPr>
            <w:rStyle w:val="FootnoteReference"/>
          </w:rPr>
          <w:footnoteRef/>
        </w:r>
        <w:r>
          <w:t xml:space="preserve"> </w:t>
        </w:r>
        <w:r>
          <w:rPr>
            <w:rFonts w:hint="eastAsia"/>
          </w:rPr>
          <w:t>译者注：</w:t>
        </w:r>
        <w:r w:rsidR="00BE00FC">
          <w:rPr>
            <w:rFonts w:hint="eastAsia"/>
          </w:rPr>
          <w:t>罗宾汉（Robin</w:t>
        </w:r>
        <w:r w:rsidR="00BE00FC">
          <w:t xml:space="preserve"> </w:t>
        </w:r>
        <w:r w:rsidR="00BE00FC">
          <w:rPr>
            <w:rFonts w:hint="eastAsia"/>
          </w:rPr>
          <w:t>Hood）是</w:t>
        </w:r>
      </w:ins>
      <w:ins w:id="303" w:author="Fan Quan" w:date="2021-04-26T20:47:00Z">
        <w:r w:rsidR="00BE00FC">
          <w:rPr>
            <w:rFonts w:hint="eastAsia"/>
          </w:rPr>
          <w:t>英国民间传说中的英雄人物。他</w:t>
        </w:r>
        <w:r w:rsidR="00BE00FC" w:rsidRPr="00BE00FC">
          <w:t>武艺出众、机智勇敢，仇视官吏和教士，是一位劫富济贫、行侠仗义的绿林英雄</w:t>
        </w:r>
        <w:r w:rsidR="00BE00FC">
          <w:rPr>
            <w:rFonts w:hint="eastAsia"/>
          </w:rPr>
          <w:t>。法国文豪</w:t>
        </w:r>
      </w:ins>
      <w:ins w:id="304" w:author="Fan Quan" w:date="2021-04-26T20:48:00Z">
        <w:r w:rsidR="00BE00FC">
          <w:rPr>
            <w:rFonts w:hint="eastAsia"/>
          </w:rPr>
          <w:t>亚历山大 ·</w:t>
        </w:r>
        <w:r w:rsidR="00BE00FC">
          <w:t xml:space="preserve"> </w:t>
        </w:r>
        <w:r w:rsidR="00BE00FC">
          <w:rPr>
            <w:rFonts w:hint="eastAsia"/>
          </w:rPr>
          <w:t>仲马（即大仲马）以此为蓝本写了《侠盗罗宾汉》。</w:t>
        </w:r>
      </w:ins>
    </w:p>
  </w:footnote>
  <w:footnote w:id="6">
    <w:p w14:paraId="7D3DD03F" w14:textId="77777777" w:rsidR="009D57EC" w:rsidRDefault="009D57EC" w:rsidP="009D57EC">
      <w:pPr>
        <w:pStyle w:val="FootnoteText"/>
        <w:rPr>
          <w:ins w:id="323" w:author="Fan Quan" w:date="2021-04-27T21:27:00Z"/>
        </w:rPr>
      </w:pPr>
      <w:ins w:id="324" w:author="Fan Quan" w:date="2021-04-27T21:27:00Z">
        <w:r>
          <w:rPr>
            <w:rStyle w:val="FootnoteReference"/>
          </w:rPr>
          <w:footnoteRef/>
        </w:r>
        <w:r>
          <w:rPr>
            <w:rFonts w:hint="eastAsia"/>
          </w:rPr>
          <w:t xml:space="preserve"> </w:t>
        </w:r>
        <w:r>
          <w:rPr>
            <w:rFonts w:hint="eastAsia"/>
          </w:rPr>
          <w:t>译者注：</w:t>
        </w:r>
        <w:r w:rsidRPr="00626CCD">
          <w:rPr>
            <w:rFonts w:hint="eastAsia"/>
          </w:rPr>
          <w:t>黑刺王是个有名的反</w:t>
        </w:r>
        <w:r>
          <w:rPr>
            <w:rFonts w:hint="eastAsia"/>
          </w:rPr>
          <w:t>叛</w:t>
        </w:r>
        <w:r w:rsidRPr="00626CCD">
          <w:rPr>
            <w:rFonts w:hint="eastAsia"/>
          </w:rPr>
          <w:t>者，而他受到拥戴的程度也随</w:t>
        </w:r>
        <w:r>
          <w:rPr>
            <w:rFonts w:hint="eastAsia"/>
          </w:rPr>
          <w:t>着</w:t>
        </w:r>
        <w:r w:rsidRPr="00626CCD">
          <w:rPr>
            <w:rFonts w:hint="eastAsia"/>
          </w:rPr>
          <w:t>他</w:t>
        </w:r>
        <w:r>
          <w:rPr>
            <w:rFonts w:hint="eastAsia"/>
          </w:rPr>
          <w:t>越来越</w:t>
        </w:r>
        <w:r w:rsidRPr="00626CCD">
          <w:rPr>
            <w:rFonts w:hint="eastAsia"/>
          </w:rPr>
          <w:t>坚</w:t>
        </w:r>
        <w:r>
          <w:rPr>
            <w:rFonts w:hint="eastAsia"/>
          </w:rPr>
          <w:t>信</w:t>
        </w:r>
        <w:r w:rsidRPr="00626CCD">
          <w:rPr>
            <w:rFonts w:hint="eastAsia"/>
          </w:rPr>
          <w:t>某些概念</w:t>
        </w:r>
        <w:r>
          <w:rPr>
            <w:rFonts w:hint="eastAsia"/>
          </w:rPr>
          <w:t>，</w:t>
        </w:r>
        <w:r w:rsidRPr="00626CCD">
          <w:rPr>
            <w:rFonts w:hint="eastAsia"/>
          </w:rPr>
          <w:t>如个人主义和信我所信的自由</w:t>
        </w:r>
        <w:r>
          <w:rPr>
            <w:rFonts w:hint="eastAsia"/>
          </w:rPr>
          <w:t>，</w:t>
        </w:r>
        <w:r w:rsidRPr="00626CCD">
          <w:rPr>
            <w:rFonts w:hint="eastAsia"/>
          </w:rPr>
          <w:t>而得到提升。最后他也根据这些信念创立了他自己独特的美德：混沌</w:t>
        </w:r>
        <w:r>
          <w:rPr>
            <w:rFonts w:hint="eastAsia"/>
          </w:rPr>
          <w:t>（</w:t>
        </w:r>
        <w:r w:rsidRPr="00626CCD">
          <w:t>Chaos</w:t>
        </w:r>
        <w:r>
          <w:rPr>
            <w:rFonts w:hint="eastAsia"/>
          </w:rPr>
          <w:t>）</w:t>
        </w:r>
        <w:r w:rsidRPr="00626CCD">
          <w:t>。</w:t>
        </w:r>
      </w:ins>
    </w:p>
  </w:footnote>
  <w:footnote w:id="7">
    <w:p w14:paraId="1BC6D4F0" w14:textId="5AEF877F" w:rsidR="00626CCD" w:rsidDel="009D57EC" w:rsidRDefault="00626CCD">
      <w:pPr>
        <w:pStyle w:val="FootnoteText"/>
        <w:rPr>
          <w:del w:id="334" w:author="Fan Quan" w:date="2021-04-27T21:27:00Z"/>
        </w:rPr>
      </w:pPr>
      <w:del w:id="335" w:author="Fan Quan" w:date="2021-04-27T21:27:00Z">
        <w:r w:rsidDel="009D57EC">
          <w:rPr>
            <w:rStyle w:val="FootnoteReference"/>
          </w:rPr>
          <w:footnoteRef/>
        </w:r>
        <w:r w:rsidDel="009D57EC">
          <w:rPr>
            <w:rFonts w:hint="eastAsia"/>
          </w:rPr>
          <w:delText xml:space="preserve"> 译者注：</w:delText>
        </w:r>
        <w:r w:rsidDel="009D57EC">
          <w:delText xml:space="preserve"> </w:delText>
        </w:r>
        <w:r w:rsidRPr="00626CCD" w:rsidDel="009D57EC">
          <w:rPr>
            <w:rFonts w:hint="eastAsia"/>
          </w:rPr>
          <w:delText>黑刺王是个有名的反对</w:delText>
        </w:r>
      </w:del>
      <w:ins w:id="336" w:author="Fan Quan" w:date="2021-04-26T20:56:00Z">
        <w:del w:id="337" w:author="Fan Quan" w:date="2021-04-27T21:27:00Z">
          <w:r w:rsidR="00261C4F" w:rsidDel="009D57EC">
            <w:rPr>
              <w:rFonts w:hint="eastAsia"/>
            </w:rPr>
            <w:delText>叛</w:delText>
          </w:r>
        </w:del>
      </w:ins>
      <w:del w:id="338" w:author="Fan Quan" w:date="2021-04-27T21:27:00Z">
        <w:r w:rsidRPr="00626CCD" w:rsidDel="009D57EC">
          <w:rPr>
            <w:rFonts w:hint="eastAsia"/>
          </w:rPr>
          <w:delText>者，而他受到拥戴的程度也随</w:delText>
        </w:r>
      </w:del>
      <w:ins w:id="339" w:author="Fan Quan" w:date="2021-04-26T20:54:00Z">
        <w:del w:id="340" w:author="Fan Quan" w:date="2021-04-27T21:27:00Z">
          <w:r w:rsidR="0045023B" w:rsidDel="009D57EC">
            <w:rPr>
              <w:rFonts w:hint="eastAsia"/>
            </w:rPr>
            <w:delText>着</w:delText>
          </w:r>
        </w:del>
      </w:ins>
      <w:del w:id="341" w:author="Fan Quan" w:date="2021-04-27T21:27:00Z">
        <w:r w:rsidRPr="00626CCD" w:rsidDel="009D57EC">
          <w:rPr>
            <w:rFonts w:hint="eastAsia"/>
          </w:rPr>
          <w:delText>著他</w:delText>
        </w:r>
      </w:del>
      <w:ins w:id="342" w:author="Fan Quan" w:date="2021-04-26T21:02:00Z">
        <w:del w:id="343" w:author="Fan Quan" w:date="2021-04-27T21:27:00Z">
          <w:r w:rsidR="00220659" w:rsidDel="009D57EC">
            <w:rPr>
              <w:rFonts w:hint="eastAsia"/>
            </w:rPr>
            <w:delText>越来越</w:delText>
          </w:r>
        </w:del>
      </w:ins>
      <w:del w:id="344" w:author="Fan Quan" w:date="2021-04-27T21:27:00Z">
        <w:r w:rsidRPr="00626CCD" w:rsidDel="009D57EC">
          <w:rPr>
            <w:rFonts w:hint="eastAsia"/>
          </w:rPr>
          <w:delText>坚</w:delText>
        </w:r>
        <w:r w:rsidDel="009D57EC">
          <w:rPr>
            <w:rFonts w:hint="eastAsia"/>
          </w:rPr>
          <w:delText>信</w:delText>
        </w:r>
        <w:r w:rsidRPr="00626CCD" w:rsidDel="009D57EC">
          <w:rPr>
            <w:rFonts w:hint="eastAsia"/>
          </w:rPr>
          <w:delText>某些概念</w:delText>
        </w:r>
      </w:del>
      <w:ins w:id="345" w:author="Fan Quan" w:date="2021-04-26T21:02:00Z">
        <w:del w:id="346" w:author="Fan Quan" w:date="2021-04-27T21:27:00Z">
          <w:r w:rsidR="00220659" w:rsidDel="009D57EC">
            <w:rPr>
              <w:rFonts w:hint="eastAsia"/>
            </w:rPr>
            <w:delText>，</w:delText>
          </w:r>
        </w:del>
      </w:ins>
      <w:del w:id="347" w:author="Fan Quan" w:date="2021-04-27T21:27:00Z">
        <w:r w:rsidRPr="00626CCD" w:rsidDel="009D57EC">
          <w:rPr>
            <w:rFonts w:hint="eastAsia"/>
          </w:rPr>
          <w:delText>如个人主义和信我所信的自由</w:delText>
        </w:r>
      </w:del>
      <w:ins w:id="348" w:author="Fan Quan" w:date="2021-04-26T21:02:00Z">
        <w:del w:id="349" w:author="Fan Quan" w:date="2021-04-27T21:27:00Z">
          <w:r w:rsidR="00220659" w:rsidDel="009D57EC">
            <w:rPr>
              <w:rFonts w:hint="eastAsia"/>
            </w:rPr>
            <w:delText>，</w:delText>
          </w:r>
        </w:del>
      </w:ins>
      <w:del w:id="350" w:author="Fan Quan" w:date="2021-04-27T21:27:00Z">
        <w:r w:rsidRPr="00626CCD" w:rsidDel="009D57EC">
          <w:rPr>
            <w:rFonts w:hint="eastAsia"/>
          </w:rPr>
          <w:delText>而得到提升。最后他也根据这些信念创立了他自己独特的美德：混沌</w:delText>
        </w:r>
      </w:del>
      <w:ins w:id="351" w:author="Fan Quan" w:date="2021-04-26T20:53:00Z">
        <w:del w:id="352" w:author="Fan Quan" w:date="2021-04-27T21:27:00Z">
          <w:r w:rsidR="0045023B" w:rsidDel="009D57EC">
            <w:rPr>
              <w:rFonts w:hint="eastAsia"/>
            </w:rPr>
            <w:delText>（</w:delText>
          </w:r>
        </w:del>
      </w:ins>
      <w:del w:id="353" w:author="Fan Quan" w:date="2021-04-27T21:27:00Z">
        <w:r w:rsidRPr="00626CCD" w:rsidDel="009D57EC">
          <w:delText>(</w:delText>
        </w:r>
        <w:r w:rsidDel="009D57EC">
          <w:delText xml:space="preserve"> </w:delText>
        </w:r>
        <w:r w:rsidRPr="00626CCD" w:rsidDel="009D57EC">
          <w:delText>Chaos</w:delText>
        </w:r>
      </w:del>
      <w:ins w:id="354" w:author="Fan Quan" w:date="2021-04-26T20:53:00Z">
        <w:del w:id="355" w:author="Fan Quan" w:date="2021-04-27T21:27:00Z">
          <w:r w:rsidR="0045023B" w:rsidDel="009D57EC">
            <w:rPr>
              <w:rFonts w:hint="eastAsia"/>
            </w:rPr>
            <w:delText>）</w:delText>
          </w:r>
        </w:del>
      </w:ins>
      <w:del w:id="356" w:author="Fan Quan" w:date="2021-04-27T21:27:00Z">
        <w:r w:rsidDel="009D57EC">
          <w:delText xml:space="preserve"> </w:delText>
        </w:r>
        <w:r w:rsidRPr="00626CCD" w:rsidDel="009D57EC">
          <w:delText>)。</w:delText>
        </w:r>
      </w:del>
    </w:p>
  </w:footnote>
  <w:footnote w:id="8">
    <w:p w14:paraId="48485105" w14:textId="5CB99F87" w:rsidR="00E90F8B" w:rsidRPr="00E90F8B" w:rsidRDefault="00E90F8B">
      <w:pPr>
        <w:pStyle w:val="FootnoteText"/>
        <w:rPr>
          <w:rFonts w:hint="eastAsia"/>
          <w:rPrChange w:id="540" w:author="Fan Quan" w:date="2021-04-27T21:03:00Z">
            <w:rPr>
              <w:rFonts w:hint="eastAsia"/>
            </w:rPr>
          </w:rPrChange>
        </w:rPr>
      </w:pPr>
      <w:ins w:id="541" w:author="Fan Quan" w:date="2021-04-27T21:03:00Z">
        <w:r>
          <w:rPr>
            <w:rStyle w:val="FootnoteReference"/>
          </w:rPr>
          <w:footnoteRef/>
        </w:r>
        <w:r>
          <w:t xml:space="preserve"> </w:t>
        </w:r>
      </w:ins>
      <w:ins w:id="542" w:author="Fan Quan" w:date="2021-04-27T21:04:00Z">
        <w:r>
          <w:rPr>
            <w:rFonts w:hint="eastAsia"/>
          </w:rPr>
          <w:t>译者注：确实是一本书，附送在游戏包装盒中，书名曰 L</w:t>
        </w:r>
        <w:r>
          <w:t>ord British</w:t>
        </w:r>
        <w:proofErr w:type="gramStart"/>
        <w:r>
          <w:t>’</w:t>
        </w:r>
        <w:proofErr w:type="gramEnd"/>
        <w:r>
          <w:t>s Odyssey</w:t>
        </w:r>
        <w:r>
          <w:rPr>
            <w:rFonts w:hint="eastAsia"/>
          </w:rPr>
          <w:t>。</w:t>
        </w:r>
      </w:ins>
    </w:p>
  </w:footnote>
  <w:footnote w:id="9">
    <w:p w14:paraId="50AF1EDC" w14:textId="77777777" w:rsidR="009D57EC" w:rsidRDefault="009D57EC" w:rsidP="009D57EC">
      <w:pPr>
        <w:pStyle w:val="FootnoteText"/>
        <w:rPr>
          <w:ins w:id="556" w:author="Fan Quan" w:date="2021-04-27T21:27:00Z"/>
        </w:rPr>
      </w:pPr>
      <w:ins w:id="557" w:author="Fan Quan" w:date="2021-04-27T21:27:00Z">
        <w:r>
          <w:rPr>
            <w:rStyle w:val="FootnoteReference"/>
          </w:rPr>
          <w:footnoteRef/>
        </w:r>
        <w:r>
          <w:t xml:space="preserve"> </w:t>
        </w:r>
        <w:r>
          <w:rPr>
            <w:rFonts w:hint="eastAsia"/>
          </w:rPr>
          <w:t>译者注：《创世纪 地下世界》系列，例如《创世纪 地下世界：冥河深渊》（</w:t>
        </w:r>
        <w:r>
          <w:t>Ultima Underworld: The Stygian Abyss, 1992</w:t>
        </w:r>
        <w:r>
          <w:rPr>
            <w:rFonts w:hint="eastAsia"/>
          </w:rPr>
          <w:t>）等，也应用了第一人称探索地牢的玩法。</w:t>
        </w:r>
      </w:ins>
    </w:p>
  </w:footnote>
  <w:footnote w:id="10">
    <w:p w14:paraId="359BBE91" w14:textId="5697EBBA" w:rsidR="00F024D3" w:rsidDel="009D57EC" w:rsidRDefault="00F024D3">
      <w:pPr>
        <w:pStyle w:val="FootnoteText"/>
        <w:rPr>
          <w:del w:id="561" w:author="Fan Quan" w:date="2021-04-27T21:27:00Z"/>
        </w:rPr>
      </w:pPr>
      <w:del w:id="562" w:author="Fan Quan" w:date="2021-04-27T21:27:00Z">
        <w:r w:rsidDel="009D57EC">
          <w:rPr>
            <w:rStyle w:val="FootnoteReference"/>
          </w:rPr>
          <w:footnoteRef/>
        </w:r>
        <w:r w:rsidDel="009D57EC">
          <w:delText xml:space="preserve"> </w:delText>
        </w:r>
        <w:r w:rsidDel="009D57EC">
          <w:rPr>
            <w:rFonts w:hint="eastAsia"/>
          </w:rPr>
          <w:delText>译者注：《创世纪-</w:delText>
        </w:r>
      </w:del>
      <w:ins w:id="563" w:author="Fan Quan" w:date="2021-04-27T21:11:00Z">
        <w:del w:id="564" w:author="Fan Quan" w:date="2021-04-27T21:27:00Z">
          <w:r w:rsidR="007F2B0A" w:rsidDel="009D57EC">
            <w:rPr>
              <w:rFonts w:hint="eastAsia"/>
            </w:rPr>
            <w:delText xml:space="preserve"> </w:delText>
          </w:r>
        </w:del>
      </w:ins>
      <w:del w:id="565" w:author="Fan Quan" w:date="2021-04-27T21:27:00Z">
        <w:r w:rsidDel="009D57EC">
          <w:rPr>
            <w:rFonts w:hint="eastAsia"/>
          </w:rPr>
          <w:delText>地下世界》系列</w:delText>
        </w:r>
      </w:del>
      <w:ins w:id="566" w:author="Fan Quan" w:date="2021-04-27T21:14:00Z">
        <w:del w:id="567" w:author="Fan Quan" w:date="2021-04-27T21:27:00Z">
          <w:r w:rsidR="00C93F01" w:rsidDel="009D57EC">
            <w:rPr>
              <w:rFonts w:hint="eastAsia"/>
            </w:rPr>
            <w:delText>，</w:delText>
          </w:r>
        </w:del>
      </w:ins>
      <w:del w:id="568" w:author="Fan Quan" w:date="2021-04-27T21:27:00Z">
        <w:r w:rsidDel="009D57EC">
          <w:rPr>
            <w:rFonts w:hint="eastAsia"/>
          </w:rPr>
          <w:delText>（</w:delText>
        </w:r>
      </w:del>
      <w:ins w:id="569" w:author="Fan Quan" w:date="2021-04-27T21:14:00Z">
        <w:del w:id="570" w:author="Fan Quan" w:date="2021-04-27T21:27:00Z">
          <w:r w:rsidR="00C93F01" w:rsidDel="009D57EC">
            <w:rPr>
              <w:rFonts w:hint="eastAsia"/>
            </w:rPr>
            <w:delText>例如</w:delText>
          </w:r>
        </w:del>
      </w:ins>
      <w:del w:id="571" w:author="Fan Quan" w:date="2021-04-27T21:27:00Z">
        <w:r w:rsidDel="009D57EC">
          <w:rPr>
            <w:rFonts w:hint="eastAsia"/>
          </w:rPr>
          <w:delText>《</w:delText>
        </w:r>
        <w:bookmarkStart w:id="572" w:name="_Hlk70451220"/>
        <w:r w:rsidDel="009D57EC">
          <w:rPr>
            <w:rFonts w:hint="eastAsia"/>
          </w:rPr>
          <w:delText>创世纪</w:delText>
        </w:r>
      </w:del>
      <w:ins w:id="573" w:author="Fan Quan" w:date="2021-04-27T21:11:00Z">
        <w:del w:id="574" w:author="Fan Quan" w:date="2021-04-27T21:27:00Z">
          <w:r w:rsidR="007F2B0A" w:rsidDel="009D57EC">
            <w:rPr>
              <w:rFonts w:hint="eastAsia"/>
            </w:rPr>
            <w:delText xml:space="preserve"> </w:delText>
          </w:r>
        </w:del>
      </w:ins>
      <w:del w:id="575" w:author="Fan Quan" w:date="2021-04-27T21:27:00Z">
        <w:r w:rsidDel="009D57EC">
          <w:delText>-</w:delText>
        </w:r>
        <w:r w:rsidDel="009D57EC">
          <w:rPr>
            <w:rFonts w:hint="eastAsia"/>
          </w:rPr>
          <w:delText>地下世界</w:delText>
        </w:r>
      </w:del>
      <w:ins w:id="576" w:author="Fan Quan" w:date="2021-04-27T21:13:00Z">
        <w:del w:id="577" w:author="Fan Quan" w:date="2021-04-27T21:27:00Z">
          <w:r w:rsidR="008854FA" w:rsidDel="009D57EC">
            <w:rPr>
              <w:rFonts w:hint="eastAsia"/>
            </w:rPr>
            <w:delText>：冥河深渊</w:delText>
          </w:r>
        </w:del>
      </w:ins>
      <w:bookmarkEnd w:id="572"/>
      <w:del w:id="578" w:author="Fan Quan" w:date="2021-04-27T21:27:00Z">
        <w:r w:rsidDel="009D57EC">
          <w:rPr>
            <w:rFonts w:hint="eastAsia"/>
          </w:rPr>
          <w:delText xml:space="preserve"> 1</w:delText>
        </w:r>
        <w:r w:rsidDel="009D57EC">
          <w:delText xml:space="preserve"> </w:delText>
        </w:r>
        <w:r w:rsidDel="009D57EC">
          <w:rPr>
            <w:rFonts w:hint="eastAsia"/>
          </w:rPr>
          <w:delText>》</w:delText>
        </w:r>
      </w:del>
      <w:ins w:id="579" w:author="Fan Quan" w:date="2021-04-27T21:13:00Z">
        <w:del w:id="580" w:author="Fan Quan" w:date="2021-04-27T21:27:00Z">
          <w:r w:rsidR="008854FA" w:rsidDel="009D57EC">
            <w:rPr>
              <w:rFonts w:hint="eastAsia"/>
            </w:rPr>
            <w:delText>（</w:delText>
          </w:r>
        </w:del>
      </w:ins>
      <w:del w:id="581" w:author="Fan Quan" w:date="2021-04-27T21:27:00Z">
        <w:r w:rsidDel="009D57EC">
          <w:rPr>
            <w:rFonts w:hint="eastAsia"/>
          </w:rPr>
          <w:delText>(</w:delText>
        </w:r>
        <w:r w:rsidDel="009D57EC">
          <w:delText>Ultima Underworld</w:delText>
        </w:r>
      </w:del>
      <w:ins w:id="582" w:author="Fan Quan" w:date="2021-04-27T21:10:00Z">
        <w:del w:id="583" w:author="Fan Quan" w:date="2021-04-27T21:27:00Z">
          <w:r w:rsidR="007F2B0A" w:rsidDel="009D57EC">
            <w:delText xml:space="preserve">: </w:delText>
          </w:r>
        </w:del>
      </w:ins>
      <w:del w:id="584" w:author="Fan Quan" w:date="2021-04-27T21:27:00Z">
        <w:r w:rsidDel="009D57EC">
          <w:delText>-The Sty</w:delText>
        </w:r>
      </w:del>
      <w:ins w:id="585" w:author="Fan Quan" w:date="2021-04-27T21:13:00Z">
        <w:del w:id="586" w:author="Fan Quan" w:date="2021-04-27T21:27:00Z">
          <w:r w:rsidR="008854FA" w:rsidDel="009D57EC">
            <w:delText>g</w:delText>
          </w:r>
        </w:del>
      </w:ins>
      <w:del w:id="587" w:author="Fan Quan" w:date="2021-04-27T21:27:00Z">
        <w:r w:rsidDel="009D57EC">
          <w:delText>sian Abyss</w:delText>
        </w:r>
      </w:del>
      <w:ins w:id="588" w:author="Fan Quan" w:date="2021-04-27T21:13:00Z">
        <w:del w:id="589" w:author="Fan Quan" w:date="2021-04-27T21:27:00Z">
          <w:r w:rsidR="008854FA" w:rsidDel="009D57EC">
            <w:delText xml:space="preserve">, </w:delText>
          </w:r>
        </w:del>
      </w:ins>
      <w:del w:id="590" w:author="Fan Quan" w:date="2021-04-27T21:27:00Z">
        <w:r w:rsidDel="009D57EC">
          <w:delText>)(1992</w:delText>
        </w:r>
      </w:del>
      <w:ins w:id="591" w:author="Fan Quan" w:date="2021-04-27T21:13:00Z">
        <w:del w:id="592" w:author="Fan Quan" w:date="2021-04-27T21:27:00Z">
          <w:r w:rsidR="008854FA" w:rsidDel="009D57EC">
            <w:rPr>
              <w:rFonts w:hint="eastAsia"/>
            </w:rPr>
            <w:delText>）</w:delText>
          </w:r>
        </w:del>
      </w:ins>
      <w:ins w:id="593" w:author="Fan Quan" w:date="2021-04-27T21:14:00Z">
        <w:del w:id="594" w:author="Fan Quan" w:date="2021-04-27T21:27:00Z">
          <w:r w:rsidR="00C93F01" w:rsidDel="009D57EC">
            <w:rPr>
              <w:rFonts w:hint="eastAsia"/>
            </w:rPr>
            <w:delText>等，</w:delText>
          </w:r>
        </w:del>
      </w:ins>
      <w:del w:id="595" w:author="Fan Quan" w:date="2021-04-27T21:27:00Z">
        <w:r w:rsidDel="009D57EC">
          <w:delText>)</w:delText>
        </w:r>
        <w:r w:rsidDel="009D57EC">
          <w:rPr>
            <w:rFonts w:hint="eastAsia"/>
          </w:rPr>
          <w:delText>）也应用了第一人称探索地牢的玩法</w:delText>
        </w:r>
      </w:del>
      <w:ins w:id="596" w:author="Fan Quan" w:date="2021-04-27T21:14:00Z">
        <w:del w:id="597" w:author="Fan Quan" w:date="2021-04-27T21:27:00Z">
          <w:r w:rsidR="00C93F01" w:rsidDel="009D57EC">
            <w:rPr>
              <w:rFonts w:hint="eastAsia"/>
            </w:rPr>
            <w:delText>。</w:delText>
          </w:r>
        </w:del>
      </w:ins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BD82F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D5909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C7"/>
    <w:rsid w:val="00007178"/>
    <w:rsid w:val="00045DB7"/>
    <w:rsid w:val="00054BC8"/>
    <w:rsid w:val="00055882"/>
    <w:rsid w:val="00062CAA"/>
    <w:rsid w:val="00064042"/>
    <w:rsid w:val="00087AE0"/>
    <w:rsid w:val="000A6A0B"/>
    <w:rsid w:val="000B34CB"/>
    <w:rsid w:val="000C0CCE"/>
    <w:rsid w:val="000C1A81"/>
    <w:rsid w:val="000C3B60"/>
    <w:rsid w:val="000E4E1E"/>
    <w:rsid w:val="000F1ACA"/>
    <w:rsid w:val="00111EB5"/>
    <w:rsid w:val="00117365"/>
    <w:rsid w:val="00150BAB"/>
    <w:rsid w:val="00153EE2"/>
    <w:rsid w:val="001573DA"/>
    <w:rsid w:val="0016522A"/>
    <w:rsid w:val="001806CB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5267"/>
    <w:rsid w:val="002169D6"/>
    <w:rsid w:val="00220659"/>
    <w:rsid w:val="00222FED"/>
    <w:rsid w:val="00226848"/>
    <w:rsid w:val="002312C8"/>
    <w:rsid w:val="00234451"/>
    <w:rsid w:val="002425D0"/>
    <w:rsid w:val="0024326E"/>
    <w:rsid w:val="002466B9"/>
    <w:rsid w:val="002602A7"/>
    <w:rsid w:val="00261C4F"/>
    <w:rsid w:val="00262771"/>
    <w:rsid w:val="00267795"/>
    <w:rsid w:val="0026784B"/>
    <w:rsid w:val="00270C80"/>
    <w:rsid w:val="0027286B"/>
    <w:rsid w:val="00273981"/>
    <w:rsid w:val="00285E6A"/>
    <w:rsid w:val="002A2333"/>
    <w:rsid w:val="002A5139"/>
    <w:rsid w:val="002C16E2"/>
    <w:rsid w:val="002D01D3"/>
    <w:rsid w:val="002D56C7"/>
    <w:rsid w:val="002F1A0E"/>
    <w:rsid w:val="002F3408"/>
    <w:rsid w:val="002F7493"/>
    <w:rsid w:val="00316C8C"/>
    <w:rsid w:val="003249D9"/>
    <w:rsid w:val="00333CDD"/>
    <w:rsid w:val="00336103"/>
    <w:rsid w:val="00355319"/>
    <w:rsid w:val="003575CF"/>
    <w:rsid w:val="00362338"/>
    <w:rsid w:val="00366B4E"/>
    <w:rsid w:val="00371124"/>
    <w:rsid w:val="00373773"/>
    <w:rsid w:val="003845EC"/>
    <w:rsid w:val="00385064"/>
    <w:rsid w:val="00385C4B"/>
    <w:rsid w:val="003A5B20"/>
    <w:rsid w:val="003B4AA4"/>
    <w:rsid w:val="003D1B06"/>
    <w:rsid w:val="003E13C6"/>
    <w:rsid w:val="003E6C2A"/>
    <w:rsid w:val="003F442C"/>
    <w:rsid w:val="003F7345"/>
    <w:rsid w:val="003F7E6F"/>
    <w:rsid w:val="00412ACB"/>
    <w:rsid w:val="00415736"/>
    <w:rsid w:val="00423DC0"/>
    <w:rsid w:val="00427A03"/>
    <w:rsid w:val="004367FE"/>
    <w:rsid w:val="00445F1D"/>
    <w:rsid w:val="0045023B"/>
    <w:rsid w:val="00473DBD"/>
    <w:rsid w:val="004B4D18"/>
    <w:rsid w:val="004B7AB8"/>
    <w:rsid w:val="004C323F"/>
    <w:rsid w:val="004C691F"/>
    <w:rsid w:val="004E66CB"/>
    <w:rsid w:val="005062C4"/>
    <w:rsid w:val="005130B6"/>
    <w:rsid w:val="00532598"/>
    <w:rsid w:val="0053640F"/>
    <w:rsid w:val="00556CC7"/>
    <w:rsid w:val="00561057"/>
    <w:rsid w:val="00576722"/>
    <w:rsid w:val="00576BB6"/>
    <w:rsid w:val="00580794"/>
    <w:rsid w:val="00594354"/>
    <w:rsid w:val="005A2AD5"/>
    <w:rsid w:val="005A653D"/>
    <w:rsid w:val="005B5669"/>
    <w:rsid w:val="005C71CD"/>
    <w:rsid w:val="005D08EF"/>
    <w:rsid w:val="005E1D00"/>
    <w:rsid w:val="0060192F"/>
    <w:rsid w:val="0061439B"/>
    <w:rsid w:val="00621D8F"/>
    <w:rsid w:val="00626CCD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75CCB"/>
    <w:rsid w:val="007869FA"/>
    <w:rsid w:val="00791749"/>
    <w:rsid w:val="007923AD"/>
    <w:rsid w:val="007A2BD6"/>
    <w:rsid w:val="007D71D1"/>
    <w:rsid w:val="007F2B0A"/>
    <w:rsid w:val="007F7744"/>
    <w:rsid w:val="00804F76"/>
    <w:rsid w:val="00806138"/>
    <w:rsid w:val="00836120"/>
    <w:rsid w:val="008451DD"/>
    <w:rsid w:val="00845AF8"/>
    <w:rsid w:val="00861514"/>
    <w:rsid w:val="00876728"/>
    <w:rsid w:val="008854FA"/>
    <w:rsid w:val="00885A03"/>
    <w:rsid w:val="00890C17"/>
    <w:rsid w:val="00891D5D"/>
    <w:rsid w:val="008931DD"/>
    <w:rsid w:val="00897D8C"/>
    <w:rsid w:val="008A620A"/>
    <w:rsid w:val="008A7872"/>
    <w:rsid w:val="008D4384"/>
    <w:rsid w:val="008D5696"/>
    <w:rsid w:val="008E3CB4"/>
    <w:rsid w:val="008F2B87"/>
    <w:rsid w:val="0090054F"/>
    <w:rsid w:val="00911BFC"/>
    <w:rsid w:val="0092047D"/>
    <w:rsid w:val="00922570"/>
    <w:rsid w:val="0092507E"/>
    <w:rsid w:val="00930087"/>
    <w:rsid w:val="00937B95"/>
    <w:rsid w:val="00960341"/>
    <w:rsid w:val="0097206B"/>
    <w:rsid w:val="009746CD"/>
    <w:rsid w:val="009851AC"/>
    <w:rsid w:val="009B5ACC"/>
    <w:rsid w:val="009C45E4"/>
    <w:rsid w:val="009D21CC"/>
    <w:rsid w:val="009D57EC"/>
    <w:rsid w:val="00A2094B"/>
    <w:rsid w:val="00A24176"/>
    <w:rsid w:val="00A3072F"/>
    <w:rsid w:val="00A3384D"/>
    <w:rsid w:val="00A47A89"/>
    <w:rsid w:val="00A50650"/>
    <w:rsid w:val="00A51693"/>
    <w:rsid w:val="00A51E29"/>
    <w:rsid w:val="00A633EF"/>
    <w:rsid w:val="00A70A48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64617"/>
    <w:rsid w:val="00B81718"/>
    <w:rsid w:val="00BA2914"/>
    <w:rsid w:val="00BA6266"/>
    <w:rsid w:val="00BC1ECC"/>
    <w:rsid w:val="00BE00FC"/>
    <w:rsid w:val="00BE1C72"/>
    <w:rsid w:val="00BF11F4"/>
    <w:rsid w:val="00C02C11"/>
    <w:rsid w:val="00C2598D"/>
    <w:rsid w:val="00C36086"/>
    <w:rsid w:val="00C57596"/>
    <w:rsid w:val="00C60D21"/>
    <w:rsid w:val="00C61659"/>
    <w:rsid w:val="00C7080D"/>
    <w:rsid w:val="00C86765"/>
    <w:rsid w:val="00C91477"/>
    <w:rsid w:val="00C93F01"/>
    <w:rsid w:val="00CA122A"/>
    <w:rsid w:val="00CE2F7E"/>
    <w:rsid w:val="00D02128"/>
    <w:rsid w:val="00D03448"/>
    <w:rsid w:val="00D2473E"/>
    <w:rsid w:val="00D40B17"/>
    <w:rsid w:val="00D43879"/>
    <w:rsid w:val="00D443B0"/>
    <w:rsid w:val="00D47D43"/>
    <w:rsid w:val="00D62021"/>
    <w:rsid w:val="00DA3E65"/>
    <w:rsid w:val="00DB684D"/>
    <w:rsid w:val="00DC6AA1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448F5"/>
    <w:rsid w:val="00E52A2E"/>
    <w:rsid w:val="00E54FAE"/>
    <w:rsid w:val="00E61F41"/>
    <w:rsid w:val="00E63C55"/>
    <w:rsid w:val="00E81749"/>
    <w:rsid w:val="00E81D1D"/>
    <w:rsid w:val="00E85ED9"/>
    <w:rsid w:val="00E90F8B"/>
    <w:rsid w:val="00E96BDA"/>
    <w:rsid w:val="00EA10AB"/>
    <w:rsid w:val="00EA35E2"/>
    <w:rsid w:val="00EB267F"/>
    <w:rsid w:val="00ED0D51"/>
    <w:rsid w:val="00ED6DC5"/>
    <w:rsid w:val="00EE2E4F"/>
    <w:rsid w:val="00EE3E02"/>
    <w:rsid w:val="00F024D3"/>
    <w:rsid w:val="00F27EC2"/>
    <w:rsid w:val="00F30A58"/>
    <w:rsid w:val="00F348C6"/>
    <w:rsid w:val="00F46451"/>
    <w:rsid w:val="00F4686B"/>
    <w:rsid w:val="00F505B5"/>
    <w:rsid w:val="00F62A60"/>
    <w:rsid w:val="00F734E7"/>
    <w:rsid w:val="00F75076"/>
    <w:rsid w:val="00F800C8"/>
    <w:rsid w:val="00F8075D"/>
    <w:rsid w:val="00F841EF"/>
    <w:rsid w:val="00F96429"/>
    <w:rsid w:val="00FA259E"/>
    <w:rsid w:val="00FB002B"/>
    <w:rsid w:val="00FB6F0B"/>
    <w:rsid w:val="00FD4ED8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738A4"/>
  <w15:chartTrackingRefBased/>
  <w15:docId w15:val="{3AA09955-6538-4773-8537-14DF90485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my%20part\review&#27169;&#29256;202104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review模版20210412.dotx</Template>
  <TotalTime>768</TotalTime>
  <Pages>3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herney bright</dc:creator>
  <cp:keywords/>
  <dc:description/>
  <cp:lastModifiedBy>Fan Quan</cp:lastModifiedBy>
  <cp:revision>23</cp:revision>
  <dcterms:created xsi:type="dcterms:W3CDTF">2021-04-13T04:50:00Z</dcterms:created>
  <dcterms:modified xsi:type="dcterms:W3CDTF">2021-04-28T04:28:00Z</dcterms:modified>
</cp:coreProperties>
</file>