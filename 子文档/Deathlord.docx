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0C4C5" w14:textId="24849913" w:rsidR="0016522A" w:rsidRPr="00F734E7" w:rsidRDefault="000C1A81" w:rsidP="00DB684D">
      <w:pPr>
        <w:pStyle w:val="3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A407488" wp14:editId="762D6AEC">
                <wp:simplePos x="0" y="0"/>
                <wp:positionH relativeFrom="margin">
                  <wp:align>right</wp:align>
                </wp:positionH>
                <wp:positionV relativeFrom="paragraph">
                  <wp:posOffset>563825</wp:posOffset>
                </wp:positionV>
                <wp:extent cx="6185535" cy="3383915"/>
                <wp:effectExtent l="0" t="0" r="0" b="0"/>
                <wp:wrapTopAndBottom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5535" cy="3383915"/>
                          <a:chOff x="0" y="0"/>
                          <a:chExt cx="6185535" cy="3383915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5824" y="0"/>
                            <a:ext cx="6173887" cy="26784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文本框 3"/>
                        <wps:cNvSpPr txBox="1"/>
                        <wps:spPr>
                          <a:xfrm>
                            <a:off x="0" y="2687320"/>
                            <a:ext cx="6185535" cy="6965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2A03549" w14:textId="7CDB6DE3" w:rsidR="00804D1D" w:rsidRDefault="00804D1D" w:rsidP="00804D1D">
                              <w:pPr>
                                <w:pStyle w:val="af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A</w:t>
                              </w:r>
                              <w:r>
                                <w:t>I Escudero and David Wong, 1987</w:t>
                              </w:r>
                            </w:p>
                            <w:p w14:paraId="0913A7A3" w14:textId="02F6ECDD" w:rsidR="00804D1D" w:rsidRPr="00804D1D" w:rsidRDefault="00804D1D" w:rsidP="00804D1D">
                              <w:pPr>
                                <w:jc w:val="center"/>
                                <w:rPr>
                                  <w:rFonts w:asciiTheme="majorHAnsi" w:eastAsia="黑体" w:hAnsiTheme="majorHAnsi" w:cstheme="majorBidi"/>
                                  <w:sz w:val="20"/>
                                  <w:szCs w:val="20"/>
                                </w:rPr>
                              </w:pPr>
                              <w:r w:rsidRPr="00804D1D">
                                <w:rPr>
                                  <w:rFonts w:hint="eastAsia"/>
                                </w:rPr>
                                <w:t>A</w:t>
                              </w:r>
                              <w:r w:rsidRPr="00804D1D">
                                <w:rPr>
                                  <w:rFonts w:asciiTheme="majorHAnsi" w:eastAsia="黑体" w:hAnsiTheme="majorHAnsi" w:cstheme="majorBidi"/>
                                  <w:sz w:val="20"/>
                                  <w:szCs w:val="20"/>
                                </w:rPr>
                                <w:t>pple II and C64</w:t>
                              </w:r>
                            </w:p>
                            <w:p w14:paraId="270D7D64" w14:textId="2BA91836" w:rsidR="00F96429" w:rsidRPr="00F30A58" w:rsidRDefault="00F96429" w:rsidP="00F96429">
                              <w:pPr>
                                <w:jc w:val="center"/>
                                <w:rPr>
                                  <w:sz w:val="20"/>
                                  <w:szCs w:val="21"/>
                                </w:rPr>
                              </w:pPr>
                              <w:r w:rsidRPr="00F30A58">
                                <w:rPr>
                                  <w:rFonts w:hint="eastAsia"/>
                                  <w:sz w:val="20"/>
                                  <w:szCs w:val="21"/>
                                </w:rPr>
                                <w:t>*</w:t>
                              </w:r>
                              <w:r w:rsidR="00804D1D">
                                <w:rPr>
                                  <w:rFonts w:hint="eastAsia"/>
                                  <w:sz w:val="20"/>
                                  <w:szCs w:val="21"/>
                                </w:rPr>
                                <w:t xml:space="preserve">《死亡领主》最初灵感来源于北欧神话，但在发售前五周 </w:t>
                              </w:r>
                              <w:r w:rsidR="00804D1D">
                                <w:rPr>
                                  <w:sz w:val="20"/>
                                  <w:szCs w:val="21"/>
                                </w:rPr>
                                <w:t xml:space="preserve">EA </w:t>
                              </w:r>
                              <w:r w:rsidR="00804D1D">
                                <w:rPr>
                                  <w:rFonts w:hint="eastAsia"/>
                                  <w:sz w:val="20"/>
                                  <w:szCs w:val="21"/>
                                </w:rPr>
                                <w:t>却要求制作人把游戏</w:t>
                              </w:r>
                              <w:del w:id="0" w:author="董 宇阳" w:date="2021-04-09T11:51:00Z">
                                <w:r w:rsidR="00804D1D" w:rsidDel="00CA720A">
                                  <w:rPr>
                                    <w:rFonts w:hint="eastAsia"/>
                                    <w:sz w:val="20"/>
                                    <w:szCs w:val="21"/>
                                  </w:rPr>
                                  <w:delText>背景</w:delText>
                                </w:r>
                              </w:del>
                              <w:r w:rsidR="00804D1D">
                                <w:rPr>
                                  <w:rFonts w:hint="eastAsia"/>
                                  <w:sz w:val="20"/>
                                  <w:szCs w:val="21"/>
                                </w:rPr>
                                <w:t>改成日</w:t>
                              </w:r>
                              <w:ins w:id="1" w:author="董 宇阳" w:date="2021-04-09T11:51:00Z">
                                <w:r w:rsidR="00CA720A">
                                  <w:rPr>
                                    <w:rFonts w:hint="eastAsia"/>
                                    <w:sz w:val="20"/>
                                    <w:szCs w:val="21"/>
                                  </w:rPr>
                                  <w:t>式</w:t>
                                </w:r>
                              </w:ins>
                              <w:del w:id="2" w:author="董 宇阳" w:date="2021-04-09T11:51:00Z">
                                <w:r w:rsidR="00804D1D" w:rsidDel="00CA720A">
                                  <w:rPr>
                                    <w:rFonts w:hint="eastAsia"/>
                                    <w:sz w:val="20"/>
                                    <w:szCs w:val="21"/>
                                  </w:rPr>
                                  <w:delText>本</w:delText>
                                </w:r>
                              </w:del>
                              <w:r w:rsidR="00804D1D">
                                <w:rPr>
                                  <w:rFonts w:hint="eastAsia"/>
                                  <w:sz w:val="20"/>
                                  <w:szCs w:val="21"/>
                                </w:rPr>
                                <w:t>风格</w:t>
                              </w:r>
                              <w:del w:id="3" w:author="董 宇阳" w:date="2021-04-09T11:51:00Z">
                                <w:r w:rsidR="00804D1D" w:rsidDel="00CA720A">
                                  <w:rPr>
                                    <w:rFonts w:hint="eastAsia"/>
                                    <w:sz w:val="20"/>
                                    <w:szCs w:val="21"/>
                                  </w:rPr>
                                  <w:delText>的</w:delText>
                                </w:r>
                              </w:del>
                              <w:r w:rsidR="00804D1D">
                                <w:rPr>
                                  <w:rFonts w:hint="eastAsia"/>
                                  <w:sz w:val="20"/>
                                  <w:szCs w:val="21"/>
                                </w:rPr>
                                <w:t>。</w:t>
                              </w:r>
                            </w:p>
                            <w:p w14:paraId="4B903A12" w14:textId="77777777" w:rsidR="000C1A81" w:rsidRPr="00F30A58" w:rsidRDefault="000C1A81" w:rsidP="000C1A81">
                              <w:pPr>
                                <w:rPr>
                                  <w:sz w:val="20"/>
                                  <w:szCs w:val="2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407488" id="组合 4" o:spid="_x0000_s1026" style="position:absolute;left:0;text-align:left;margin-left:435.85pt;margin-top:44.4pt;width:487.05pt;height:266.45pt;z-index:251660288;mso-position-horizontal:right;mso-position-horizontal-relative:margin;mso-width-relative:margin;mso-height-relative:margin" coordsize="61855,3383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bAEMAAQEBAQEBAgEBAgICAgICAwICAgIDBAMDAwMDBAUEBAQEBAQFBQUFBQUFBQYGBgYGBgcH&#10;BwcHCAgICAgICAgICP/bAEMBAQEBAgICAwICAwgFBQUICAgICAgICAgICAgICAgICAgICAgICAgI&#10;CAgICAgICAgICAgICAgICAgICAgICAgICP/dAAQAXf/aAAwDAQACEQMRAD8A/wA/+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left:58;width:61739;height:26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" o:spid="_x0000_s1028" type="#_x0000_t202" style="position:absolute;top:26873;width:61855;height:6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<v:textbox style="mso-fit-shape-to-text:t" inset="0,0,0,0">
                    <w:txbxContent>
                      <w:p w14:paraId="72A03549" w14:textId="7CDB6DE3" w:rsidR="00804D1D" w:rsidRDefault="00804D1D" w:rsidP="00804D1D">
                        <w:pPr>
                          <w:pStyle w:val="af"/>
                          <w:jc w:val="center"/>
                        </w:pPr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>I Escudero and David Wong, 1987</w:t>
                        </w:r>
                      </w:p>
                      <w:p w14:paraId="0913A7A3" w14:textId="02F6ECDD" w:rsidR="00804D1D" w:rsidRPr="00804D1D" w:rsidRDefault="00804D1D" w:rsidP="00804D1D">
                        <w:pPr>
                          <w:jc w:val="center"/>
                          <w:rPr>
                            <w:rFonts w:asciiTheme="majorHAnsi" w:eastAsia="黑体" w:hAnsiTheme="majorHAnsi" w:cstheme="majorBidi"/>
                            <w:sz w:val="20"/>
                            <w:szCs w:val="20"/>
                          </w:rPr>
                        </w:pPr>
                        <w:r w:rsidRPr="00804D1D">
                          <w:rPr>
                            <w:rFonts w:hint="eastAsia"/>
                          </w:rPr>
                          <w:t>A</w:t>
                        </w:r>
                        <w:r w:rsidRPr="00804D1D">
                          <w:rPr>
                            <w:rFonts w:asciiTheme="majorHAnsi" w:eastAsia="黑体" w:hAnsiTheme="majorHAnsi" w:cstheme="majorBidi"/>
                            <w:sz w:val="20"/>
                            <w:szCs w:val="20"/>
                          </w:rPr>
                          <w:t>pple II and C64</w:t>
                        </w:r>
                      </w:p>
                      <w:p w14:paraId="270D7D64" w14:textId="2BA91836" w:rsidR="00F96429" w:rsidRPr="00F30A58" w:rsidRDefault="00F96429" w:rsidP="00F96429">
                        <w:pPr>
                          <w:jc w:val="center"/>
                          <w:rPr>
                            <w:sz w:val="20"/>
                            <w:szCs w:val="21"/>
                          </w:rPr>
                        </w:pPr>
                        <w:r w:rsidRPr="00F30A58">
                          <w:rPr>
                            <w:rFonts w:hint="eastAsia"/>
                            <w:sz w:val="20"/>
                            <w:szCs w:val="21"/>
                          </w:rPr>
                          <w:t>*</w:t>
                        </w:r>
                        <w:r w:rsidR="00804D1D">
                          <w:rPr>
                            <w:rFonts w:hint="eastAsia"/>
                            <w:sz w:val="20"/>
                            <w:szCs w:val="21"/>
                          </w:rPr>
                          <w:t xml:space="preserve">《死亡领主》最初灵感来源于北欧神话，但在发售前五周 </w:t>
                        </w:r>
                        <w:r w:rsidR="00804D1D">
                          <w:rPr>
                            <w:sz w:val="20"/>
                            <w:szCs w:val="21"/>
                          </w:rPr>
                          <w:t xml:space="preserve">EA </w:t>
                        </w:r>
                        <w:r w:rsidR="00804D1D">
                          <w:rPr>
                            <w:rFonts w:hint="eastAsia"/>
                            <w:sz w:val="20"/>
                            <w:szCs w:val="21"/>
                          </w:rPr>
                          <w:t>却要求制作人把游戏</w:t>
                        </w:r>
                        <w:del w:id="4" w:author="董 宇阳" w:date="2021-04-09T11:51:00Z">
                          <w:r w:rsidR="00804D1D" w:rsidDel="00CA720A">
                            <w:rPr>
                              <w:rFonts w:hint="eastAsia"/>
                              <w:sz w:val="20"/>
                              <w:szCs w:val="21"/>
                            </w:rPr>
                            <w:delText>背景</w:delText>
                          </w:r>
                        </w:del>
                        <w:r w:rsidR="00804D1D">
                          <w:rPr>
                            <w:rFonts w:hint="eastAsia"/>
                            <w:sz w:val="20"/>
                            <w:szCs w:val="21"/>
                          </w:rPr>
                          <w:t>改成日</w:t>
                        </w:r>
                        <w:ins w:id="5" w:author="董 宇阳" w:date="2021-04-09T11:51:00Z">
                          <w:r w:rsidR="00CA720A">
                            <w:rPr>
                              <w:rFonts w:hint="eastAsia"/>
                              <w:sz w:val="20"/>
                              <w:szCs w:val="21"/>
                            </w:rPr>
                            <w:t>式</w:t>
                          </w:r>
                        </w:ins>
                        <w:del w:id="6" w:author="董 宇阳" w:date="2021-04-09T11:51:00Z">
                          <w:r w:rsidR="00804D1D" w:rsidDel="00CA720A">
                            <w:rPr>
                              <w:rFonts w:hint="eastAsia"/>
                              <w:sz w:val="20"/>
                              <w:szCs w:val="21"/>
                            </w:rPr>
                            <w:delText>本</w:delText>
                          </w:r>
                        </w:del>
                        <w:r w:rsidR="00804D1D">
                          <w:rPr>
                            <w:rFonts w:hint="eastAsia"/>
                            <w:sz w:val="20"/>
                            <w:szCs w:val="21"/>
                          </w:rPr>
                          <w:t>风格</w:t>
                        </w:r>
                        <w:del w:id="7" w:author="董 宇阳" w:date="2021-04-09T11:51:00Z">
                          <w:r w:rsidR="00804D1D" w:rsidDel="00CA720A">
                            <w:rPr>
                              <w:rFonts w:hint="eastAsia"/>
                              <w:sz w:val="20"/>
                              <w:szCs w:val="21"/>
                            </w:rPr>
                            <w:delText>的</w:delText>
                          </w:r>
                        </w:del>
                        <w:r w:rsidR="00804D1D">
                          <w:rPr>
                            <w:rFonts w:hint="eastAsia"/>
                            <w:sz w:val="20"/>
                            <w:szCs w:val="21"/>
                          </w:rPr>
                          <w:t>。</w:t>
                        </w:r>
                      </w:p>
                      <w:p w14:paraId="4B903A12" w14:textId="77777777" w:rsidR="000C1A81" w:rsidRPr="00F30A58" w:rsidRDefault="000C1A81" w:rsidP="000C1A81">
                        <w:pPr>
                          <w:rPr>
                            <w:sz w:val="20"/>
                            <w:szCs w:val="21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DB684D">
        <w:rPr>
          <w:rFonts w:hint="eastAsia"/>
        </w:rPr>
        <w:t>《</w:t>
      </w:r>
      <w:r w:rsidR="00804D1D">
        <w:rPr>
          <w:rFonts w:hint="eastAsia"/>
        </w:rPr>
        <w:t>死亡领主</w:t>
      </w:r>
      <w:r w:rsidR="00DB684D">
        <w:rPr>
          <w:rFonts w:hint="eastAsia"/>
        </w:rPr>
        <w:t>》（</w:t>
      </w:r>
      <w:proofErr w:type="spellStart"/>
      <w:r w:rsidR="00804D1D">
        <w:t>Deathlord</w:t>
      </w:r>
      <w:proofErr w:type="spellEnd"/>
      <w:r w:rsidR="00DB684D">
        <w:rPr>
          <w:rFonts w:hint="eastAsia"/>
        </w:rPr>
        <w:t>）</w:t>
      </w:r>
    </w:p>
    <w:p w14:paraId="5AB96F37" w14:textId="0CC8B245" w:rsidR="0016522A" w:rsidRDefault="008F2B87" w:rsidP="00F734E7">
      <w:r w:rsidRPr="008F2B87">
        <w:rPr>
          <w:rFonts w:hint="eastAsia"/>
        </w:rPr>
        <w:t>作者：</w:t>
      </w:r>
      <w:r w:rsidR="00804D1D">
        <w:rPr>
          <w:rFonts w:hint="eastAsia"/>
        </w:rPr>
        <w:t>CB</w:t>
      </w:r>
    </w:p>
    <w:p w14:paraId="16EC6CEC" w14:textId="60F3AE74" w:rsidR="0016522A" w:rsidRPr="008F2B87" w:rsidRDefault="0016522A" w:rsidP="008F2B87">
      <w:pPr>
        <w:jc w:val="left"/>
      </w:pPr>
      <w:r w:rsidRPr="008F2B87">
        <w:rPr>
          <w:rFonts w:hint="eastAsia"/>
        </w:rPr>
        <w:t>翻译：</w:t>
      </w:r>
      <w:proofErr w:type="spellStart"/>
      <w:r w:rsidR="00804D1D">
        <w:t>LightningChris</w:t>
      </w:r>
      <w:proofErr w:type="spellEnd"/>
    </w:p>
    <w:p w14:paraId="071B4858" w14:textId="4F7C4505" w:rsidR="0016522A" w:rsidRDefault="00DE3A48" w:rsidP="00F734E7">
      <w:r>
        <w:rPr>
          <w:noProof/>
        </w:rPr>
        <w:pict w14:anchorId="4147DA5B">
          <v:rect id="_x0000_i1025" alt="" style="width:286.15pt;height:.05pt;mso-width-percent:0;mso-height-percent:0;mso-width-percent:0;mso-height-percent:0" o:hrpct="689" o:hrstd="t" o:hrnoshade="t" o:hr="t" fillcolor="#cfcdcd [2894]" stroked="f"/>
        </w:pict>
      </w:r>
    </w:p>
    <w:p w14:paraId="3CB30AB2" w14:textId="77777777" w:rsidR="0016522A" w:rsidRDefault="0016522A" w:rsidP="00F734E7">
      <w:pPr>
        <w:sectPr w:rsidR="0016522A" w:rsidSect="00F800C8">
          <w:headerReference w:type="default" r:id="rId10"/>
          <w:footerReference w:type="default" r:id="rId11"/>
          <w:pgSz w:w="11906" w:h="16838"/>
          <w:pgMar w:top="1440" w:right="1080" w:bottom="1440" w:left="1080" w:header="567" w:footer="567" w:gutter="0"/>
          <w:cols w:space="425"/>
          <w:docGrid w:type="lines" w:linePitch="312"/>
          <w15:footnoteColumns w:val="1"/>
        </w:sectPr>
      </w:pPr>
    </w:p>
    <w:p w14:paraId="6B404783" w14:textId="308658FC" w:rsidR="00804D1D" w:rsidRDefault="00804D1D" w:rsidP="00F348C6">
      <w:pPr>
        <w:pStyle w:val="-"/>
        <w:ind w:firstLine="420"/>
      </w:pPr>
      <w:r>
        <w:rPr>
          <w:rFonts w:hint="eastAsia"/>
        </w:rPr>
        <w:t>有人说《</w:t>
      </w:r>
      <w:r w:rsidR="009731E3">
        <w:rPr>
          <w:rFonts w:hint="eastAsia"/>
        </w:rPr>
        <w:t>巫术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》（</w:t>
      </w:r>
      <w:r>
        <w:rPr>
          <w:rFonts w:hint="eastAsia"/>
        </w:rPr>
        <w:t>W</w:t>
      </w:r>
      <w:r>
        <w:t>izardry IV</w:t>
      </w:r>
      <w:r>
        <w:rPr>
          <w:rFonts w:hint="eastAsia"/>
        </w:rPr>
        <w:t>）是那种</w:t>
      </w:r>
      <w:r w:rsidR="00016A59">
        <w:rPr>
          <w:rFonts w:hint="eastAsia"/>
        </w:rPr>
        <w:t>对玩家最不友好的游戏，但那些</w:t>
      </w:r>
      <w:del w:id="8" w:author="董 宇阳" w:date="2021-04-09T11:52:00Z">
        <w:r w:rsidR="00016A59" w:rsidDel="00CA720A">
          <w:rPr>
            <w:rFonts w:hint="eastAsia"/>
          </w:rPr>
          <w:delText>自视为</w:delText>
        </w:r>
      </w:del>
      <w:r w:rsidR="00016A59">
        <w:rPr>
          <w:rFonts w:hint="eastAsia"/>
        </w:rPr>
        <w:t>“高玩”</w:t>
      </w:r>
      <w:del w:id="9" w:author="董 宇阳" w:date="2021-04-09T11:52:00Z">
        <w:r w:rsidR="00016A59" w:rsidDel="00CA720A">
          <w:rPr>
            <w:rFonts w:hint="eastAsia"/>
          </w:rPr>
          <w:delText>者</w:delText>
        </w:r>
      </w:del>
      <w:r w:rsidR="00016A59">
        <w:rPr>
          <w:rFonts w:hint="eastAsia"/>
        </w:rPr>
        <w:t>则对《</w:t>
      </w:r>
      <w:r w:rsidR="009731E3">
        <w:rPr>
          <w:rFonts w:hint="eastAsia"/>
        </w:rPr>
        <w:t>巫术</w:t>
      </w:r>
      <w:r w:rsidR="00016A59">
        <w:rPr>
          <w:rFonts w:hint="eastAsia"/>
        </w:rPr>
        <w:t>》这样的主流游戏不屑一顾，</w:t>
      </w:r>
      <w:del w:id="10" w:author="董 宇阳" w:date="2021-04-09T11:53:00Z">
        <w:r w:rsidR="00016A59" w:rsidDel="00CA720A">
          <w:rPr>
            <w:rFonts w:hint="eastAsia"/>
          </w:rPr>
          <w:delText>而</w:delText>
        </w:r>
      </w:del>
      <w:r w:rsidR="00016A59">
        <w:rPr>
          <w:rFonts w:hint="eastAsia"/>
        </w:rPr>
        <w:t>认为《死亡领主》才是对玩家最不友好的游戏。</w:t>
      </w:r>
    </w:p>
    <w:p w14:paraId="2329907A" w14:textId="662EAEC9" w:rsidR="00F348C6" w:rsidRDefault="009731E3" w:rsidP="00115B19">
      <w:pPr>
        <w:pStyle w:val="-"/>
        <w:ind w:firstLine="420"/>
      </w:pPr>
      <w:r>
        <w:rPr>
          <w:rFonts w:hint="eastAsia"/>
        </w:rPr>
        <w:t>结合了《</w:t>
      </w:r>
      <w:r w:rsidR="00F349F6">
        <w:rPr>
          <w:rFonts w:hint="eastAsia"/>
        </w:rPr>
        <w:t>创世纪</w:t>
      </w:r>
      <w:r>
        <w:rPr>
          <w:rFonts w:hint="eastAsia"/>
        </w:rPr>
        <w:t>》</w:t>
      </w:r>
      <w:r w:rsidR="00F349F6">
        <w:rPr>
          <w:rFonts w:hint="eastAsia"/>
        </w:rPr>
        <w:t>（</w:t>
      </w:r>
      <w:r w:rsidR="00F349F6">
        <w:rPr>
          <w:rFonts w:hint="eastAsia"/>
        </w:rPr>
        <w:t>U</w:t>
      </w:r>
      <w:r w:rsidR="00F349F6">
        <w:t>ltima</w:t>
      </w:r>
      <w:r w:rsidR="00F349F6">
        <w:rPr>
          <w:rFonts w:hint="eastAsia"/>
        </w:rPr>
        <w:t>）</w:t>
      </w:r>
      <w:r>
        <w:rPr>
          <w:rFonts w:hint="eastAsia"/>
        </w:rPr>
        <w:t>系列的垂直探索系统和《</w:t>
      </w:r>
      <w:r w:rsidR="00F349F6">
        <w:rPr>
          <w:rFonts w:hint="eastAsia"/>
        </w:rPr>
        <w:t>巫术</w:t>
      </w:r>
      <w:r>
        <w:rPr>
          <w:rFonts w:hint="eastAsia"/>
        </w:rPr>
        <w:t>》系列的战斗系统，《死亡领主》的故事发生在一个以日本为主题的东方</w:t>
      </w:r>
      <w:ins w:id="11" w:author="董 宇阳" w:date="2021-04-09T11:54:00Z">
        <w:r w:rsidR="00CA720A">
          <w:rPr>
            <w:rFonts w:hint="eastAsia"/>
          </w:rPr>
          <w:t>奇</w:t>
        </w:r>
      </w:ins>
      <w:del w:id="12" w:author="董 宇阳" w:date="2021-04-09T11:54:00Z">
        <w:r w:rsidDel="00CA720A">
          <w:rPr>
            <w:rFonts w:hint="eastAsia"/>
          </w:rPr>
          <w:delText>虚</w:delText>
        </w:r>
      </w:del>
      <w:r>
        <w:rPr>
          <w:rFonts w:hint="eastAsia"/>
        </w:rPr>
        <w:t>幻世界。</w:t>
      </w:r>
      <w:r w:rsidR="00115B19">
        <w:rPr>
          <w:rFonts w:hint="eastAsia"/>
        </w:rPr>
        <w:t>在这个世界里你可以</w:t>
      </w:r>
      <w:ins w:id="13" w:author="董 宇阳" w:date="2021-04-09T12:22:00Z">
        <w:r w:rsidR="00020717">
          <w:rPr>
            <w:rFonts w:hint="eastAsia"/>
          </w:rPr>
          <w:t>当</w:t>
        </w:r>
      </w:ins>
      <w:del w:id="14" w:author="董 宇阳" w:date="2021-04-09T12:22:00Z">
        <w:r w:rsidR="00115B19" w:rsidDel="00020717">
          <w:rPr>
            <w:rFonts w:hint="eastAsia"/>
          </w:rPr>
          <w:delText>扮演</w:delText>
        </w:r>
      </w:del>
      <w:r w:rsidR="00115B19">
        <w:rPr>
          <w:rFonts w:hint="eastAsia"/>
        </w:rPr>
        <w:t>一个</w:t>
      </w:r>
      <w:ins w:id="15" w:author="董 宇阳" w:date="2021-04-09T12:21:00Z">
        <w:r w:rsidR="00020717">
          <w:rPr>
            <w:rFonts w:hint="eastAsia"/>
          </w:rPr>
          <w:t>精灵</w:t>
        </w:r>
      </w:ins>
      <w:del w:id="16" w:author="董 宇阳" w:date="2021-04-09T12:21:00Z">
        <w:r w:rsidR="00115B19" w:rsidDel="00020717">
          <w:rPr>
            <w:rFonts w:hint="eastAsia"/>
          </w:rPr>
          <w:delText>妖灵</w:delText>
        </w:r>
      </w:del>
      <w:r w:rsidR="00115B19">
        <w:rPr>
          <w:rStyle w:val="a9"/>
        </w:rPr>
        <w:footnoteReference w:id="1"/>
      </w:r>
      <w:r w:rsidR="00115B19">
        <w:rPr>
          <w:rFonts w:hint="eastAsia"/>
        </w:rPr>
        <w:t>、</w:t>
      </w:r>
      <w:ins w:id="43" w:author="董 宇阳" w:date="2021-04-09T12:21:00Z">
        <w:r w:rsidR="00020717">
          <w:rPr>
            <w:rFonts w:hint="eastAsia"/>
          </w:rPr>
          <w:t>半身人</w:t>
        </w:r>
      </w:ins>
      <w:del w:id="44" w:author="董 宇阳" w:date="2021-04-09T12:21:00Z">
        <w:r w:rsidR="00115B19" w:rsidDel="00020717">
          <w:rPr>
            <w:rFonts w:hint="eastAsia"/>
          </w:rPr>
          <w:delText>变形者</w:delText>
        </w:r>
      </w:del>
      <w:r w:rsidR="00115B19">
        <w:rPr>
          <w:rFonts w:hint="eastAsia"/>
        </w:rPr>
        <w:t>、</w:t>
      </w:r>
      <w:ins w:id="45" w:author="董 宇阳" w:date="2021-04-09T12:22:00Z">
        <w:r w:rsidR="00020717">
          <w:rPr>
            <w:rFonts w:hint="eastAsia"/>
          </w:rPr>
          <w:t>成为一名</w:t>
        </w:r>
      </w:ins>
      <w:r w:rsidR="00115B19">
        <w:rPr>
          <w:rFonts w:hint="eastAsia"/>
        </w:rPr>
        <w:t>术士、以及浪人。</w:t>
      </w:r>
    </w:p>
    <w:p w14:paraId="0C9862CD" w14:textId="77777777" w:rsidR="00F348C6" w:rsidRDefault="00F348C6" w:rsidP="00F348C6">
      <w:pPr>
        <w:pStyle w:val="-"/>
        <w:ind w:firstLine="420"/>
      </w:pPr>
    </w:p>
    <w:p w14:paraId="4D131B14" w14:textId="77777777" w:rsidR="00F348C6" w:rsidRDefault="00F348C6" w:rsidP="00F348C6">
      <w:pPr>
        <w:pStyle w:val="-"/>
        <w:keepNext/>
        <w:ind w:firstLineChars="0" w:firstLine="0"/>
      </w:pPr>
      <w:r>
        <w:rPr>
          <w:rFonts w:hint="eastAsia"/>
          <w:noProof/>
        </w:rPr>
        <w:drawing>
          <wp:inline distT="0" distB="0" distL="0" distR="0" wp14:anchorId="563657DB" wp14:editId="521801CA">
            <wp:extent cx="2600744" cy="1969135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744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A87A" w14:textId="19FAFED5" w:rsidR="00F348C6" w:rsidRDefault="00F348C6" w:rsidP="00F348C6">
      <w:pPr>
        <w:pStyle w:val="af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53BDF">
        <w:rPr>
          <w:noProof/>
        </w:rPr>
        <w:t>1</w:t>
      </w:r>
      <w:r>
        <w:fldChar w:fldCharType="end"/>
      </w:r>
      <w:r w:rsidR="00953BDF">
        <w:rPr>
          <w:rFonts w:hint="eastAsia"/>
        </w:rPr>
        <w:t xml:space="preserve"> </w:t>
      </w:r>
      <w:r w:rsidR="00953BDF">
        <w:rPr>
          <w:rFonts w:hint="eastAsia"/>
        </w:rPr>
        <w:t>游戏的探索和战斗界面是像《创世纪》一样自上而下的垂直视角，但是游戏的战斗系统却和《巫术》更为相似。</w:t>
      </w:r>
    </w:p>
    <w:p w14:paraId="0E0644D6" w14:textId="77777777" w:rsidR="00F348C6" w:rsidRDefault="00F348C6" w:rsidP="00F348C6">
      <w:pPr>
        <w:pStyle w:val="-"/>
        <w:ind w:firstLine="420"/>
      </w:pPr>
    </w:p>
    <w:p w14:paraId="5F76C5B0" w14:textId="77777777" w:rsidR="00953BDF" w:rsidRDefault="00953BDF" w:rsidP="00953BDF">
      <w:pPr>
        <w:pStyle w:val="-"/>
        <w:keepNext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0A12D077" wp14:editId="1663ABA2">
            <wp:extent cx="2957673" cy="2239200"/>
            <wp:effectExtent l="0" t="0" r="1905" b="0"/>
            <wp:docPr id="6" name="图片 6" descr="文字图案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字图案&#10;&#10;中度可信度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673" cy="22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E04F2" w14:textId="1D245920" w:rsidR="00710D5F" w:rsidRDefault="00953BDF" w:rsidP="00953BDF">
      <w:pPr>
        <w:pStyle w:val="af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除非你精通日语，否则想要理解游戏里的种族、职业和咒语的话，你还是需要翻翻手册。就比如</w:t>
      </w:r>
      <w:r>
        <w:rPr>
          <w:rFonts w:hint="eastAsia"/>
        </w:rPr>
        <w:t xml:space="preserve"> </w:t>
      </w:r>
      <w:proofErr w:type="spellStart"/>
      <w:r>
        <w:t>Yabanjin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就是一种野蛮人。</w:t>
      </w:r>
    </w:p>
    <w:p w14:paraId="167BE1F7" w14:textId="29988332" w:rsidR="00953BDF" w:rsidRDefault="00953BDF" w:rsidP="00953BDF"/>
    <w:p w14:paraId="5AEDCD0F" w14:textId="52D65044" w:rsidR="00953BDF" w:rsidRDefault="00953BDF" w:rsidP="00953BDF">
      <w:pPr>
        <w:pStyle w:val="-"/>
        <w:ind w:firstLine="420"/>
      </w:pPr>
      <w:r>
        <w:rPr>
          <w:rFonts w:hint="eastAsia"/>
        </w:rPr>
        <w:t>游戏里有</w:t>
      </w:r>
      <w:r>
        <w:rPr>
          <w:rFonts w:hint="eastAsia"/>
        </w:rPr>
        <w:t xml:space="preserve"> 8</w:t>
      </w:r>
      <w:r>
        <w:t xml:space="preserve"> </w:t>
      </w:r>
      <w:r>
        <w:rPr>
          <w:rFonts w:hint="eastAsia"/>
        </w:rPr>
        <w:t>个种族，</w:t>
      </w:r>
      <w:r>
        <w:rPr>
          <w:rFonts w:hint="eastAsia"/>
        </w:rPr>
        <w:t>1</w:t>
      </w:r>
      <w:r>
        <w:t xml:space="preserve">6 </w:t>
      </w:r>
      <w:r>
        <w:rPr>
          <w:rFonts w:hint="eastAsia"/>
        </w:rPr>
        <w:t>个职业，其中包括</w:t>
      </w:r>
      <w:r>
        <w:rPr>
          <w:rFonts w:hint="eastAsia"/>
        </w:rPr>
        <w:t xml:space="preserve"> </w:t>
      </w:r>
      <w:r>
        <w:t xml:space="preserve">4 </w:t>
      </w:r>
      <w:r>
        <w:rPr>
          <w:rFonts w:hint="eastAsia"/>
        </w:rPr>
        <w:t>种法师职业，每一种都有自成一派的强大法咒。游戏的角色系统设计的</w:t>
      </w:r>
      <w:ins w:id="46" w:author="董 宇阳" w:date="2021-04-09T12:50:00Z">
        <w:r w:rsidR="00D24D96">
          <w:rPr>
            <w:rFonts w:hint="eastAsia"/>
          </w:rPr>
          <w:t>精巧缜密</w:t>
        </w:r>
      </w:ins>
      <w:del w:id="47" w:author="董 宇阳" w:date="2021-04-09T12:50:00Z">
        <w:r w:rsidDel="00D24D96">
          <w:rPr>
            <w:rFonts w:hint="eastAsia"/>
          </w:rPr>
          <w:delText>很充实可靠</w:delText>
        </w:r>
      </w:del>
      <w:r>
        <w:rPr>
          <w:rFonts w:hint="eastAsia"/>
        </w:rPr>
        <w:t>，每一次升级都会带来巨大</w:t>
      </w:r>
      <w:del w:id="48" w:author="董 宇阳" w:date="2021-04-09T12:50:00Z">
        <w:r w:rsidDel="00D24D96">
          <w:rPr>
            <w:rFonts w:hint="eastAsia"/>
          </w:rPr>
          <w:delText>的</w:delText>
        </w:r>
      </w:del>
      <w:r>
        <w:rPr>
          <w:rFonts w:hint="eastAsia"/>
        </w:rPr>
        <w:t>增益。因此你就可以在升级之后去勇敢地探索那些之前不敢探索的区域。</w:t>
      </w:r>
    </w:p>
    <w:p w14:paraId="61673C1B" w14:textId="379C20A0" w:rsidR="00953BDF" w:rsidRDefault="00953BDF" w:rsidP="00953BDF">
      <w:pPr>
        <w:pStyle w:val="-"/>
        <w:ind w:firstLine="420"/>
      </w:pPr>
      <w:r>
        <w:rPr>
          <w:rFonts w:hint="eastAsia"/>
        </w:rPr>
        <w:t>再说了，《死亡领主》有着</w:t>
      </w:r>
      <w:r>
        <w:t xml:space="preserve"> 17 </w:t>
      </w:r>
      <w:r>
        <w:rPr>
          <w:rFonts w:hint="eastAsia"/>
        </w:rPr>
        <w:t>个大陆和群岛，你可以探索的地方实在是太多了。</w:t>
      </w:r>
      <w:del w:id="49" w:author="董 宇阳" w:date="2021-04-09T12:52:00Z">
        <w:r w:rsidR="001F0960" w:rsidDel="00D24D96">
          <w:rPr>
            <w:rFonts w:hint="eastAsia"/>
          </w:rPr>
          <w:delText>这个</w:delText>
        </w:r>
      </w:del>
      <w:ins w:id="50" w:author="董 宇阳" w:date="2021-04-09T12:51:00Z">
        <w:r w:rsidR="00D24D96">
          <w:rPr>
            <w:rFonts w:hint="eastAsia"/>
          </w:rPr>
          <w:t>庞大的</w:t>
        </w:r>
      </w:ins>
      <w:r w:rsidR="001F0960">
        <w:rPr>
          <w:rFonts w:hint="eastAsia"/>
        </w:rPr>
        <w:t>世界</w:t>
      </w:r>
      <w:ins w:id="51" w:author="董 宇阳" w:date="2021-04-09T12:52:00Z">
        <w:r w:rsidR="00D24D96">
          <w:rPr>
            <w:rFonts w:hint="eastAsia"/>
          </w:rPr>
          <w:t>地图</w:t>
        </w:r>
      </w:ins>
      <w:r w:rsidR="001F0960">
        <w:rPr>
          <w:rFonts w:hint="eastAsia"/>
        </w:rPr>
        <w:t>有时看起来过于空旷，但</w:t>
      </w:r>
      <w:ins w:id="52" w:author="董 宇阳" w:date="2021-04-09T12:52:00Z">
        <w:r w:rsidR="00D24D96">
          <w:rPr>
            <w:rFonts w:hint="eastAsia"/>
          </w:rPr>
          <w:t>每一处</w:t>
        </w:r>
      </w:ins>
      <w:del w:id="53" w:author="董 宇阳" w:date="2021-04-09T12:52:00Z">
        <w:r w:rsidR="001F0960" w:rsidDel="00D24D96">
          <w:rPr>
            <w:rFonts w:hint="eastAsia"/>
          </w:rPr>
          <w:delText>游戏的可</w:delText>
        </w:r>
      </w:del>
      <w:r w:rsidR="001F0960">
        <w:rPr>
          <w:rFonts w:hint="eastAsia"/>
        </w:rPr>
        <w:t>探索</w:t>
      </w:r>
      <w:del w:id="54" w:author="董 宇阳" w:date="2021-04-09T12:52:00Z">
        <w:r w:rsidR="001F0960" w:rsidDel="00D24D96">
          <w:rPr>
            <w:rFonts w:hint="eastAsia"/>
          </w:rPr>
          <w:delText>地</w:delText>
        </w:r>
      </w:del>
      <w:r w:rsidR="001F0960">
        <w:rPr>
          <w:rFonts w:hint="eastAsia"/>
        </w:rPr>
        <w:t>点</w:t>
      </w:r>
      <w:ins w:id="55" w:author="董 宇阳" w:date="2021-04-09T12:54:00Z">
        <w:r w:rsidR="00476DD0">
          <w:rPr>
            <w:rFonts w:hint="eastAsia"/>
          </w:rPr>
          <w:t>都</w:t>
        </w:r>
      </w:ins>
      <w:del w:id="56" w:author="董 宇阳" w:date="2021-04-09T12:54:00Z">
        <w:r w:rsidR="001F0960" w:rsidDel="00476DD0">
          <w:rPr>
            <w:rFonts w:hint="eastAsia"/>
          </w:rPr>
          <w:delText>却</w:delText>
        </w:r>
      </w:del>
      <w:r w:rsidR="001F0960">
        <w:rPr>
          <w:rFonts w:hint="eastAsia"/>
        </w:rPr>
        <w:t>设计</w:t>
      </w:r>
      <w:ins w:id="57" w:author="董 宇阳" w:date="2021-04-09T12:53:00Z">
        <w:r w:rsidR="00D24D96">
          <w:rPr>
            <w:rFonts w:hint="eastAsia"/>
          </w:rPr>
          <w:t>得</w:t>
        </w:r>
      </w:ins>
      <w:ins w:id="58" w:author="董 宇阳" w:date="2021-04-09T12:54:00Z">
        <w:r w:rsidR="00476DD0">
          <w:rPr>
            <w:rFonts w:hint="eastAsia"/>
          </w:rPr>
          <w:t>匠心独具</w:t>
        </w:r>
      </w:ins>
      <w:del w:id="59" w:author="董 宇阳" w:date="2021-04-09T12:53:00Z">
        <w:r w:rsidR="001F0960" w:rsidDel="00D24D96">
          <w:rPr>
            <w:rFonts w:hint="eastAsia"/>
          </w:rPr>
          <w:delText>的</w:delText>
        </w:r>
      </w:del>
      <w:del w:id="60" w:author="董 宇阳" w:date="2021-04-09T12:54:00Z">
        <w:r w:rsidR="001F0960" w:rsidDel="00476DD0">
          <w:rPr>
            <w:rFonts w:hint="eastAsia"/>
          </w:rPr>
          <w:delText>都很精良</w:delText>
        </w:r>
      </w:del>
      <w:r w:rsidR="001F0960">
        <w:rPr>
          <w:rFonts w:hint="eastAsia"/>
        </w:rPr>
        <w:t>。这些地点里会有陷阱、线索以及秘密在等着你。根据地点附近的环境和里面</w:t>
      </w:r>
      <w:r w:rsidR="001F0960">
        <w:rPr>
          <w:rFonts w:hint="eastAsia"/>
        </w:rPr>
        <w:t xml:space="preserve"> NPC</w:t>
      </w:r>
      <w:r w:rsidR="001F0960">
        <w:t xml:space="preserve"> </w:t>
      </w:r>
      <w:r w:rsidR="001F0960">
        <w:rPr>
          <w:rFonts w:hint="eastAsia"/>
        </w:rPr>
        <w:t>的行为，你还会发现有些地点会透露出除了明摆着的线索之外的信息。比如游戏里对魔戒堡</w:t>
      </w:r>
      <w:r w:rsidR="001F0960">
        <w:rPr>
          <w:rStyle w:val="a9"/>
        </w:rPr>
        <w:footnoteReference w:id="2"/>
      </w:r>
      <w:r w:rsidR="001F0960">
        <w:rPr>
          <w:rFonts w:hint="eastAsia"/>
        </w:rPr>
        <w:t>和</w:t>
      </w:r>
      <w:r w:rsidR="00F349F6">
        <w:rPr>
          <w:rFonts w:hint="eastAsia"/>
        </w:rPr>
        <w:t>恶魔密布的火山之城——</w:t>
      </w:r>
      <w:r w:rsidR="001F0960">
        <w:rPr>
          <w:rFonts w:hint="eastAsia"/>
        </w:rPr>
        <w:t>马卡斯城之间的永恒且动荡的对立进行了惟妙惟肖的刻画。</w:t>
      </w:r>
    </w:p>
    <w:p w14:paraId="0E080D82" w14:textId="7B9C5DB5" w:rsidR="001F0960" w:rsidRDefault="001F0960" w:rsidP="00953BDF">
      <w:pPr>
        <w:pStyle w:val="-"/>
        <w:ind w:firstLine="420"/>
      </w:pPr>
      <w:r>
        <w:rPr>
          <w:rFonts w:hint="eastAsia"/>
        </w:rPr>
        <w:t>游戏里没有任务目标，或者说它甚至连任务都没有。自始自终你只知道在开局</w:t>
      </w:r>
      <w:r w:rsidR="00F349F6">
        <w:rPr>
          <w:rFonts w:hint="eastAsia"/>
        </w:rPr>
        <w:t>时游戏的反派死亡领主给你的线索。后续的线索通常晦涩且罕见。有些</w:t>
      </w:r>
      <w:ins w:id="61" w:author="董 宇阳" w:date="2021-04-09T12:58:00Z">
        <w:r w:rsidR="00476DD0">
          <w:rPr>
            <w:rFonts w:hint="eastAsia"/>
          </w:rPr>
          <w:t>如</w:t>
        </w:r>
      </w:ins>
      <w:del w:id="62" w:author="董 宇阳" w:date="2021-04-09T12:58:00Z">
        <w:r w:rsidR="00F349F6" w:rsidDel="00476DD0">
          <w:rPr>
            <w:rFonts w:hint="eastAsia"/>
          </w:rPr>
          <w:delText>像</w:delText>
        </w:r>
      </w:del>
      <w:r w:rsidR="00F349F6">
        <w:rPr>
          <w:rFonts w:hint="eastAsia"/>
        </w:rPr>
        <w:t>监狱和民居的地方你显然无法直接进入；你唯一进入的方法就是强闯而入，但这样做也会让全城的守卫都戒备起来。</w:t>
      </w:r>
    </w:p>
    <w:p w14:paraId="5A014E58" w14:textId="28E7F2A0" w:rsidR="00F349F6" w:rsidRDefault="00476DD0" w:rsidP="00953BDF">
      <w:pPr>
        <w:pStyle w:val="-"/>
        <w:ind w:firstLine="420"/>
      </w:pPr>
      <w:ins w:id="63" w:author="董 宇阳" w:date="2021-04-09T12:59:00Z">
        <w:r>
          <w:rPr>
            <w:rFonts w:hint="eastAsia"/>
          </w:rPr>
          <w:t>这样的冒险之举也许能给你带来收益，但</w:t>
        </w:r>
      </w:ins>
      <w:ins w:id="64" w:author="董 宇阳" w:date="2021-04-09T13:00:00Z">
        <w:r>
          <w:rPr>
            <w:rFonts w:hint="eastAsia"/>
          </w:rPr>
          <w:t>鉴于该游戏只有一个自动存档位，</w:t>
        </w:r>
      </w:ins>
      <w:ins w:id="65" w:author="董 宇阳" w:date="2021-04-09T13:01:00Z">
        <w:r>
          <w:rPr>
            <w:rFonts w:hint="eastAsia"/>
          </w:rPr>
          <w:t>这样的风险实在是太大了。</w:t>
        </w:r>
      </w:ins>
      <w:del w:id="66" w:author="董 宇阳" w:date="2021-04-09T13:01:00Z">
        <w:r w:rsidR="00F349F6" w:rsidDel="00476DD0">
          <w:rPr>
            <w:rFonts w:hint="eastAsia"/>
          </w:rPr>
          <w:delText>但是这样高风险行为也有着高收益，这风险</w:delText>
        </w:r>
        <w:r w:rsidR="00F349F6" w:rsidDel="00476DD0">
          <w:rPr>
            <w:rFonts w:hint="eastAsia"/>
          </w:rPr>
          <w:delText>尤其之高因为游戏的“永久死亡机制”，游戏里只有一次自动存档槽。</w:delText>
        </w:r>
      </w:del>
    </w:p>
    <w:p w14:paraId="619E8EF9" w14:textId="3B84C1E3" w:rsidR="00F349F6" w:rsidRDefault="00F349F6" w:rsidP="00953BDF">
      <w:pPr>
        <w:pStyle w:val="-"/>
        <w:ind w:firstLine="420"/>
      </w:pPr>
      <w:r>
        <w:rPr>
          <w:rFonts w:hint="eastAsia"/>
        </w:rPr>
        <w:t>《死亡领主》的</w:t>
      </w:r>
      <w:ins w:id="67" w:author="董 宇阳" w:date="2021-04-09T13:01:00Z">
        <w:r w:rsidR="00476DD0">
          <w:rPr>
            <w:rFonts w:hint="eastAsia"/>
          </w:rPr>
          <w:t>创新</w:t>
        </w:r>
      </w:ins>
      <w:del w:id="68" w:author="董 宇阳" w:date="2021-04-09T13:01:00Z">
        <w:r w:rsidDel="00476DD0">
          <w:rPr>
            <w:rFonts w:hint="eastAsia"/>
          </w:rPr>
          <w:delText>精巧</w:delText>
        </w:r>
      </w:del>
      <w:r>
        <w:rPr>
          <w:rFonts w:hint="eastAsia"/>
        </w:rPr>
        <w:t>之处就在于其巧妙的结合了《创世纪》的探索模式和《巫术》的战斗模式，因为在《创世纪》这样的垂直视角下</w:t>
      </w:r>
      <w:del w:id="69" w:author="董 宇阳" w:date="2021-04-09T13:02:00Z">
        <w:r w:rsidDel="00476DD0">
          <w:rPr>
            <w:rFonts w:hint="eastAsia"/>
          </w:rPr>
          <w:delText>再</w:delText>
        </w:r>
      </w:del>
      <w:r>
        <w:rPr>
          <w:rFonts w:hint="eastAsia"/>
        </w:rPr>
        <w:t>融入那些</w:t>
      </w:r>
      <w:ins w:id="70" w:author="董 宇阳" w:date="2021-04-09T13:02:00Z">
        <w:r w:rsidR="00476DD0">
          <w:rPr>
            <w:rFonts w:hint="eastAsia"/>
          </w:rPr>
          <w:t>诸如</w:t>
        </w:r>
        <w:r w:rsidR="00476DD0">
          <w:rPr>
            <w:rFonts w:hint="eastAsia"/>
          </w:rPr>
          <w:t>滑道、暗门、传送门等</w:t>
        </w:r>
      </w:ins>
      <w:r>
        <w:rPr>
          <w:rFonts w:hint="eastAsia"/>
        </w:rPr>
        <w:t>传统的地牢障碍</w:t>
      </w:r>
      <w:del w:id="71" w:author="董 宇阳" w:date="2021-04-09T13:02:00Z">
        <w:r w:rsidDel="00476DD0">
          <w:rPr>
            <w:rFonts w:hint="eastAsia"/>
          </w:rPr>
          <w:delText>例如滑道、暗门、传送门等东西</w:delText>
        </w:r>
      </w:del>
      <w:r>
        <w:rPr>
          <w:rFonts w:hint="eastAsia"/>
        </w:rPr>
        <w:t>是很困难的。</w:t>
      </w:r>
      <w:r w:rsidR="00581F32">
        <w:rPr>
          <w:rFonts w:hint="eastAsia"/>
        </w:rPr>
        <w:t>大多数地牢都有着独一无二的主题，在具有想象力的同时也非常的反人类。如果你不亲手画一份地图的话你是走不出这些地牢的，而且如果你不仔细研究地图的话你会错过一些线索。</w:t>
      </w:r>
    </w:p>
    <w:p w14:paraId="39FADD94" w14:textId="34F21CBA" w:rsidR="00581F32" w:rsidRPr="00F349F6" w:rsidRDefault="00581F32" w:rsidP="00953BDF">
      <w:pPr>
        <w:pStyle w:val="-"/>
        <w:ind w:firstLine="420"/>
      </w:pPr>
      <w:r>
        <w:rPr>
          <w:rFonts w:hint="eastAsia"/>
        </w:rPr>
        <w:t>对于地牢探索</w:t>
      </w:r>
      <w:ins w:id="72" w:author="董 宇阳" w:date="2021-04-09T13:05:00Z">
        <w:r w:rsidR="006B6CAE">
          <w:rPr>
            <w:rFonts w:hint="eastAsia"/>
          </w:rPr>
          <w:t>狂热粉</w:t>
        </w:r>
      </w:ins>
      <w:ins w:id="73" w:author="董 宇阳" w:date="2021-04-09T13:04:00Z">
        <w:r w:rsidR="006B6CAE">
          <w:rPr>
            <w:rFonts w:hint="eastAsia"/>
          </w:rPr>
          <w:t>而言</w:t>
        </w:r>
      </w:ins>
      <w:del w:id="74" w:author="董 宇阳" w:date="2021-04-09T13:05:00Z">
        <w:r w:rsidDel="006B6CAE">
          <w:rPr>
            <w:rFonts w:hint="eastAsia"/>
          </w:rPr>
          <w:delText>类游戏</w:delText>
        </w:r>
      </w:del>
      <w:del w:id="75" w:author="董 宇阳" w:date="2021-04-09T13:04:00Z">
        <w:r w:rsidDel="006B6CAE">
          <w:rPr>
            <w:rFonts w:hint="eastAsia"/>
          </w:rPr>
          <w:delText>上瘾的同志们</w:delText>
        </w:r>
      </w:del>
      <w:r>
        <w:rPr>
          <w:rFonts w:hint="eastAsia"/>
        </w:rPr>
        <w:t>，《死亡领主》一定是款</w:t>
      </w:r>
      <w:ins w:id="76" w:author="董 宇阳" w:date="2021-04-09T13:05:00Z">
        <w:r w:rsidR="006B6CAE">
          <w:rPr>
            <w:rFonts w:hint="eastAsia"/>
          </w:rPr>
          <w:t>终极之作</w:t>
        </w:r>
      </w:ins>
      <w:del w:id="77" w:author="董 宇阳" w:date="2021-04-09T13:05:00Z">
        <w:r w:rsidDel="006B6CAE">
          <w:rPr>
            <w:rFonts w:hint="eastAsia"/>
          </w:rPr>
          <w:delText>完美的游戏</w:delText>
        </w:r>
      </w:del>
      <w:r>
        <w:rPr>
          <w:rFonts w:hint="eastAsia"/>
        </w:rPr>
        <w:t>。</w:t>
      </w:r>
    </w:p>
    <w:sectPr w:rsidR="00581F32" w:rsidRPr="00F349F6" w:rsidSect="00A8527F">
      <w:headerReference w:type="default" r:id="rId14"/>
      <w:footerReference w:type="default" r:id="rId15"/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7D4CB9" w14:textId="77777777" w:rsidR="00DE3A48" w:rsidRDefault="00DE3A48" w:rsidP="00F841EF">
      <w:r>
        <w:separator/>
      </w:r>
    </w:p>
  </w:endnote>
  <w:endnote w:type="continuationSeparator" w:id="0">
    <w:p w14:paraId="53AFFECC" w14:textId="77777777" w:rsidR="00DE3A48" w:rsidRDefault="00DE3A48" w:rsidP="00F84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92198" w14:textId="77777777" w:rsidR="0016522A" w:rsidRPr="00412ACB" w:rsidRDefault="0016522A" w:rsidP="00412ACB">
    <w:pPr>
      <w:pStyle w:val="Footer-Grey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535A7" w14:textId="77777777" w:rsidR="00804F76" w:rsidRPr="00412ACB" w:rsidRDefault="00412ACB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EFA1D8" w14:textId="77777777" w:rsidR="00DE3A48" w:rsidRDefault="00DE3A48" w:rsidP="00F841EF">
      <w:r>
        <w:separator/>
      </w:r>
    </w:p>
  </w:footnote>
  <w:footnote w:type="continuationSeparator" w:id="0">
    <w:p w14:paraId="14C44A48" w14:textId="77777777" w:rsidR="00DE3A48" w:rsidRDefault="00DE3A48" w:rsidP="00F841EF">
      <w:r>
        <w:continuationSeparator/>
      </w:r>
    </w:p>
  </w:footnote>
  <w:footnote w:id="1">
    <w:p w14:paraId="6424F3FD" w14:textId="7C61E68B" w:rsidR="00115B19" w:rsidRPr="00115B19" w:rsidRDefault="00115B19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译者注：</w:t>
      </w:r>
      <w:r w:rsidR="00953BDF">
        <w:rPr>
          <w:rFonts w:hint="eastAsia"/>
        </w:rPr>
        <w:t>由于游戏的种族和职业是原创的日语，</w:t>
      </w:r>
      <w:ins w:id="17" w:author="董 宇阳" w:date="2021-04-09T12:29:00Z">
        <w:r w:rsidR="00020717">
          <w:rPr>
            <w:rFonts w:hint="eastAsia"/>
          </w:rPr>
          <w:t>原文分别为</w:t>
        </w:r>
        <w:proofErr w:type="spellStart"/>
        <w:r w:rsidR="00020717">
          <w:rPr>
            <w:rFonts w:hint="eastAsia"/>
          </w:rPr>
          <w:t>T</w:t>
        </w:r>
        <w:r w:rsidR="00020717">
          <w:t>oshi</w:t>
        </w:r>
        <w:proofErr w:type="spellEnd"/>
        <w:r w:rsidR="00020717">
          <w:t xml:space="preserve">, </w:t>
        </w:r>
        <w:proofErr w:type="spellStart"/>
        <w:r w:rsidR="00020717">
          <w:t>Obake</w:t>
        </w:r>
        <w:proofErr w:type="spellEnd"/>
        <w:r w:rsidR="00020717">
          <w:t xml:space="preserve">, </w:t>
        </w:r>
        <w:proofErr w:type="spellStart"/>
        <w:r w:rsidR="00020717">
          <w:t>Mahotsukai</w:t>
        </w:r>
        <w:proofErr w:type="spellEnd"/>
        <w:r w:rsidR="00020717">
          <w:t>, Ronin</w:t>
        </w:r>
      </w:ins>
      <w:ins w:id="18" w:author="董 宇阳" w:date="2021-04-09T12:30:00Z">
        <w:r w:rsidR="00020717">
          <w:rPr>
            <w:rFonts w:hint="eastAsia"/>
          </w:rPr>
          <w:t>,</w:t>
        </w:r>
        <w:r w:rsidR="00020717">
          <w:t xml:space="preserve"> </w:t>
        </w:r>
      </w:ins>
      <w:del w:id="19" w:author="董 宇阳" w:date="2021-04-09T12:30:00Z">
        <w:r w:rsidDel="00020717">
          <w:rPr>
            <w:rFonts w:hint="eastAsia"/>
          </w:rPr>
          <w:delText xml:space="preserve">本段的职业和种族均为原创翻译。此处的妖灵原文为 </w:delText>
        </w:r>
        <w:r w:rsidDel="00020717">
          <w:delText>Toshi</w:delText>
        </w:r>
        <w:r w:rsidDel="00020717">
          <w:rPr>
            <w:rFonts w:hint="eastAsia"/>
          </w:rPr>
          <w:delText>，</w:delText>
        </w:r>
      </w:del>
      <w:del w:id="20" w:author="董 宇阳" w:date="2021-04-09T12:32:00Z">
        <w:r w:rsidDel="000A6D77">
          <w:rPr>
            <w:rFonts w:hint="eastAsia"/>
          </w:rPr>
          <w:delText>根据</w:delText>
        </w:r>
      </w:del>
      <w:ins w:id="21" w:author="董 宇阳" w:date="2021-04-09T12:32:00Z">
        <w:r w:rsidR="000A6D77">
          <w:rPr>
            <w:rFonts w:hint="eastAsia"/>
          </w:rPr>
          <w:t>此处翻译参照</w:t>
        </w:r>
      </w:ins>
      <w:ins w:id="22" w:author="董 宇阳" w:date="2021-04-09T12:31:00Z">
        <w:r w:rsidR="00020717">
          <w:fldChar w:fldCharType="begin"/>
        </w:r>
        <w:r w:rsidR="00020717">
          <w:instrText xml:space="preserve"> HYPERLINK "http://crpgaddict.blogspot.com/2017/06/game-252-deathlord-1987.html" </w:instrText>
        </w:r>
        <w:r w:rsidR="00020717">
          <w:fldChar w:fldCharType="separate"/>
        </w:r>
        <w:r w:rsidR="00020717" w:rsidRPr="00020717">
          <w:rPr>
            <w:rStyle w:val="aa"/>
          </w:rPr>
          <w:t>The CRPG A</w:t>
        </w:r>
        <w:r w:rsidR="00020717" w:rsidRPr="00020717">
          <w:rPr>
            <w:rStyle w:val="aa"/>
          </w:rPr>
          <w:t>d</w:t>
        </w:r>
        <w:r w:rsidR="00020717" w:rsidRPr="00020717">
          <w:rPr>
            <w:rStyle w:val="aa"/>
          </w:rPr>
          <w:t>dict</w:t>
        </w:r>
        <w:r w:rsidR="00020717">
          <w:fldChar w:fldCharType="end"/>
        </w:r>
      </w:ins>
      <w:ins w:id="23" w:author="董 宇阳" w:date="2021-04-09T12:30:00Z">
        <w:r w:rsidR="00020717">
          <w:rPr>
            <w:rFonts w:hint="eastAsia"/>
          </w:rPr>
          <w:t>和</w:t>
        </w:r>
      </w:ins>
      <w:r>
        <w:t xml:space="preserve"> </w:t>
      </w:r>
      <w:hyperlink r:id="rId1" w:history="1">
        <w:r w:rsidRPr="00115B19">
          <w:rPr>
            <w:rStyle w:val="aa"/>
          </w:rPr>
          <w:t>W</w:t>
        </w:r>
        <w:r w:rsidRPr="00115B19">
          <w:rPr>
            <w:rStyle w:val="aa"/>
          </w:rPr>
          <w:t>L</w:t>
        </w:r>
        <w:r w:rsidRPr="00115B19">
          <w:rPr>
            <w:rStyle w:val="aa"/>
          </w:rPr>
          <w:t>au</w:t>
        </w:r>
      </w:hyperlink>
      <w:r>
        <w:rPr>
          <w:rFonts w:hint="eastAsia"/>
        </w:rPr>
        <w:t xml:space="preserve"> 的指南</w:t>
      </w:r>
      <w:ins w:id="24" w:author="董 宇阳" w:date="2021-04-09T12:32:00Z">
        <w:r w:rsidR="000A6D77">
          <w:rPr>
            <w:rFonts w:hint="eastAsia"/>
          </w:rPr>
          <w:t>，前两者为种族，后两者为</w:t>
        </w:r>
      </w:ins>
      <w:ins w:id="25" w:author="董 宇阳" w:date="2021-04-09T12:33:00Z">
        <w:r w:rsidR="000A6D77">
          <w:rPr>
            <w:rFonts w:hint="eastAsia"/>
          </w:rPr>
          <w:t>职业。精灵智商高、擅魔法、寿命</w:t>
        </w:r>
      </w:ins>
      <w:ins w:id="26" w:author="董 宇阳" w:date="2021-04-09T12:34:00Z">
        <w:r w:rsidR="000A6D77">
          <w:rPr>
            <w:rFonts w:hint="eastAsia"/>
          </w:rPr>
          <w:t>长但物防低。半身人</w:t>
        </w:r>
      </w:ins>
      <w:ins w:id="27" w:author="董 宇阳" w:date="2021-04-09T12:35:00Z">
        <w:r w:rsidR="000A6D77">
          <w:rPr>
            <w:rFonts w:hint="eastAsia"/>
          </w:rPr>
          <w:t>酷似</w:t>
        </w:r>
      </w:ins>
      <w:ins w:id="28" w:author="董 宇阳" w:date="2021-04-09T12:34:00Z">
        <w:r w:rsidR="000A6D77">
          <w:rPr>
            <w:rFonts w:hint="eastAsia"/>
          </w:rPr>
          <w:t>精灵，</w:t>
        </w:r>
      </w:ins>
      <w:ins w:id="29" w:author="董 宇阳" w:date="2021-04-09T12:35:00Z">
        <w:r w:rsidR="000A6D77">
          <w:rPr>
            <w:rFonts w:hint="eastAsia"/>
          </w:rPr>
          <w:t>但</w:t>
        </w:r>
      </w:ins>
      <w:ins w:id="30" w:author="董 宇阳" w:date="2021-04-09T12:34:00Z">
        <w:r w:rsidR="000A6D77">
          <w:rPr>
            <w:rFonts w:hint="eastAsia"/>
          </w:rPr>
          <w:t>肤色较暗，</w:t>
        </w:r>
      </w:ins>
      <w:ins w:id="31" w:author="董 宇阳" w:date="2021-04-09T12:35:00Z">
        <w:r w:rsidR="000A6D77">
          <w:rPr>
            <w:rFonts w:hint="eastAsia"/>
          </w:rPr>
          <w:t>体型更小，智商</w:t>
        </w:r>
      </w:ins>
      <w:ins w:id="32" w:author="董 宇阳" w:date="2021-04-09T12:36:00Z">
        <w:r w:rsidR="000A6D77">
          <w:rPr>
            <w:rFonts w:hint="eastAsia"/>
          </w:rPr>
          <w:t>不及精灵但身手敏捷，</w:t>
        </w:r>
      </w:ins>
      <w:ins w:id="33" w:author="董 宇阳" w:date="2021-04-09T12:37:00Z">
        <w:r w:rsidR="000A6D77">
          <w:rPr>
            <w:rFonts w:hint="eastAsia"/>
          </w:rPr>
          <w:t>能成为优秀的盗贼或刺客。</w:t>
        </w:r>
        <w:proofErr w:type="gramStart"/>
        <w:r w:rsidR="000A6D77">
          <w:rPr>
            <w:rFonts w:hint="eastAsia"/>
          </w:rPr>
          <w:t>术士受</w:t>
        </w:r>
        <w:proofErr w:type="gramEnd"/>
        <w:r w:rsidR="000A6D77">
          <w:rPr>
            <w:rFonts w:hint="eastAsia"/>
          </w:rPr>
          <w:t>人尊敬，擅长</w:t>
        </w:r>
      </w:ins>
      <w:ins w:id="34" w:author="董 宇阳" w:date="2021-04-09T12:38:00Z">
        <w:r w:rsidR="000A6D77">
          <w:rPr>
            <w:rFonts w:hint="eastAsia"/>
          </w:rPr>
          <w:t>用</w:t>
        </w:r>
      </w:ins>
      <w:ins w:id="35" w:author="董 宇阳" w:date="2021-04-09T12:37:00Z">
        <w:r w:rsidR="000A6D77">
          <w:rPr>
            <w:rFonts w:hint="eastAsia"/>
          </w:rPr>
          <w:t>法术</w:t>
        </w:r>
      </w:ins>
      <w:ins w:id="36" w:author="董 宇阳" w:date="2021-04-09T12:38:00Z">
        <w:r w:rsidR="000A6D77">
          <w:rPr>
            <w:rFonts w:hint="eastAsia"/>
          </w:rPr>
          <w:t>缴械或击杀敌人，而浪人</w:t>
        </w:r>
      </w:ins>
      <w:ins w:id="37" w:author="董 宇阳" w:date="2021-04-09T12:45:00Z">
        <w:r w:rsidR="00D24D96">
          <w:rPr>
            <w:rFonts w:hint="eastAsia"/>
          </w:rPr>
          <w:t>在战斗中常用</w:t>
        </w:r>
      </w:ins>
      <w:ins w:id="38" w:author="董 宇阳" w:date="2021-04-09T12:43:00Z">
        <w:r w:rsidR="00D24D96">
          <w:rPr>
            <w:rFonts w:hint="eastAsia"/>
          </w:rPr>
          <w:t>下三滥的技巧（</w:t>
        </w:r>
      </w:ins>
      <w:proofErr w:type="gramStart"/>
      <w:ins w:id="39" w:author="董 宇阳" w:date="2021-04-09T12:44:00Z">
        <w:r w:rsidR="00D24D96">
          <w:rPr>
            <w:rFonts w:hint="eastAsia"/>
          </w:rPr>
          <w:t>如抠眼</w:t>
        </w:r>
        <w:proofErr w:type="gramEnd"/>
        <w:r w:rsidR="00D24D96">
          <w:rPr>
            <w:rFonts w:hint="eastAsia"/>
          </w:rPr>
          <w:t>、踹裆</w:t>
        </w:r>
      </w:ins>
      <w:ins w:id="40" w:author="董 宇阳" w:date="2021-04-09T12:43:00Z">
        <w:r w:rsidR="00D24D96">
          <w:rPr>
            <w:rFonts w:hint="eastAsia"/>
          </w:rPr>
          <w:t>）</w:t>
        </w:r>
      </w:ins>
      <w:ins w:id="41" w:author="董 宇阳" w:date="2021-04-09T12:45:00Z">
        <w:r w:rsidR="00D24D96">
          <w:rPr>
            <w:rFonts w:hint="eastAsia"/>
          </w:rPr>
          <w:t>，还可在守护灵的帮助下使用部分治愈术与防护术。</w:t>
        </w:r>
      </w:ins>
      <w:del w:id="42" w:author="董 宇阳" w:date="2021-04-09T12:32:00Z">
        <w:r w:rsidDel="000A6D77">
          <w:rPr>
            <w:rFonts w:hint="eastAsia"/>
          </w:rPr>
          <w:delText>可知妖灵是一种高智商的生物，善于使用魔法，却物理抗性低。</w:delText>
        </w:r>
      </w:del>
    </w:p>
  </w:footnote>
  <w:footnote w:id="2">
    <w:p w14:paraId="4C81476E" w14:textId="1CA48D42" w:rsidR="001F0960" w:rsidRDefault="001F0960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译者注：魔戒堡和马卡斯城为原创翻译。</w:t>
      </w:r>
      <w:r w:rsidR="00F349F6">
        <w:rPr>
          <w:rFonts w:hint="eastAsia"/>
        </w:rPr>
        <w:t>原文分别是</w:t>
      </w:r>
      <w:r w:rsidR="00F349F6">
        <w:t xml:space="preserve"> Fort </w:t>
      </w:r>
      <w:proofErr w:type="spellStart"/>
      <w:r w:rsidR="00F349F6">
        <w:t>Demonguard</w:t>
      </w:r>
      <w:proofErr w:type="spellEnd"/>
      <w:r w:rsidR="00F349F6">
        <w:t xml:space="preserve"> </w:t>
      </w:r>
      <w:r w:rsidR="00F349F6">
        <w:rPr>
          <w:rFonts w:hint="eastAsia"/>
        </w:rPr>
        <w:t xml:space="preserve">和 </w:t>
      </w:r>
      <w:r w:rsidR="00F349F6">
        <w:t xml:space="preserve"> </w:t>
      </w:r>
      <w:proofErr w:type="spellStart"/>
      <w:r w:rsidR="00F349F6">
        <w:t>Malkanth</w:t>
      </w:r>
      <w:proofErr w:type="spellEnd"/>
      <w:r w:rsidR="00F349F6">
        <w:t>, the volcanic city of demons.</w:t>
      </w:r>
      <w:r w:rsidR="00F349F6">
        <w:rPr>
          <w:rFonts w:hint="eastAsia"/>
        </w:rPr>
        <w:t xml:space="preserve"> 从原文中也可以看出，魔戒堡或许是一个由专门猎杀恶魔的猎魔人所建立的堡垒，而马卡斯城则是恶魔聚居的城市，由此可以看出两个城市之间的对立。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89E59" w14:textId="77777777" w:rsidR="0016522A" w:rsidRDefault="0016522A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352FA0" w14:textId="77777777" w:rsidR="00804F76" w:rsidRDefault="00804F76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97D55"/>
    <w:multiLevelType w:val="hybridMultilevel"/>
    <w:tmpl w:val="715683FA"/>
    <w:lvl w:ilvl="0" w:tplc="F5DA777C">
      <w:numFmt w:val="bullet"/>
      <w:lvlText w:val="—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董 宇阳">
    <w15:presenceInfo w15:providerId="Windows Live" w15:userId="496e0ec1da4de1d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trackRevision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D1D"/>
    <w:rsid w:val="00007178"/>
    <w:rsid w:val="00016A59"/>
    <w:rsid w:val="00020717"/>
    <w:rsid w:val="00045DB7"/>
    <w:rsid w:val="00055882"/>
    <w:rsid w:val="00062CAA"/>
    <w:rsid w:val="00064042"/>
    <w:rsid w:val="00087AE0"/>
    <w:rsid w:val="000A26E2"/>
    <w:rsid w:val="000A6A0B"/>
    <w:rsid w:val="000A6D77"/>
    <w:rsid w:val="000B34CB"/>
    <w:rsid w:val="000C1A81"/>
    <w:rsid w:val="000E4E1E"/>
    <w:rsid w:val="00111EB5"/>
    <w:rsid w:val="00115B19"/>
    <w:rsid w:val="00117365"/>
    <w:rsid w:val="00150BAB"/>
    <w:rsid w:val="00153EE2"/>
    <w:rsid w:val="001573DA"/>
    <w:rsid w:val="0016522A"/>
    <w:rsid w:val="001806CB"/>
    <w:rsid w:val="001B3B4D"/>
    <w:rsid w:val="001C799A"/>
    <w:rsid w:val="001D0E73"/>
    <w:rsid w:val="001D5185"/>
    <w:rsid w:val="001D5E94"/>
    <w:rsid w:val="001E57C0"/>
    <w:rsid w:val="001F0960"/>
    <w:rsid w:val="001F3F1F"/>
    <w:rsid w:val="001F5FF0"/>
    <w:rsid w:val="001F6039"/>
    <w:rsid w:val="002169D6"/>
    <w:rsid w:val="002312C8"/>
    <w:rsid w:val="00234451"/>
    <w:rsid w:val="002425D0"/>
    <w:rsid w:val="002466B9"/>
    <w:rsid w:val="002602A7"/>
    <w:rsid w:val="0026784B"/>
    <w:rsid w:val="00270C80"/>
    <w:rsid w:val="00273981"/>
    <w:rsid w:val="00285E6A"/>
    <w:rsid w:val="002A2333"/>
    <w:rsid w:val="002A5139"/>
    <w:rsid w:val="002D01D3"/>
    <w:rsid w:val="002F1A0E"/>
    <w:rsid w:val="002F3408"/>
    <w:rsid w:val="002F7493"/>
    <w:rsid w:val="00316C8C"/>
    <w:rsid w:val="003249D9"/>
    <w:rsid w:val="00333CDD"/>
    <w:rsid w:val="00352D42"/>
    <w:rsid w:val="00355319"/>
    <w:rsid w:val="003575CF"/>
    <w:rsid w:val="00362338"/>
    <w:rsid w:val="00366B4E"/>
    <w:rsid w:val="00373773"/>
    <w:rsid w:val="003845EC"/>
    <w:rsid w:val="00385064"/>
    <w:rsid w:val="00385C4B"/>
    <w:rsid w:val="003E13C6"/>
    <w:rsid w:val="003F442C"/>
    <w:rsid w:val="003F7E6F"/>
    <w:rsid w:val="00412ACB"/>
    <w:rsid w:val="00427A03"/>
    <w:rsid w:val="004367FE"/>
    <w:rsid w:val="00445F1D"/>
    <w:rsid w:val="00473DBD"/>
    <w:rsid w:val="00476DD0"/>
    <w:rsid w:val="004B4D18"/>
    <w:rsid w:val="004B7AB8"/>
    <w:rsid w:val="004C323F"/>
    <w:rsid w:val="004C691F"/>
    <w:rsid w:val="005062C4"/>
    <w:rsid w:val="00532598"/>
    <w:rsid w:val="00561057"/>
    <w:rsid w:val="00576BB6"/>
    <w:rsid w:val="00581F32"/>
    <w:rsid w:val="00594354"/>
    <w:rsid w:val="005A2AD5"/>
    <w:rsid w:val="005B5669"/>
    <w:rsid w:val="005C71CD"/>
    <w:rsid w:val="005E1D00"/>
    <w:rsid w:val="00621D8F"/>
    <w:rsid w:val="0065046D"/>
    <w:rsid w:val="006530AD"/>
    <w:rsid w:val="00657B80"/>
    <w:rsid w:val="006610BC"/>
    <w:rsid w:val="00661441"/>
    <w:rsid w:val="00664DA0"/>
    <w:rsid w:val="006722AD"/>
    <w:rsid w:val="0067675A"/>
    <w:rsid w:val="00694FCF"/>
    <w:rsid w:val="006B2C72"/>
    <w:rsid w:val="006B3758"/>
    <w:rsid w:val="006B6CAE"/>
    <w:rsid w:val="006F4D28"/>
    <w:rsid w:val="0071094A"/>
    <w:rsid w:val="00710D5F"/>
    <w:rsid w:val="0071777F"/>
    <w:rsid w:val="00730438"/>
    <w:rsid w:val="00731BF1"/>
    <w:rsid w:val="00766048"/>
    <w:rsid w:val="007752FB"/>
    <w:rsid w:val="007869FA"/>
    <w:rsid w:val="00791749"/>
    <w:rsid w:val="007A2BD6"/>
    <w:rsid w:val="007D71D1"/>
    <w:rsid w:val="00804D1D"/>
    <w:rsid w:val="00804F76"/>
    <w:rsid w:val="00806138"/>
    <w:rsid w:val="008451DD"/>
    <w:rsid w:val="00845AF8"/>
    <w:rsid w:val="00861514"/>
    <w:rsid w:val="00876728"/>
    <w:rsid w:val="00885A03"/>
    <w:rsid w:val="00890C17"/>
    <w:rsid w:val="00891D5D"/>
    <w:rsid w:val="008931DD"/>
    <w:rsid w:val="008A620A"/>
    <w:rsid w:val="008D4384"/>
    <w:rsid w:val="008D5696"/>
    <w:rsid w:val="008E3CB4"/>
    <w:rsid w:val="008F2B87"/>
    <w:rsid w:val="00911BFC"/>
    <w:rsid w:val="0092047D"/>
    <w:rsid w:val="0092507E"/>
    <w:rsid w:val="00937B95"/>
    <w:rsid w:val="00953BDF"/>
    <w:rsid w:val="00960341"/>
    <w:rsid w:val="0097206B"/>
    <w:rsid w:val="009731E3"/>
    <w:rsid w:val="009851AC"/>
    <w:rsid w:val="009B5ACC"/>
    <w:rsid w:val="009C45E4"/>
    <w:rsid w:val="009D21CC"/>
    <w:rsid w:val="00A2094B"/>
    <w:rsid w:val="00A3384D"/>
    <w:rsid w:val="00A47A89"/>
    <w:rsid w:val="00A50650"/>
    <w:rsid w:val="00A633EF"/>
    <w:rsid w:val="00A76DD6"/>
    <w:rsid w:val="00A773E6"/>
    <w:rsid w:val="00A8527F"/>
    <w:rsid w:val="00A867B3"/>
    <w:rsid w:val="00A8783F"/>
    <w:rsid w:val="00AA606A"/>
    <w:rsid w:val="00AA68E8"/>
    <w:rsid w:val="00AC153E"/>
    <w:rsid w:val="00AC3916"/>
    <w:rsid w:val="00AC437D"/>
    <w:rsid w:val="00B10A40"/>
    <w:rsid w:val="00B25851"/>
    <w:rsid w:val="00B415B0"/>
    <w:rsid w:val="00B50715"/>
    <w:rsid w:val="00B62941"/>
    <w:rsid w:val="00B64617"/>
    <w:rsid w:val="00BA2914"/>
    <w:rsid w:val="00BE1C72"/>
    <w:rsid w:val="00BF11F4"/>
    <w:rsid w:val="00C36086"/>
    <w:rsid w:val="00C61659"/>
    <w:rsid w:val="00C7080D"/>
    <w:rsid w:val="00CA720A"/>
    <w:rsid w:val="00CE2F7E"/>
    <w:rsid w:val="00D02128"/>
    <w:rsid w:val="00D03448"/>
    <w:rsid w:val="00D2473E"/>
    <w:rsid w:val="00D24D96"/>
    <w:rsid w:val="00D40B17"/>
    <w:rsid w:val="00D43879"/>
    <w:rsid w:val="00D47D43"/>
    <w:rsid w:val="00D62021"/>
    <w:rsid w:val="00DA3E65"/>
    <w:rsid w:val="00DB684D"/>
    <w:rsid w:val="00DC7054"/>
    <w:rsid w:val="00DD0457"/>
    <w:rsid w:val="00DE3A48"/>
    <w:rsid w:val="00DF1BD2"/>
    <w:rsid w:val="00E06D6C"/>
    <w:rsid w:val="00E07734"/>
    <w:rsid w:val="00E1534E"/>
    <w:rsid w:val="00E20D0F"/>
    <w:rsid w:val="00E377C2"/>
    <w:rsid w:val="00E61F41"/>
    <w:rsid w:val="00E63C55"/>
    <w:rsid w:val="00E81749"/>
    <w:rsid w:val="00E81D1D"/>
    <w:rsid w:val="00E85ED9"/>
    <w:rsid w:val="00E96BDA"/>
    <w:rsid w:val="00EA10AB"/>
    <w:rsid w:val="00EA35E2"/>
    <w:rsid w:val="00EB267F"/>
    <w:rsid w:val="00EE2E4F"/>
    <w:rsid w:val="00EE3E02"/>
    <w:rsid w:val="00F27EC2"/>
    <w:rsid w:val="00F30A58"/>
    <w:rsid w:val="00F348C6"/>
    <w:rsid w:val="00F349F6"/>
    <w:rsid w:val="00F46451"/>
    <w:rsid w:val="00F4686B"/>
    <w:rsid w:val="00F505B5"/>
    <w:rsid w:val="00F734E7"/>
    <w:rsid w:val="00F75076"/>
    <w:rsid w:val="00F800C8"/>
    <w:rsid w:val="00F8075D"/>
    <w:rsid w:val="00F841EF"/>
    <w:rsid w:val="00F96429"/>
    <w:rsid w:val="00FA259E"/>
    <w:rsid w:val="00FD7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0C3C99"/>
  <w15:chartTrackingRefBased/>
  <w15:docId w15:val="{E639FA20-C0B0-9A41-981E-B0A736CC8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34E7"/>
    <w:pPr>
      <w:widowControl w:val="0"/>
      <w:adjustRightInd w:val="0"/>
      <w:snapToGrid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55882"/>
    <w:pPr>
      <w:spacing w:before="340" w:after="330" w:line="578" w:lineRule="auto"/>
      <w:outlineLvl w:val="0"/>
    </w:pPr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55882"/>
    <w:pPr>
      <w:spacing w:before="260" w:after="260" w:line="360" w:lineRule="auto"/>
      <w:outlineLvl w:val="1"/>
    </w:pPr>
    <w:rPr>
      <w:rFonts w:ascii="Times New Roman" w:eastAsia="微软雅黑" w:hAnsi="Times New Roman" w:cstheme="majorBidi"/>
      <w:b/>
      <w:bCs/>
      <w:sz w:val="4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55882"/>
    <w:pPr>
      <w:spacing w:before="260" w:after="260" w:line="415" w:lineRule="auto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4F76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04F7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41EF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41EF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55882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">
    <w:name w:val="正文-首行缩进"/>
    <w:basedOn w:val="a"/>
    <w:link w:val="-0"/>
    <w:qFormat/>
    <w:rsid w:val="00AA68E8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character" w:customStyle="1" w:styleId="-0">
    <w:name w:val="正文-首行缩进 字符"/>
    <w:basedOn w:val="a0"/>
    <w:link w:val="-"/>
    <w:rsid w:val="00AA68E8"/>
    <w:rPr>
      <w:rFonts w:ascii="Times New Roman" w:eastAsia="微软雅黑" w:hAnsi="Times New Roman"/>
    </w:rPr>
  </w:style>
  <w:style w:type="paragraph" w:styleId="a7">
    <w:name w:val="footnote text"/>
    <w:basedOn w:val="a"/>
    <w:link w:val="a8"/>
    <w:uiPriority w:val="99"/>
    <w:semiHidden/>
    <w:unhideWhenUsed/>
    <w:rsid w:val="00B25851"/>
    <w:pPr>
      <w:jc w:val="left"/>
    </w:pPr>
    <w:rPr>
      <w:sz w:val="18"/>
      <w:szCs w:val="18"/>
    </w:rPr>
  </w:style>
  <w:style w:type="character" w:customStyle="1" w:styleId="a8">
    <w:name w:val="脚注文本 字符"/>
    <w:basedOn w:val="a0"/>
    <w:link w:val="a7"/>
    <w:uiPriority w:val="99"/>
    <w:semiHidden/>
    <w:rsid w:val="00B25851"/>
    <w:rPr>
      <w:sz w:val="18"/>
      <w:szCs w:val="18"/>
    </w:rPr>
  </w:style>
  <w:style w:type="character" w:styleId="a9">
    <w:name w:val="footnote reference"/>
    <w:basedOn w:val="a0"/>
    <w:uiPriority w:val="99"/>
    <w:semiHidden/>
    <w:unhideWhenUsed/>
    <w:rsid w:val="00B25851"/>
    <w:rPr>
      <w:vertAlign w:val="superscript"/>
    </w:rPr>
  </w:style>
  <w:style w:type="character" w:styleId="aa">
    <w:name w:val="Hyperlink"/>
    <w:basedOn w:val="a0"/>
    <w:uiPriority w:val="99"/>
    <w:unhideWhenUsed/>
    <w:rsid w:val="00045DB7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45DB7"/>
    <w:rPr>
      <w:color w:val="605E5C"/>
      <w:shd w:val="clear" w:color="auto" w:fill="E1DFDD"/>
    </w:rPr>
  </w:style>
  <w:style w:type="paragraph" w:customStyle="1" w:styleId="Footer-Grey">
    <w:name w:val="Footer-Grey"/>
    <w:basedOn w:val="a"/>
    <w:qFormat/>
    <w:rsid w:val="00412ACB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styleId="ac">
    <w:name w:val="endnote text"/>
    <w:basedOn w:val="a"/>
    <w:link w:val="ad"/>
    <w:uiPriority w:val="99"/>
    <w:semiHidden/>
    <w:unhideWhenUsed/>
    <w:rsid w:val="00AA606A"/>
    <w:pPr>
      <w:jc w:val="left"/>
    </w:pPr>
  </w:style>
  <w:style w:type="character" w:customStyle="1" w:styleId="ad">
    <w:name w:val="尾注文本 字符"/>
    <w:basedOn w:val="a0"/>
    <w:link w:val="ac"/>
    <w:uiPriority w:val="99"/>
    <w:semiHidden/>
    <w:rsid w:val="00AA606A"/>
  </w:style>
  <w:style w:type="character" w:styleId="ae">
    <w:name w:val="endnote reference"/>
    <w:basedOn w:val="a0"/>
    <w:uiPriority w:val="99"/>
    <w:semiHidden/>
    <w:unhideWhenUsed/>
    <w:rsid w:val="00AA606A"/>
    <w:rPr>
      <w:vertAlign w:val="superscript"/>
    </w:rPr>
  </w:style>
  <w:style w:type="paragraph" w:customStyle="1" w:styleId="Footer-Grey1">
    <w:name w:val="Footer-Grey1"/>
    <w:basedOn w:val="a"/>
    <w:qFormat/>
    <w:rsid w:val="0016522A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10">
    <w:name w:val="标题 1 字符"/>
    <w:basedOn w:val="a0"/>
    <w:link w:val="1"/>
    <w:uiPriority w:val="9"/>
    <w:rsid w:val="00055882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30">
    <w:name w:val="标题 3 字符"/>
    <w:basedOn w:val="a0"/>
    <w:link w:val="3"/>
    <w:uiPriority w:val="9"/>
    <w:rsid w:val="00055882"/>
    <w:rPr>
      <w:rFonts w:ascii="Times New Roman" w:eastAsia="微软雅黑" w:hAnsi="Times New Roman"/>
      <w:b/>
      <w:bCs/>
      <w:sz w:val="32"/>
      <w:szCs w:val="32"/>
    </w:rPr>
  </w:style>
  <w:style w:type="paragraph" w:styleId="af">
    <w:name w:val="caption"/>
    <w:basedOn w:val="a"/>
    <w:next w:val="a"/>
    <w:uiPriority w:val="35"/>
    <w:unhideWhenUsed/>
    <w:qFormat/>
    <w:rsid w:val="00064042"/>
    <w:rPr>
      <w:rFonts w:asciiTheme="majorHAnsi" w:eastAsia="黑体" w:hAnsiTheme="majorHAnsi" w:cstheme="majorBidi"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064042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064042"/>
    <w:rPr>
      <w:sz w:val="18"/>
      <w:szCs w:val="18"/>
    </w:rPr>
  </w:style>
  <w:style w:type="paragraph" w:styleId="af2">
    <w:name w:val="List Paragraph"/>
    <w:basedOn w:val="a"/>
    <w:uiPriority w:val="34"/>
    <w:qFormat/>
    <w:rsid w:val="002169D6"/>
    <w:pPr>
      <w:ind w:firstLineChars="200" w:firstLine="420"/>
    </w:pPr>
  </w:style>
  <w:style w:type="character" w:styleId="af3">
    <w:name w:val="FollowedHyperlink"/>
    <w:basedOn w:val="a0"/>
    <w:uiPriority w:val="99"/>
    <w:semiHidden/>
    <w:unhideWhenUsed/>
    <w:rsid w:val="0002071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2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gamefaqs.gamespot.com/appleii/574838-deathlord/faqs/1565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030E59-5CEB-4712-8DB1-58CA31D2D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2</Pages>
  <Words>173</Words>
  <Characters>989</Characters>
  <Application>Microsoft Office Word</Application>
  <DocSecurity>0</DocSecurity>
  <Lines>8</Lines>
  <Paragraphs>2</Paragraphs>
  <ScaleCrop>false</ScaleCrop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董 宇阳</cp:lastModifiedBy>
  <cp:revision>3</cp:revision>
  <dcterms:created xsi:type="dcterms:W3CDTF">2021-03-05T03:01:00Z</dcterms:created>
  <dcterms:modified xsi:type="dcterms:W3CDTF">2021-04-09T05:05:00Z</dcterms:modified>
</cp:coreProperties>
</file>