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6119D" w14:textId="7729764D" w:rsidR="009209E3" w:rsidRDefault="00AC72A8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A7D9060" wp14:editId="75C879A3">
                <wp:simplePos x="0" y="0"/>
                <wp:positionH relativeFrom="margin">
                  <wp:align>right</wp:align>
                </wp:positionH>
                <wp:positionV relativeFrom="paragraph">
                  <wp:posOffset>563245</wp:posOffset>
                </wp:positionV>
                <wp:extent cx="6185535" cy="3539490"/>
                <wp:effectExtent l="0" t="0" r="5715" b="3810"/>
                <wp:wrapTopAndBottom/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39490"/>
                          <a:chOff x="0" y="0"/>
                          <a:chExt cx="6185535" cy="3539490"/>
                        </a:xfrm>
                      </wpg:grpSpPr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730" y="0"/>
                            <a:ext cx="6150074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文本框 196"/>
                        <wps:cNvSpPr txBox="1"/>
                        <wps:spPr>
                          <a:xfrm>
                            <a:off x="0" y="2687320"/>
                            <a:ext cx="6185535" cy="852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ACEA26" w14:textId="77777777" w:rsidR="00C56AB8" w:rsidRPr="00C56AB8" w:rsidRDefault="00C56AB8" w:rsidP="00C56A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6AB8">
                                <w:rPr>
                                  <w:rFonts w:ascii="Times New Roman" w:hAnsi="Times New Roman" w:cs="Times New Roman"/>
                                </w:rPr>
                                <w:t>Strategic Simulations, Inc., 1985</w:t>
                              </w:r>
                            </w:p>
                            <w:p w14:paraId="723A5D52" w14:textId="4CCDBE59" w:rsidR="009209E3" w:rsidRDefault="00C56AB8" w:rsidP="00C56A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6AB8">
                                <w:rPr>
                                  <w:rFonts w:ascii="Times New Roman" w:hAnsi="Times New Roman" w:cs="Times New Roman"/>
                                </w:rPr>
                                <w:t>Apple II, Atari 8-bit, C64, Atari ST and MS-DOS</w:t>
                              </w:r>
                            </w:p>
                            <w:p w14:paraId="620C6F6D" w14:textId="5A5A1D12" w:rsidR="00C56AB8" w:rsidRPr="00C56AB8" w:rsidRDefault="00C56AB8" w:rsidP="00C56AB8">
                              <w:pPr>
                                <w:jc w:val="center"/>
                                <w:rPr>
                                  <w:rFonts w:ascii="微软雅黑" w:eastAsia="微软雅黑" w:hAnsi="微软雅黑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 w:rsidRPr="00C56AB8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虽然</w:t>
                              </w:r>
                              <w:r w:rsidR="00D37BE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SSI</w:t>
                              </w:r>
                              <w:r w:rsidR="00D37BE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公司先前发行过</w:t>
                              </w:r>
                              <w:r w:rsidR="00D37BE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RPG</w:t>
                              </w:r>
                              <w:r w:rsidR="00D37BE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游戏，但《巫师神冠》是该公司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第一款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独立研发的</w:t>
                              </w:r>
                              <w:r w:rsidR="00E9516D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作品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。制作团队以Paul</w:t>
                              </w:r>
                              <w:del w:id="0" w:author="思漪 凌" w:date="2021-02-07T14:57:00Z">
                                <w:r w:rsidR="00D37BE1" w:rsidDel="00C555AB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delText xml:space="preserve"> </w:delText>
                                </w:r>
                                <w:r w:rsidRPr="00C56AB8" w:rsidDel="00C555AB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delText>·</w:delText>
                                </w:r>
                              </w:del>
                              <w:r w:rsidR="00D37BE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Murray与Keith</w:t>
                              </w:r>
                              <w:del w:id="1" w:author="思漪 凌" w:date="2021-02-07T14:57:00Z">
                                <w:r w:rsidRPr="00C56AB8" w:rsidDel="00C555AB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delText xml:space="preserve"> ·</w:delText>
                                </w:r>
                              </w:del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 xml:space="preserve"> Brors为首，团队成员都是开发战争游戏的业界名宿，后来他们还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研发出</w:t>
                              </w:r>
                              <w:r w:rsidRPr="00C56AB8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风靡一时的金盒子系列游戏。</w:t>
                              </w:r>
                            </w:p>
                            <w:p w14:paraId="0C0C4430" w14:textId="77777777" w:rsidR="00C56AB8" w:rsidRPr="00C56AB8" w:rsidRDefault="00C56AB8" w:rsidP="00C56A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D9060" id="组合 194" o:spid="_x0000_s1026" style="position:absolute;left:0;text-align:left;margin-left:435.85pt;margin-top:44.35pt;width:487.05pt;height:278.7pt;z-index:251667456;mso-position-horizontal:right;mso-position-horizontal-relative:margin" coordsize="61855,3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95" o:spid="_x0000_s1027" type="#_x0000_t75" style="position:absolute;left:177;width:61501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6" o:spid="_x0000_s1028" type="#_x0000_t202" style="position:absolute;top:26873;width:61855;height:8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" stroked="f">
                  <v:textbox style="mso-fit-shape-to-text:t" inset="0,0,0,0">
                    <w:txbxContent>
                      <w:p w14:paraId="1FACEA26" w14:textId="77777777" w:rsidR="00C56AB8" w:rsidRPr="00C56AB8" w:rsidRDefault="00C56AB8" w:rsidP="00C56AB8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C56AB8">
                          <w:rPr>
                            <w:rFonts w:ascii="Times New Roman" w:hAnsi="Times New Roman" w:cs="Times New Roman"/>
                          </w:rPr>
                          <w:t>Strategic Simulations, Inc., 1985</w:t>
                        </w:r>
                      </w:p>
                      <w:p w14:paraId="723A5D52" w14:textId="4CCDBE59" w:rsidR="009209E3" w:rsidRDefault="00C56AB8" w:rsidP="00C56AB8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C56AB8">
                          <w:rPr>
                            <w:rFonts w:ascii="Times New Roman" w:hAnsi="Times New Roman" w:cs="Times New Roman"/>
                          </w:rPr>
                          <w:t>Apple II, Atari 8-bit, C64, Atari ST and MS-DOS</w:t>
                        </w:r>
                      </w:p>
                      <w:p w14:paraId="620C6F6D" w14:textId="5A5A1D12" w:rsidR="00C56AB8" w:rsidRPr="00C56AB8" w:rsidRDefault="00C56AB8" w:rsidP="00C56AB8">
                        <w:pPr>
                          <w:jc w:val="center"/>
                          <w:rPr>
                            <w:rFonts w:ascii="微软雅黑" w:eastAsia="微软雅黑" w:hAnsi="微软雅黑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*</w:t>
                        </w:r>
                        <w:r w:rsidRPr="00C56AB8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虽然</w:t>
                        </w:r>
                        <w:r w:rsidR="00D37BE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SSI</w:t>
                        </w:r>
                        <w:r w:rsidR="00D37BE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公司先前发行过</w:t>
                        </w:r>
                        <w:r w:rsidR="00D37BE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RPG</w:t>
                        </w:r>
                        <w:r w:rsidR="00D37BE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游戏，但《巫师神冠》是该公司</w:t>
                        </w: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第一款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独立研发的</w:t>
                        </w:r>
                        <w:r w:rsidR="00E9516D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作品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。制作团队以Paul</w:t>
                        </w:r>
                        <w:del w:id="2" w:author="思漪 凌" w:date="2021-02-07T14:57:00Z">
                          <w:r w:rsidR="00D37BE1" w:rsidDel="00C555AB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delText xml:space="preserve"> </w:delText>
                          </w:r>
                          <w:r w:rsidRPr="00C56AB8" w:rsidDel="00C555AB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delText>·</w:delText>
                          </w:r>
                        </w:del>
                        <w:r w:rsidR="00D37BE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Murray与Keith</w:t>
                        </w:r>
                        <w:del w:id="3" w:author="思漪 凌" w:date="2021-02-07T14:57:00Z">
                          <w:r w:rsidRPr="00C56AB8" w:rsidDel="00C555AB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delText xml:space="preserve"> ·</w:delText>
                          </w:r>
                        </w:del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Brors为首，团队成员都是开发战争游戏的业界名宿，后来他们还</w:t>
                        </w:r>
                        <w: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研发出</w:t>
                        </w:r>
                        <w:r w:rsidRPr="00C56AB8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风靡一时的金盒子系列游戏。</w:t>
                        </w:r>
                      </w:p>
                      <w:p w14:paraId="0C0C4430" w14:textId="77777777" w:rsidR="00C56AB8" w:rsidRPr="00C56AB8" w:rsidRDefault="00C56AB8" w:rsidP="00C56AB8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</w:t>
      </w:r>
      <w:r w:rsidR="00C56AB8">
        <w:rPr>
          <w:rFonts w:hint="eastAsia"/>
        </w:rPr>
        <w:t>巫师神冠</w:t>
      </w:r>
      <w:r w:rsidR="00904D1C">
        <w:rPr>
          <w:rFonts w:hint="eastAsia"/>
        </w:rPr>
        <w:t>》</w:t>
      </w:r>
      <w:r w:rsidR="00E9516D">
        <w:rPr>
          <w:rFonts w:hint="eastAsia"/>
        </w:rPr>
        <w:t>(</w:t>
      </w:r>
      <w:r w:rsidR="00C56AB8">
        <w:t>Wizard</w:t>
      </w:r>
      <w:r w:rsidR="00904D1C">
        <w:t xml:space="preserve">’s </w:t>
      </w:r>
      <w:r w:rsidR="00C56AB8">
        <w:t>Crown</w:t>
      </w:r>
      <w:r w:rsidR="00E9516D">
        <w:rPr>
          <w:rFonts w:hint="eastAsia"/>
        </w:rPr>
        <w:t>)</w:t>
      </w:r>
    </w:p>
    <w:p w14:paraId="209E9140" w14:textId="2127761F" w:rsidR="009209E3" w:rsidRDefault="00AC72A8">
      <w:r>
        <w:rPr>
          <w:rFonts w:hint="eastAsia"/>
        </w:rPr>
        <w:t>作者：</w:t>
      </w:r>
      <w:r w:rsidR="00C56AB8">
        <w:rPr>
          <w:rFonts w:ascii="Times New Roman" w:hAnsi="Times New Roman" w:cs="Times New Roman"/>
        </w:rPr>
        <w:t>DT</w:t>
      </w:r>
    </w:p>
    <w:p w14:paraId="7E36F639" w14:textId="3080C8F7" w:rsidR="009209E3" w:rsidRDefault="00AC72A8">
      <w:pPr>
        <w:jc w:val="left"/>
      </w:pPr>
      <w:r>
        <w:rPr>
          <w:rFonts w:hint="eastAsia"/>
        </w:rPr>
        <w:t>翻译：</w:t>
      </w:r>
      <w:r w:rsidR="00904D1C" w:rsidRPr="00904D1C">
        <w:rPr>
          <w:rFonts w:ascii="Times New Roman" w:hAnsi="Times New Roman" w:cs="Times New Roman"/>
        </w:rPr>
        <w:t>Jason</w:t>
      </w:r>
    </w:p>
    <w:p w14:paraId="1D90EED5" w14:textId="77777777" w:rsidR="009209E3" w:rsidRDefault="00CA3398">
      <w:r>
        <w:pict w14:anchorId="582CC71A">
          <v:rect id="_x0000_i1025" style="width:261.65pt;height:1pt" o:hrpct="500" o:hrstd="t" o:hrnoshade="t" o:hr="t" fillcolor="#cfcdcd" stroked="f"/>
        </w:pict>
      </w:r>
    </w:p>
    <w:p w14:paraId="5C271A40" w14:textId="77777777" w:rsidR="009209E3" w:rsidRDefault="009209E3">
      <w:pPr>
        <w:sectPr w:rsidR="009209E3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3CF4C5BA" w14:textId="21152A08" w:rsidR="00C56AB8" w:rsidRDefault="00C56AB8">
      <w:pPr>
        <w:pStyle w:val="-21"/>
        <w:ind w:firstLine="420"/>
      </w:pPr>
      <w:r w:rsidRPr="00C56AB8">
        <w:rPr>
          <w:rFonts w:hint="eastAsia"/>
        </w:rPr>
        <w:t>《巫师神冠》是一款回合制策略类游戏，制作方是笔者仰慕已久的</w:t>
      </w:r>
      <w:r w:rsidR="00D37BE1">
        <w:rPr>
          <w:rFonts w:hint="eastAsia"/>
        </w:rPr>
        <w:t xml:space="preserve"> </w:t>
      </w:r>
      <w:r w:rsidRPr="00C56AB8">
        <w:t>SSI</w:t>
      </w:r>
      <w:r w:rsidR="00D37BE1">
        <w:t xml:space="preserve"> </w:t>
      </w:r>
      <w:r w:rsidRPr="00C56AB8">
        <w:t>游戏公司</w:t>
      </w:r>
      <w:r w:rsidR="00876D57">
        <w:rPr>
          <w:rStyle w:val="af0"/>
        </w:rPr>
        <w:footnoteReference w:id="1"/>
      </w:r>
      <w:r w:rsidRPr="00C56AB8">
        <w:t>。游戏背景简单明了，战火摧残的焦土，邪恶癫狂的巫师，反派掌中的麦高芬</w:t>
      </w:r>
      <w:r w:rsidR="00876D57">
        <w:rPr>
          <w:rStyle w:val="af0"/>
        </w:rPr>
        <w:footnoteReference w:id="2"/>
      </w:r>
      <w:r w:rsidRPr="00C56AB8">
        <w:t>，如是而已。玩家组建人马，集八位英</w:t>
      </w:r>
      <w:ins w:id="8" w:author="思漪 凌" w:date="2021-02-07T14:36:00Z">
        <w:r w:rsidR="003A5B44">
          <w:rPr>
            <w:rFonts w:hint="eastAsia"/>
          </w:rPr>
          <w:t>雄</w:t>
        </w:r>
      </w:ins>
      <w:del w:id="9" w:author="思漪 凌" w:date="2021-02-07T14:36:00Z">
        <w:r w:rsidRPr="00C56AB8" w:rsidDel="003A5B44">
          <w:delText>豪</w:delText>
        </w:r>
      </w:del>
      <w:r w:rsidRPr="00C56AB8">
        <w:t>之力，探索荒野，搜集宝物，磨练技艺。最终消灭邪恶巫师，将巫师神冠捧回家</w:t>
      </w:r>
      <w:del w:id="10" w:author="思漪 凌" w:date="2021-02-07T14:36:00Z">
        <w:r w:rsidRPr="00C56AB8" w:rsidDel="003A5B44">
          <w:delText>园</w:delText>
        </w:r>
      </w:del>
      <w:r w:rsidRPr="00C56AB8">
        <w:t>。</w:t>
      </w:r>
    </w:p>
    <w:p w14:paraId="5F423734" w14:textId="4F8B1907" w:rsidR="00C56AB8" w:rsidRDefault="00C56AB8">
      <w:pPr>
        <w:pStyle w:val="-21"/>
        <w:ind w:firstLine="420"/>
      </w:pPr>
      <w:r w:rsidRPr="00C56AB8">
        <w:rPr>
          <w:rFonts w:hint="eastAsia"/>
        </w:rPr>
        <w:t>游戏有五种职业，分别为战士</w:t>
      </w:r>
      <w:ins w:id="11" w:author="思漪 凌" w:date="2021-02-07T14:36:00Z">
        <w:r w:rsidR="003A5B44">
          <w:rPr>
            <w:rFonts w:hint="eastAsia"/>
          </w:rPr>
          <w:t>、</w:t>
        </w:r>
      </w:ins>
      <w:del w:id="12" w:author="思漪 凌" w:date="2021-02-07T14:36:00Z">
        <w:r w:rsidRPr="00C56AB8" w:rsidDel="003A5B44">
          <w:rPr>
            <w:rFonts w:hint="eastAsia"/>
          </w:rPr>
          <w:delText>，</w:delText>
        </w:r>
      </w:del>
      <w:r w:rsidRPr="00C56AB8">
        <w:rPr>
          <w:rFonts w:hint="eastAsia"/>
        </w:rPr>
        <w:t>盗贼</w:t>
      </w:r>
      <w:ins w:id="13" w:author="思漪 凌" w:date="2021-02-07T14:36:00Z">
        <w:r w:rsidR="003A5B44">
          <w:rPr>
            <w:rFonts w:hint="eastAsia"/>
          </w:rPr>
          <w:t>、</w:t>
        </w:r>
      </w:ins>
      <w:del w:id="14" w:author="思漪 凌" w:date="2021-02-07T14:36:00Z">
        <w:r w:rsidRPr="00C56AB8" w:rsidDel="003A5B44">
          <w:rPr>
            <w:rFonts w:hint="eastAsia"/>
          </w:rPr>
          <w:delText>，</w:delText>
        </w:r>
      </w:del>
      <w:r w:rsidRPr="00C56AB8">
        <w:rPr>
          <w:rFonts w:hint="eastAsia"/>
        </w:rPr>
        <w:t>牧师</w:t>
      </w:r>
      <w:ins w:id="15" w:author="思漪 凌" w:date="2021-02-07T14:36:00Z">
        <w:r w:rsidR="003A5B44">
          <w:rPr>
            <w:rFonts w:hint="eastAsia"/>
          </w:rPr>
          <w:t>、</w:t>
        </w:r>
      </w:ins>
      <w:del w:id="16" w:author="思漪 凌" w:date="2021-02-07T14:36:00Z">
        <w:r w:rsidRPr="00C56AB8" w:rsidDel="003A5B44">
          <w:rPr>
            <w:rFonts w:hint="eastAsia"/>
          </w:rPr>
          <w:delText>，</w:delText>
        </w:r>
      </w:del>
      <w:r w:rsidRPr="00C56AB8">
        <w:rPr>
          <w:rFonts w:hint="eastAsia"/>
        </w:rPr>
        <w:t>游侠与法师。玩家通过加点系统创建角色，技能与属性皆由自己决定。于是，玩家固然可以</w:t>
      </w:r>
      <w:r w:rsidR="00E9516D">
        <w:rPr>
          <w:rFonts w:hint="eastAsia"/>
        </w:rPr>
        <w:t>按照传统加点思路</w:t>
      </w:r>
      <w:r w:rsidRPr="00C56AB8">
        <w:rPr>
          <w:rFonts w:hint="eastAsia"/>
        </w:rPr>
        <w:t>，打造一个</w:t>
      </w:r>
      <w:ins w:id="17" w:author="思漪 凌" w:date="2021-02-07T14:37:00Z">
        <w:r w:rsidR="003A5B44">
          <w:rPr>
            <w:rFonts w:hint="eastAsia"/>
          </w:rPr>
          <w:t>精通</w:t>
        </w:r>
      </w:ins>
      <w:del w:id="18" w:author="思漪 凌" w:date="2021-02-07T14:37:00Z">
        <w:r w:rsidRPr="00C56AB8" w:rsidDel="003A5B44">
          <w:rPr>
            <w:rFonts w:hint="eastAsia"/>
          </w:rPr>
          <w:delText>专精</w:delText>
        </w:r>
      </w:del>
      <w:r w:rsidRPr="00C56AB8">
        <w:rPr>
          <w:rFonts w:hint="eastAsia"/>
        </w:rPr>
        <w:t>剑盾</w:t>
      </w:r>
      <w:ins w:id="19" w:author="思漪 凌" w:date="2021-02-07T14:37:00Z">
        <w:r w:rsidR="003A5B44">
          <w:rPr>
            <w:rFonts w:hint="eastAsia"/>
          </w:rPr>
          <w:t>战斗</w:t>
        </w:r>
      </w:ins>
      <w:r w:rsidRPr="00C56AB8">
        <w:rPr>
          <w:rFonts w:hint="eastAsia"/>
        </w:rPr>
        <w:t>的强力战士</w:t>
      </w:r>
      <w:r w:rsidR="00E9516D">
        <w:rPr>
          <w:rFonts w:hint="eastAsia"/>
        </w:rPr>
        <w:t>；但</w:t>
      </w:r>
      <w:r w:rsidRPr="00C56AB8">
        <w:rPr>
          <w:rFonts w:hint="eastAsia"/>
        </w:rPr>
        <w:t>也</w:t>
      </w:r>
      <w:r w:rsidR="00F12E47">
        <w:rPr>
          <w:rFonts w:hint="eastAsia"/>
        </w:rPr>
        <w:t>能</w:t>
      </w:r>
      <w:r w:rsidRPr="00C56AB8">
        <w:rPr>
          <w:rFonts w:hint="eastAsia"/>
        </w:rPr>
        <w:t>别出心裁，</w:t>
      </w:r>
      <w:del w:id="20" w:author="思漪 凌" w:date="2021-02-07T14:38:00Z">
        <w:r w:rsidRPr="00C56AB8" w:rsidDel="00B246AD">
          <w:rPr>
            <w:rFonts w:hint="eastAsia"/>
          </w:rPr>
          <w:delText>放弃脆皮牧师，</w:delText>
        </w:r>
      </w:del>
      <w:r w:rsidRPr="00C56AB8">
        <w:rPr>
          <w:rFonts w:hint="eastAsia"/>
        </w:rPr>
        <w:t>培养一名半游侠半牧师的跨职角色——身披轻甲，略通医术，</w:t>
      </w:r>
      <w:ins w:id="21" w:author="思漪 凌" w:date="2021-02-07T14:38:00Z">
        <w:r w:rsidR="00B246AD">
          <w:rPr>
            <w:rFonts w:hint="eastAsia"/>
          </w:rPr>
          <w:t>辅助</w:t>
        </w:r>
      </w:ins>
      <w:del w:id="22" w:author="思漪 凌" w:date="2021-02-07T14:38:00Z">
        <w:r w:rsidRPr="00C56AB8" w:rsidDel="00B246AD">
          <w:rPr>
            <w:rFonts w:hint="eastAsia"/>
          </w:rPr>
          <w:delText>弥补</w:delText>
        </w:r>
      </w:del>
      <w:r w:rsidRPr="00C56AB8">
        <w:rPr>
          <w:rFonts w:hint="eastAsia"/>
        </w:rPr>
        <w:t>团队</w:t>
      </w:r>
      <w:ins w:id="23" w:author="思漪 凌" w:date="2021-02-07T14:38:00Z">
        <w:r w:rsidR="00B246AD">
          <w:rPr>
            <w:rFonts w:hint="eastAsia"/>
          </w:rPr>
          <w:t>中</w:t>
        </w:r>
      </w:ins>
      <w:r w:rsidRPr="00C56AB8">
        <w:rPr>
          <w:rFonts w:hint="eastAsia"/>
        </w:rPr>
        <w:t>的</w:t>
      </w:r>
      <w:ins w:id="24" w:author="思漪 凌" w:date="2021-02-07T14:38:00Z">
        <w:r w:rsidR="00B246AD">
          <w:rPr>
            <w:rFonts w:hint="eastAsia"/>
          </w:rPr>
          <w:t>纯治疗系牧师角色</w:t>
        </w:r>
      </w:ins>
      <w:del w:id="25" w:author="思漪 凌" w:date="2021-02-07T14:39:00Z">
        <w:r w:rsidRPr="00C56AB8" w:rsidDel="00B246AD">
          <w:rPr>
            <w:rFonts w:hint="eastAsia"/>
          </w:rPr>
          <w:delText>治疗短板</w:delText>
        </w:r>
      </w:del>
      <w:r w:rsidRPr="00C56AB8">
        <w:rPr>
          <w:rFonts w:hint="eastAsia"/>
        </w:rPr>
        <w:t>。</w:t>
      </w:r>
    </w:p>
    <w:p w14:paraId="26096912" w14:textId="31BCDBAD" w:rsidR="00C56AB8" w:rsidRDefault="00C56AB8">
      <w:pPr>
        <w:pStyle w:val="-21"/>
        <w:ind w:firstLine="420"/>
      </w:pPr>
      <w:del w:id="26" w:author="思漪 凌" w:date="2021-02-07T14:39:00Z">
        <w:r w:rsidRPr="00C56AB8" w:rsidDel="00B246AD">
          <w:rPr>
            <w:rFonts w:hint="eastAsia"/>
          </w:rPr>
          <w:delText>各</w:delText>
        </w:r>
      </w:del>
      <w:r w:rsidRPr="00C56AB8">
        <w:rPr>
          <w:rFonts w:hint="eastAsia"/>
        </w:rPr>
        <w:t>角色</w:t>
      </w:r>
      <w:ins w:id="27" w:author="思漪 凌" w:date="2021-02-07T14:39:00Z">
        <w:r w:rsidR="00B246AD">
          <w:rPr>
            <w:rFonts w:hint="eastAsia"/>
          </w:rPr>
          <w:t>不能升级</w:t>
        </w:r>
      </w:ins>
      <w:del w:id="28" w:author="思漪 凌" w:date="2021-02-07T14:39:00Z">
        <w:r w:rsidRPr="00C56AB8" w:rsidDel="00B246AD">
          <w:rPr>
            <w:rFonts w:hint="eastAsia"/>
          </w:rPr>
          <w:delText>等级不变</w:delText>
        </w:r>
      </w:del>
      <w:r w:rsidRPr="00C56AB8">
        <w:rPr>
          <w:rFonts w:hint="eastAsia"/>
        </w:rPr>
        <w:t>，但</w:t>
      </w:r>
      <w:ins w:id="29" w:author="思漪 凌" w:date="2021-02-07T14:39:00Z">
        <w:r w:rsidR="00B246AD">
          <w:rPr>
            <w:rFonts w:hint="eastAsia"/>
          </w:rPr>
          <w:t>可以</w:t>
        </w:r>
      </w:ins>
      <w:del w:id="30" w:author="思漪 凌" w:date="2021-02-07T14:39:00Z">
        <w:r w:rsidRPr="00C56AB8" w:rsidDel="00B246AD">
          <w:rPr>
            <w:rFonts w:hint="eastAsia"/>
          </w:rPr>
          <w:delText>能</w:delText>
        </w:r>
      </w:del>
      <w:r w:rsidRPr="00C56AB8">
        <w:rPr>
          <w:rFonts w:hint="eastAsia"/>
        </w:rPr>
        <w:t>通过获取</w:t>
      </w:r>
      <w:r w:rsidRPr="00C56AB8">
        <w:rPr>
          <w:rFonts w:hint="eastAsia"/>
        </w:rPr>
        <w:t>技能点的方式不断变强。消耗技能点会提升角色的武器技巧</w:t>
      </w:r>
      <w:ins w:id="31" w:author="思漪 凌" w:date="2021-02-07T14:39:00Z">
        <w:r w:rsidR="00B246AD">
          <w:rPr>
            <w:rFonts w:hint="eastAsia"/>
          </w:rPr>
          <w:t>、</w:t>
        </w:r>
      </w:ins>
      <w:del w:id="32" w:author="思漪 凌" w:date="2021-02-07T14:39:00Z">
        <w:r w:rsidRPr="00C56AB8" w:rsidDel="00B246AD">
          <w:rPr>
            <w:rFonts w:hint="eastAsia"/>
          </w:rPr>
          <w:delText>，</w:delText>
        </w:r>
      </w:del>
      <w:ins w:id="33" w:author="思漪 凌" w:date="2021-02-07T14:39:00Z">
        <w:r w:rsidR="00B246AD">
          <w:rPr>
            <w:rFonts w:hint="eastAsia"/>
          </w:rPr>
          <w:t>格挡</w:t>
        </w:r>
      </w:ins>
      <w:del w:id="34" w:author="思漪 凌" w:date="2021-02-07T14:39:00Z">
        <w:r w:rsidRPr="00C56AB8" w:rsidDel="00B246AD">
          <w:rPr>
            <w:rFonts w:hint="eastAsia"/>
          </w:rPr>
          <w:delText>盾挡</w:delText>
        </w:r>
      </w:del>
      <w:r w:rsidRPr="00C56AB8">
        <w:rPr>
          <w:rFonts w:hint="eastAsia"/>
        </w:rPr>
        <w:t>本领，鉴定效果以及施法能力等。</w:t>
      </w:r>
    </w:p>
    <w:p w14:paraId="0DECAC67" w14:textId="4B9EA317" w:rsidR="00A11E9B" w:rsidRDefault="00A11E9B" w:rsidP="00A11E9B">
      <w:pPr>
        <w:pStyle w:val="-21"/>
        <w:ind w:firstLineChars="0" w:firstLine="0"/>
      </w:pPr>
    </w:p>
    <w:p w14:paraId="1133E3E6" w14:textId="77777777" w:rsidR="004D67FB" w:rsidRDefault="00A11E9B" w:rsidP="004D67FB">
      <w:pPr>
        <w:pStyle w:val="-21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64EDA542" wp14:editId="45DF3DAD">
            <wp:extent cx="2959200" cy="22193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1A0" w14:textId="052B6AD2" w:rsidR="00A11E9B" w:rsidRPr="00E9516D" w:rsidRDefault="004D67FB" w:rsidP="004D67FB">
      <w:pPr>
        <w:pStyle w:val="a3"/>
        <w:rPr>
          <w:rFonts w:ascii="微软雅黑" w:eastAsia="微软雅黑" w:hAnsi="微软雅黑"/>
        </w:rPr>
      </w:pPr>
      <w:r w:rsidRPr="00E9516D">
        <w:rPr>
          <w:rFonts w:ascii="微软雅黑" w:eastAsia="微软雅黑" w:hAnsi="微软雅黑" w:hint="eastAsia"/>
        </w:rPr>
        <w:t xml:space="preserve">图 </w:t>
      </w:r>
      <w:r w:rsidRPr="00E9516D">
        <w:rPr>
          <w:rFonts w:ascii="微软雅黑" w:eastAsia="微软雅黑" w:hAnsi="微软雅黑"/>
        </w:rPr>
        <w:fldChar w:fldCharType="begin"/>
      </w:r>
      <w:r w:rsidRPr="00E9516D">
        <w:rPr>
          <w:rFonts w:ascii="微软雅黑" w:eastAsia="微软雅黑" w:hAnsi="微软雅黑"/>
        </w:rPr>
        <w:instrText xml:space="preserve"> </w:instrText>
      </w:r>
      <w:r w:rsidRPr="00E9516D">
        <w:rPr>
          <w:rFonts w:ascii="微软雅黑" w:eastAsia="微软雅黑" w:hAnsi="微软雅黑" w:hint="eastAsia"/>
        </w:rPr>
        <w:instrText>SEQ 图 \* ARABIC</w:instrText>
      </w:r>
      <w:r w:rsidRPr="00E9516D">
        <w:rPr>
          <w:rFonts w:ascii="微软雅黑" w:eastAsia="微软雅黑" w:hAnsi="微软雅黑"/>
        </w:rPr>
        <w:instrText xml:space="preserve"> </w:instrText>
      </w:r>
      <w:r w:rsidRPr="00E9516D">
        <w:rPr>
          <w:rFonts w:ascii="微软雅黑" w:eastAsia="微软雅黑" w:hAnsi="微软雅黑"/>
        </w:rPr>
        <w:fldChar w:fldCharType="separate"/>
      </w:r>
      <w:r w:rsidR="000D53DF" w:rsidRPr="00E9516D">
        <w:rPr>
          <w:rFonts w:ascii="微软雅黑" w:eastAsia="微软雅黑" w:hAnsi="微软雅黑"/>
          <w:noProof/>
        </w:rPr>
        <w:t>1</w:t>
      </w:r>
      <w:r w:rsidRPr="00E9516D">
        <w:rPr>
          <w:rFonts w:ascii="微软雅黑" w:eastAsia="微软雅黑" w:hAnsi="微软雅黑"/>
        </w:rPr>
        <w:fldChar w:fldCharType="end"/>
      </w:r>
      <w:r w:rsidRP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 w:hint="eastAsia"/>
        </w:rPr>
        <w:t>虽然城里有商店与酒馆，但玩家大部分时间都</w:t>
      </w:r>
      <w:del w:id="35" w:author="思漪 凌" w:date="2021-02-07T14:40:00Z">
        <w:r w:rsidR="00E9516D" w:rsidDel="00B246AD">
          <w:rPr>
            <w:rFonts w:ascii="微软雅黑" w:eastAsia="微软雅黑" w:hAnsi="微软雅黑" w:hint="eastAsia"/>
          </w:rPr>
          <w:delText>呆</w:delText>
        </w:r>
        <w:r w:rsidRPr="00E9516D" w:rsidDel="00B246AD">
          <w:rPr>
            <w:rFonts w:ascii="微软雅黑" w:eastAsia="微软雅黑" w:hAnsi="微软雅黑" w:hint="eastAsia"/>
          </w:rPr>
          <w:delText>在</w:delText>
        </w:r>
      </w:del>
      <w:ins w:id="36" w:author="思漪 凌" w:date="2021-02-07T14:40:00Z">
        <w:r w:rsidR="00B246AD">
          <w:rPr>
            <w:rFonts w:ascii="微软雅黑" w:eastAsia="微软雅黑" w:hAnsi="微软雅黑" w:hint="eastAsia"/>
          </w:rPr>
          <w:t>身处</w:t>
        </w:r>
      </w:ins>
      <w:del w:id="37" w:author="思漪 凌" w:date="2021-02-07T14:41:00Z">
        <w:r w:rsidRPr="00E9516D" w:rsidDel="00B246AD">
          <w:rPr>
            <w:rFonts w:ascii="微软雅黑" w:eastAsia="微软雅黑" w:hAnsi="微软雅黑" w:hint="eastAsia"/>
          </w:rPr>
          <w:delText>城边</w:delText>
        </w:r>
      </w:del>
      <w:ins w:id="38" w:author="思漪 凌" w:date="2021-02-07T14:41:00Z">
        <w:r w:rsidR="00B246AD">
          <w:rPr>
            <w:rFonts w:ascii="微软雅黑" w:eastAsia="微软雅黑" w:hAnsi="微软雅黑" w:hint="eastAsia"/>
          </w:rPr>
          <w:t>另外一头</w:t>
        </w:r>
      </w:ins>
      <w:r w:rsidRPr="00E9516D">
        <w:rPr>
          <w:rFonts w:ascii="微软雅黑" w:eastAsia="微软雅黑" w:hAnsi="微软雅黑" w:hint="eastAsia"/>
        </w:rPr>
        <w:t>的</w:t>
      </w:r>
      <w:r w:rsidR="00E9516D">
        <w:rPr>
          <w:rFonts w:ascii="微软雅黑" w:eastAsia="微软雅黑" w:hAnsi="微软雅黑" w:hint="eastAsia"/>
        </w:rPr>
        <w:t>断壁残垣</w:t>
      </w:r>
      <w:r w:rsidRPr="00E9516D">
        <w:rPr>
          <w:rFonts w:ascii="微软雅黑" w:eastAsia="微软雅黑" w:hAnsi="微软雅黑" w:hint="eastAsia"/>
        </w:rPr>
        <w:t>，探索失落的地点，</w:t>
      </w:r>
      <w:r w:rsidR="00E9516D">
        <w:rPr>
          <w:rFonts w:ascii="微软雅黑" w:eastAsia="微软雅黑" w:hAnsi="微软雅黑" w:hint="eastAsia"/>
        </w:rPr>
        <w:t>与敌人</w:t>
      </w:r>
      <w:r w:rsidRPr="00E9516D">
        <w:rPr>
          <w:rFonts w:ascii="微软雅黑" w:eastAsia="微软雅黑" w:hAnsi="微软雅黑" w:hint="eastAsia"/>
        </w:rPr>
        <w:t>展开随机遭遇战。</w:t>
      </w:r>
    </w:p>
    <w:p w14:paraId="27D9C96E" w14:textId="77777777" w:rsidR="00A11E9B" w:rsidRPr="00E9516D" w:rsidRDefault="00A11E9B" w:rsidP="00A11E9B">
      <w:pPr>
        <w:pStyle w:val="-21"/>
        <w:ind w:firstLineChars="0" w:firstLine="0"/>
      </w:pPr>
    </w:p>
    <w:p w14:paraId="2033ADE5" w14:textId="6D3F1140" w:rsidR="00C56AB8" w:rsidRDefault="00C56AB8">
      <w:pPr>
        <w:pStyle w:val="-21"/>
        <w:ind w:firstLine="420"/>
      </w:pPr>
      <w:r w:rsidRPr="00C56AB8">
        <w:rPr>
          <w:rFonts w:hint="eastAsia"/>
        </w:rPr>
        <w:t>《巫师神冠》</w:t>
      </w:r>
      <w:r w:rsidR="00E9516D">
        <w:rPr>
          <w:rFonts w:hint="eastAsia"/>
        </w:rPr>
        <w:t>的</w:t>
      </w:r>
      <w:r w:rsidRPr="00C56AB8">
        <w:rPr>
          <w:rFonts w:hint="eastAsia"/>
        </w:rPr>
        <w:t>游戏地图</w:t>
      </w:r>
      <w:r w:rsidR="00A11E9B">
        <w:rPr>
          <w:rFonts w:hint="eastAsia"/>
        </w:rPr>
        <w:t>非常有限</w:t>
      </w:r>
      <w:r w:rsidRPr="00C56AB8">
        <w:rPr>
          <w:rFonts w:hint="eastAsia"/>
        </w:rPr>
        <w:t>，</w:t>
      </w:r>
      <w:ins w:id="39" w:author="思漪 凌" w:date="2021-02-07T14:42:00Z">
        <w:r w:rsidR="00B246AD">
          <w:rPr>
            <w:rFonts w:hint="eastAsia"/>
          </w:rPr>
          <w:t>统共只有半座</w:t>
        </w:r>
      </w:ins>
      <w:del w:id="40" w:author="思漪 凌" w:date="2021-02-07T14:42:00Z">
        <w:r w:rsidRPr="00C56AB8" w:rsidDel="00B246AD">
          <w:rPr>
            <w:rFonts w:hint="eastAsia"/>
          </w:rPr>
          <w:delText>囊括</w:delText>
        </w:r>
      </w:del>
      <w:ins w:id="41" w:author="思漪 凌" w:date="2021-02-07T14:43:00Z">
        <w:r w:rsidR="00B246AD">
          <w:rPr>
            <w:rFonts w:hint="eastAsia"/>
          </w:rPr>
          <w:t>犯罪横生的</w:t>
        </w:r>
      </w:ins>
      <w:r w:rsidRPr="00C56AB8">
        <w:rPr>
          <w:rFonts w:hint="eastAsia"/>
        </w:rPr>
        <w:t>城市</w:t>
      </w:r>
      <w:del w:id="42" w:author="思漪 凌" w:date="2021-02-07T14:43:00Z">
        <w:r w:rsidRPr="00C56AB8" w:rsidDel="00B246AD">
          <w:rPr>
            <w:rFonts w:hint="eastAsia"/>
          </w:rPr>
          <w:delText>的犯罪区</w:delText>
        </w:r>
      </w:del>
      <w:r w:rsidRPr="00C56AB8">
        <w:rPr>
          <w:rFonts w:hint="eastAsia"/>
        </w:rPr>
        <w:t>，</w:t>
      </w:r>
      <w:ins w:id="43" w:author="思漪 凌" w:date="2021-02-07T14:43:00Z">
        <w:r w:rsidR="00B246AD">
          <w:rPr>
            <w:rFonts w:hint="eastAsia"/>
          </w:rPr>
          <w:t>市区</w:t>
        </w:r>
      </w:ins>
      <w:del w:id="44" w:author="思漪 凌" w:date="2021-02-07T14:43:00Z">
        <w:r w:rsidRPr="00C56AB8" w:rsidDel="00B246AD">
          <w:rPr>
            <w:rFonts w:hint="eastAsia"/>
          </w:rPr>
          <w:delText>城市</w:delText>
        </w:r>
      </w:del>
      <w:ins w:id="45" w:author="思漪 凌" w:date="2021-02-07T14:43:00Z">
        <w:r w:rsidR="00B246AD">
          <w:rPr>
            <w:rFonts w:hint="eastAsia"/>
          </w:rPr>
          <w:t>北</w:t>
        </w:r>
      </w:ins>
      <w:del w:id="46" w:author="思漪 凌" w:date="2021-02-07T14:43:00Z">
        <w:r w:rsidRPr="00C56AB8" w:rsidDel="00B246AD">
          <w:rPr>
            <w:rFonts w:hint="eastAsia"/>
          </w:rPr>
          <w:delText>东</w:delText>
        </w:r>
      </w:del>
      <w:r w:rsidRPr="00C56AB8">
        <w:rPr>
          <w:rFonts w:hint="eastAsia"/>
        </w:rPr>
        <w:t>部的</w:t>
      </w:r>
      <w:ins w:id="47" w:author="思漪 凌" w:date="2021-02-07T14:43:00Z">
        <w:r w:rsidR="00B246AD">
          <w:rPr>
            <w:rFonts w:hint="eastAsia"/>
          </w:rPr>
          <w:t>林地</w:t>
        </w:r>
      </w:ins>
      <w:del w:id="48" w:author="思漪 凌" w:date="2021-02-07T14:43:00Z">
        <w:r w:rsidRPr="00C56AB8" w:rsidDel="00B246AD">
          <w:rPr>
            <w:rFonts w:hint="eastAsia"/>
          </w:rPr>
          <w:delText>灌木区</w:delText>
        </w:r>
      </w:del>
      <w:r w:rsidRPr="00C56AB8">
        <w:rPr>
          <w:rFonts w:hint="eastAsia"/>
        </w:rPr>
        <w:t>（强盗聚居地）与城市南部的遗迹区。</w:t>
      </w:r>
    </w:p>
    <w:p w14:paraId="034E9BDB" w14:textId="44EA7B62" w:rsidR="00A11E9B" w:rsidRDefault="00C56AB8">
      <w:pPr>
        <w:pStyle w:val="-21"/>
        <w:ind w:firstLine="420"/>
      </w:pPr>
      <w:r w:rsidRPr="00C56AB8">
        <w:rPr>
          <w:rFonts w:hint="eastAsia"/>
        </w:rPr>
        <w:t>虽然角色可以进入一些特定建筑及商店，但游戏</w:t>
      </w:r>
      <w:r w:rsidR="00E9516D">
        <w:rPr>
          <w:rFonts w:hint="eastAsia"/>
        </w:rPr>
        <w:t>整体上</w:t>
      </w:r>
      <w:r w:rsidRPr="00C56AB8">
        <w:rPr>
          <w:rFonts w:hint="eastAsia"/>
        </w:rPr>
        <w:t>采用</w:t>
      </w:r>
      <w:r w:rsidR="00E9516D">
        <w:rPr>
          <w:rFonts w:hint="eastAsia"/>
        </w:rPr>
        <w:t xml:space="preserve"> </w:t>
      </w:r>
      <w:r w:rsidRPr="00C56AB8">
        <w:t>2D</w:t>
      </w:r>
      <w:r w:rsidR="00E9516D">
        <w:t xml:space="preserve"> </w:t>
      </w:r>
      <w:r w:rsidRPr="00C56AB8">
        <w:t>俯视角下的平面网格地图。</w:t>
      </w:r>
      <w:ins w:id="49" w:author="思漪 凌" w:date="2021-02-07T14:44:00Z">
        <w:r w:rsidR="00B246AD">
          <w:rPr>
            <w:rFonts w:hint="eastAsia"/>
          </w:rPr>
          <w:t>当</w:t>
        </w:r>
      </w:ins>
      <w:del w:id="50" w:author="思漪 凌" w:date="2021-02-07T14:44:00Z">
        <w:r w:rsidRPr="00C56AB8" w:rsidDel="00B246AD">
          <w:delText>一旦</w:delText>
        </w:r>
      </w:del>
      <w:r w:rsidRPr="00C56AB8">
        <w:t>队伍</w:t>
      </w:r>
      <w:del w:id="51" w:author="思漪 凌" w:date="2021-02-07T14:44:00Z">
        <w:r w:rsidRPr="00C56AB8" w:rsidDel="00B246AD">
          <w:delText>踏上征程，准备</w:delText>
        </w:r>
      </w:del>
      <w:r w:rsidRPr="00C56AB8">
        <w:t>进入某幢</w:t>
      </w:r>
      <w:ins w:id="52" w:author="思漪 凌" w:date="2021-02-07T14:44:00Z">
        <w:r w:rsidR="00B246AD">
          <w:rPr>
            <w:rFonts w:hint="eastAsia"/>
          </w:rPr>
          <w:t>可以探索的</w:t>
        </w:r>
      </w:ins>
      <w:r w:rsidRPr="00C56AB8">
        <w:t>建筑或地牢时，</w:t>
      </w:r>
      <w:ins w:id="53" w:author="思漪 凌" w:date="2021-02-07T14:45:00Z">
        <w:r w:rsidR="00B246AD">
          <w:rPr>
            <w:rFonts w:hint="eastAsia"/>
          </w:rPr>
          <w:t>则</w:t>
        </w:r>
      </w:ins>
      <w:del w:id="54" w:author="思漪 凌" w:date="2021-02-07T14:45:00Z">
        <w:r w:rsidRPr="00C56AB8" w:rsidDel="00B246AD">
          <w:delText>游戏角色</w:delText>
        </w:r>
      </w:del>
      <w:r w:rsidRPr="00C56AB8">
        <w:t>会进入另一张地图。在《巫师神冠》中，非战斗技能不可或缺，否则你要么对着上锁的大门大眼瞪小眼，要么与失落的秘密擦肩而过。</w:t>
      </w:r>
    </w:p>
    <w:p w14:paraId="283CEA79" w14:textId="7E785369" w:rsidR="004D67FB" w:rsidRPr="00E9516D" w:rsidRDefault="00A11E9B" w:rsidP="00E9516D">
      <w:pPr>
        <w:pStyle w:val="-21"/>
        <w:ind w:firstLine="420"/>
      </w:pPr>
      <w:r w:rsidRPr="00A11E9B">
        <w:rPr>
          <w:rFonts w:hint="eastAsia"/>
        </w:rPr>
        <w:t>同样，一旦</w:t>
      </w:r>
      <w:r w:rsidR="005305DE">
        <w:rPr>
          <w:rFonts w:hint="eastAsia"/>
        </w:rPr>
        <w:t>玩家</w:t>
      </w:r>
      <w:r w:rsidRPr="00A11E9B">
        <w:rPr>
          <w:rFonts w:hint="eastAsia"/>
        </w:rPr>
        <w:t>与敌人短兵相接，游戏也会</w:t>
      </w:r>
      <w:r w:rsidR="005305DE">
        <w:rPr>
          <w:rFonts w:hint="eastAsia"/>
        </w:rPr>
        <w:t>相应</w:t>
      </w:r>
      <w:r w:rsidRPr="00A11E9B">
        <w:rPr>
          <w:rFonts w:hint="eastAsia"/>
        </w:rPr>
        <w:t>切换</w:t>
      </w:r>
      <w:r w:rsidR="005305DE">
        <w:rPr>
          <w:rFonts w:hint="eastAsia"/>
        </w:rPr>
        <w:t>成</w:t>
      </w:r>
      <w:r w:rsidRPr="00A11E9B">
        <w:rPr>
          <w:rFonts w:hint="eastAsia"/>
        </w:rPr>
        <w:t>战斗地图，散落四周的家具与巧妙设置的墙壁都会影响你的</w:t>
      </w:r>
      <w:ins w:id="55" w:author="思漪 凌" w:date="2021-02-07T14:46:00Z">
        <w:r w:rsidR="009F376E">
          <w:rPr>
            <w:rFonts w:hint="eastAsia"/>
          </w:rPr>
          <w:t>移动</w:t>
        </w:r>
      </w:ins>
      <w:del w:id="56" w:author="思漪 凌" w:date="2021-02-07T14:46:00Z">
        <w:r w:rsidRPr="00A11E9B" w:rsidDel="009F376E">
          <w:rPr>
            <w:rFonts w:hint="eastAsia"/>
          </w:rPr>
          <w:delText>路线</w:delText>
        </w:r>
      </w:del>
      <w:r w:rsidRPr="00A11E9B">
        <w:rPr>
          <w:rFonts w:hint="eastAsia"/>
        </w:rPr>
        <w:t>走位与攻击轨迹</w:t>
      </w:r>
      <w:ins w:id="57" w:author="思漪 凌" w:date="2021-02-07T14:45:00Z">
        <w:r w:rsidR="009F376E">
          <w:rPr>
            <w:rFonts w:hint="eastAsia"/>
          </w:rPr>
          <w:t>。</w:t>
        </w:r>
      </w:ins>
    </w:p>
    <w:p w14:paraId="37FF4F61" w14:textId="657AF007" w:rsidR="00A11E9B" w:rsidRPr="00E9516D" w:rsidRDefault="00A11E9B" w:rsidP="00E9516D">
      <w:pPr>
        <w:ind w:firstLineChars="200" w:firstLine="420"/>
        <w:rPr>
          <w:rFonts w:ascii="微软雅黑" w:eastAsia="微软雅黑" w:hAnsi="微软雅黑" w:cs="Times New Roman"/>
          <w:szCs w:val="21"/>
        </w:rPr>
      </w:pPr>
      <w:r w:rsidRPr="00A11E9B">
        <w:rPr>
          <w:rFonts w:ascii="微软雅黑" w:eastAsia="微软雅黑" w:hAnsi="微软雅黑" w:hint="eastAsia"/>
        </w:rPr>
        <w:t>战斗系统是这款游戏的闪光点。《巫师神冠》里许多游戏设定都在后来的金盒子系列游戏</w:t>
      </w:r>
      <w:r w:rsidR="00D37BE1">
        <w:rPr>
          <w:rStyle w:val="af0"/>
          <w:rFonts w:ascii="微软雅黑" w:eastAsia="微软雅黑" w:hAnsi="微软雅黑"/>
        </w:rPr>
        <w:footnoteReference w:id="3"/>
      </w:r>
      <w:r w:rsidRPr="00A11E9B">
        <w:rPr>
          <w:rFonts w:ascii="微软雅黑" w:eastAsia="微软雅黑" w:hAnsi="微软雅黑" w:hint="eastAsia"/>
        </w:rPr>
        <w:t>中大放异彩，该系列的开山之作是</w:t>
      </w:r>
      <w:r w:rsidR="00E9516D">
        <w:rPr>
          <w:rFonts w:ascii="微软雅黑" w:eastAsia="微软雅黑" w:hAnsi="微软雅黑" w:hint="eastAsia"/>
        </w:rPr>
        <w:t xml:space="preserve"> </w:t>
      </w:r>
      <w:r w:rsidRPr="00A11E9B">
        <w:rPr>
          <w:rFonts w:ascii="微软雅黑" w:eastAsia="微软雅黑" w:hAnsi="微软雅黑" w:hint="eastAsia"/>
        </w:rPr>
        <w:t>1988</w:t>
      </w:r>
      <w:r w:rsidR="00E9516D">
        <w:rPr>
          <w:rFonts w:ascii="微软雅黑" w:eastAsia="微软雅黑" w:hAnsi="微软雅黑"/>
        </w:rPr>
        <w:t xml:space="preserve"> </w:t>
      </w:r>
      <w:r w:rsidRPr="00A11E9B">
        <w:rPr>
          <w:rFonts w:ascii="微软雅黑" w:eastAsia="微软雅黑" w:hAnsi="微软雅黑" w:hint="eastAsia"/>
        </w:rPr>
        <w:t>年</w:t>
      </w:r>
      <w:ins w:id="58" w:author="思漪 凌" w:date="2021-02-07T14:46:00Z">
        <w:r w:rsidR="009F376E">
          <w:rPr>
            <w:rFonts w:ascii="Times New Roman" w:eastAsia="微软雅黑" w:hAnsi="Times New Roman" w:cs="Times New Roman" w:hint="cs"/>
          </w:rPr>
          <w:t xml:space="preserve"> </w:t>
        </w:r>
        <w:r w:rsidR="009F376E">
          <w:rPr>
            <w:rFonts w:ascii="Times New Roman" w:eastAsia="微软雅黑" w:hAnsi="Times New Roman" w:cs="Times New Roman" w:hint="eastAsia"/>
          </w:rPr>
          <w:t>SSI</w:t>
        </w:r>
        <w:r w:rsidR="009F376E">
          <w:rPr>
            <w:rFonts w:ascii="Times New Roman" w:eastAsia="微软雅黑" w:hAnsi="Times New Roman" w:cs="Times New Roman"/>
          </w:rPr>
          <w:t xml:space="preserve"> </w:t>
        </w:r>
      </w:ins>
      <w:r w:rsidRPr="00A11E9B">
        <w:rPr>
          <w:rFonts w:ascii="微软雅黑" w:eastAsia="微软雅黑" w:hAnsi="微软雅黑" w:hint="eastAsia"/>
        </w:rPr>
        <w:t>发行的《光芒之池》</w:t>
      </w:r>
      <w:ins w:id="59" w:author="思漪 凌" w:date="2021-02-07T14:47:00Z">
        <w:r w:rsidR="009F376E">
          <w:rPr>
            <w:rFonts w:ascii="微软雅黑" w:eastAsia="微软雅黑" w:hAnsi="微软雅黑" w:hint="eastAsia"/>
          </w:rPr>
          <w:t>。</w:t>
        </w:r>
      </w:ins>
    </w:p>
    <w:p w14:paraId="67AE2F44" w14:textId="2F1235F0" w:rsidR="00A11E9B" w:rsidRP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战斗开始，玩家要花时间排兵布阵，阵型朝向十分关键，如果正面迎敌，团队的守御效果会显著提升，但若</w:t>
      </w:r>
      <w:r w:rsidR="00405421">
        <w:rPr>
          <w:rFonts w:ascii="微软雅黑" w:eastAsia="微软雅黑" w:hAnsi="微软雅黑" w:hint="eastAsia"/>
        </w:rPr>
        <w:t>惨遭</w:t>
      </w:r>
      <w:r w:rsidRPr="00A11E9B">
        <w:rPr>
          <w:rFonts w:ascii="微软雅黑" w:eastAsia="微软雅黑" w:hAnsi="微软雅黑" w:hint="eastAsia"/>
        </w:rPr>
        <w:t>绕后偷袭，</w:t>
      </w:r>
      <w:del w:id="60" w:author="思漪 凌" w:date="2021-02-07T14:47:00Z">
        <w:r w:rsidRPr="00A11E9B" w:rsidDel="00B337EA">
          <w:rPr>
            <w:rFonts w:ascii="微软雅黑" w:eastAsia="微软雅黑" w:hAnsi="微软雅黑" w:hint="eastAsia"/>
          </w:rPr>
          <w:delText>结局</w:delText>
        </w:r>
      </w:del>
      <w:r w:rsidRPr="00A11E9B">
        <w:rPr>
          <w:rFonts w:ascii="微软雅黑" w:eastAsia="微软雅黑" w:hAnsi="微软雅黑" w:hint="eastAsia"/>
        </w:rPr>
        <w:t>往往会损失惨重。</w:t>
      </w:r>
    </w:p>
    <w:p w14:paraId="744BF74C" w14:textId="64E38095" w:rsidR="00A11E9B" w:rsidRP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战斗一旦打响，玩家能操纵角色执行</w:t>
      </w:r>
      <w:ins w:id="61" w:author="思漪 凌" w:date="2021-02-07T14:49:00Z">
        <w:r w:rsidR="00C6193D">
          <w:rPr>
            <w:rFonts w:ascii="微软雅黑" w:eastAsia="微软雅黑" w:hAnsi="微软雅黑" w:hint="eastAsia"/>
          </w:rPr>
          <w:t>各种各样的</w:t>
        </w:r>
      </w:ins>
      <w:del w:id="62" w:author="思漪 凌" w:date="2021-02-07T14:49:00Z">
        <w:r w:rsidRPr="00A11E9B" w:rsidDel="00C6193D">
          <w:rPr>
            <w:rFonts w:ascii="微软雅黑" w:eastAsia="微软雅黑" w:hAnsi="微软雅黑" w:hint="eastAsia"/>
          </w:rPr>
          <w:delText>大量</w:delText>
        </w:r>
      </w:del>
      <w:r w:rsidRPr="00A11E9B">
        <w:rPr>
          <w:rFonts w:ascii="微软雅黑" w:eastAsia="微软雅黑" w:hAnsi="微软雅黑" w:hint="eastAsia"/>
        </w:rPr>
        <w:t>战术动作：原地卧倒/蛇皮走位，躲避飞矢；抛弃防御，正面硬刚；蓄力瞄准，等待时机；拿出战</w:t>
      </w:r>
      <w:r w:rsidRPr="00A11E9B">
        <w:rPr>
          <w:rFonts w:ascii="微软雅黑" w:eastAsia="微软雅黑" w:hAnsi="微软雅黑" w:hint="eastAsia"/>
        </w:rPr>
        <w:t>斧，全力破盾；全员守御，严阵以待；屏声息气，隐匿踪迹。除了生命值系统外，《巫师神冠》还有一套</w:t>
      </w:r>
      <w:ins w:id="63" w:author="思漪 凌" w:date="2021-02-07T14:50:00Z">
        <w:r w:rsidR="00C6193D">
          <w:rPr>
            <w:rFonts w:ascii="微软雅黑" w:eastAsia="微软雅黑" w:hAnsi="微软雅黑" w:hint="eastAsia"/>
          </w:rPr>
          <w:t>精心设计</w:t>
        </w:r>
      </w:ins>
      <w:del w:id="64" w:author="思漪 凌" w:date="2021-02-07T14:50:00Z">
        <w:r w:rsidRPr="00A11E9B" w:rsidDel="00C6193D">
          <w:rPr>
            <w:rFonts w:ascii="微软雅黑" w:eastAsia="微软雅黑" w:hAnsi="微软雅黑" w:hint="eastAsia"/>
          </w:rPr>
          <w:delText>细致入微</w:delText>
        </w:r>
      </w:del>
      <w:r w:rsidRPr="00A11E9B">
        <w:rPr>
          <w:rFonts w:ascii="微软雅黑" w:eastAsia="微软雅黑" w:hAnsi="微软雅黑" w:hint="eastAsia"/>
        </w:rPr>
        <w:t>的</w:t>
      </w:r>
      <w:ins w:id="65" w:author="思漪 凌" w:date="2021-02-07T14:50:00Z">
        <w:r w:rsidR="00C6193D">
          <w:rPr>
            <w:rFonts w:ascii="微软雅黑" w:eastAsia="微软雅黑" w:hAnsi="微软雅黑" w:hint="eastAsia"/>
          </w:rPr>
          <w:t>伤害</w:t>
        </w:r>
      </w:ins>
      <w:del w:id="66" w:author="思漪 凌" w:date="2021-02-07T14:50:00Z">
        <w:r w:rsidRPr="00A11E9B" w:rsidDel="00C6193D">
          <w:rPr>
            <w:rFonts w:ascii="微软雅黑" w:eastAsia="微软雅黑" w:hAnsi="微软雅黑" w:hint="eastAsia"/>
          </w:rPr>
          <w:delText>受伤</w:delText>
        </w:r>
      </w:del>
      <w:ins w:id="67" w:author="思漪 凌" w:date="2021-02-07T14:54:00Z">
        <w:r w:rsidR="00C555AB">
          <w:rPr>
            <w:rFonts w:ascii="微软雅黑" w:eastAsia="微软雅黑" w:hAnsi="微软雅黑" w:hint="eastAsia"/>
          </w:rPr>
          <w:t>系统</w:t>
        </w:r>
      </w:ins>
      <w:del w:id="68" w:author="思漪 凌" w:date="2021-02-07T14:54:00Z">
        <w:r w:rsidRPr="00A11E9B" w:rsidDel="00C555AB">
          <w:rPr>
            <w:rFonts w:ascii="微软雅黑" w:eastAsia="微软雅黑" w:hAnsi="微软雅黑" w:hint="eastAsia"/>
          </w:rPr>
          <w:delText>体系</w:delText>
        </w:r>
      </w:del>
      <w:r w:rsidRPr="00A11E9B">
        <w:rPr>
          <w:rFonts w:ascii="微软雅黑" w:eastAsia="微软雅黑" w:hAnsi="微软雅黑" w:hint="eastAsia"/>
        </w:rPr>
        <w:t>。</w:t>
      </w:r>
      <w:del w:id="69" w:author="思漪 凌" w:date="2021-02-07T14:50:00Z">
        <w:r w:rsidR="00405421" w:rsidDel="00C6193D">
          <w:rPr>
            <w:rFonts w:ascii="微软雅黑" w:eastAsia="微软雅黑" w:hAnsi="微软雅黑" w:hint="eastAsia"/>
          </w:rPr>
          <w:delText>一旦</w:delText>
        </w:r>
      </w:del>
      <w:r w:rsidRPr="00A11E9B">
        <w:rPr>
          <w:rFonts w:ascii="微软雅黑" w:eastAsia="微软雅黑" w:hAnsi="微软雅黑" w:hint="eastAsia"/>
        </w:rPr>
        <w:t>成员重伤昏迷</w:t>
      </w:r>
      <w:ins w:id="70" w:author="思漪 凌" w:date="2021-02-07T14:50:00Z">
        <w:r w:rsidR="00C6193D">
          <w:rPr>
            <w:rFonts w:ascii="微软雅黑" w:eastAsia="微软雅黑" w:hAnsi="微软雅黑" w:hint="eastAsia"/>
          </w:rPr>
          <w:t>时</w:t>
        </w:r>
      </w:ins>
      <w:r w:rsidRPr="00A11E9B">
        <w:rPr>
          <w:rFonts w:ascii="微软雅黑" w:eastAsia="微软雅黑" w:hAnsi="微软雅黑" w:hint="eastAsia"/>
        </w:rPr>
        <w:t>，如果</w:t>
      </w:r>
      <w:ins w:id="71" w:author="思漪 凌" w:date="2021-02-07T14:50:00Z">
        <w:r w:rsidR="00C6193D">
          <w:rPr>
            <w:rFonts w:ascii="微软雅黑" w:eastAsia="微软雅黑" w:hAnsi="微软雅黑" w:hint="eastAsia"/>
          </w:rPr>
          <w:t>没有同伴帮忙</w:t>
        </w:r>
      </w:ins>
      <w:del w:id="72" w:author="思漪 凌" w:date="2021-02-07T14:50:00Z">
        <w:r w:rsidRPr="00A11E9B" w:rsidDel="00C6193D">
          <w:rPr>
            <w:rFonts w:ascii="微软雅黑" w:eastAsia="微软雅黑" w:hAnsi="微软雅黑" w:hint="eastAsia"/>
          </w:rPr>
          <w:delText>无人</w:delText>
        </w:r>
      </w:del>
      <w:r w:rsidRPr="00A11E9B">
        <w:rPr>
          <w:rFonts w:ascii="微软雅黑" w:eastAsia="微软雅黑" w:hAnsi="微软雅黑" w:hint="eastAsia"/>
        </w:rPr>
        <w:t>稳定伤情，伤者可能失血而亡。</w:t>
      </w:r>
      <w:del w:id="73" w:author="思漪 凌" w:date="2021-02-07T14:51:00Z">
        <w:r w:rsidRPr="00A11E9B" w:rsidDel="00C6193D">
          <w:rPr>
            <w:rFonts w:ascii="微软雅黑" w:eastAsia="微软雅黑" w:hAnsi="微软雅黑" w:hint="eastAsia"/>
          </w:rPr>
          <w:delText>更有甚者，</w:delText>
        </w:r>
      </w:del>
      <w:r w:rsidR="00405421">
        <w:rPr>
          <w:rFonts w:ascii="微软雅黑" w:eastAsia="微软雅黑" w:hAnsi="微软雅黑" w:hint="eastAsia"/>
        </w:rPr>
        <w:t>倘若</w:t>
      </w:r>
      <w:del w:id="74" w:author="思漪 凌" w:date="2021-02-07T14:51:00Z">
        <w:r w:rsidRPr="00A11E9B" w:rsidDel="00C6193D">
          <w:rPr>
            <w:rFonts w:ascii="微软雅黑" w:eastAsia="微软雅黑" w:hAnsi="微软雅黑" w:hint="eastAsia"/>
          </w:rPr>
          <w:delText>战斗</w:delText>
        </w:r>
      </w:del>
      <w:ins w:id="75" w:author="思漪 凌" w:date="2021-02-07T14:51:00Z">
        <w:r w:rsidR="00C6193D">
          <w:rPr>
            <w:rFonts w:ascii="微软雅黑" w:eastAsia="微软雅黑" w:hAnsi="微软雅黑" w:hint="eastAsia"/>
          </w:rPr>
          <w:t>陷入</w:t>
        </w:r>
      </w:ins>
      <w:del w:id="76" w:author="思漪 凌" w:date="2021-02-07T14:51:00Z">
        <w:r w:rsidRPr="00A11E9B" w:rsidDel="00C6193D">
          <w:rPr>
            <w:rFonts w:ascii="微软雅黑" w:eastAsia="微软雅黑" w:hAnsi="微软雅黑" w:hint="eastAsia"/>
          </w:rPr>
          <w:delText>拖入</w:delText>
        </w:r>
      </w:del>
      <w:r w:rsidRPr="00A11E9B">
        <w:rPr>
          <w:rFonts w:ascii="微软雅黑" w:eastAsia="微软雅黑" w:hAnsi="微软雅黑" w:hint="eastAsia"/>
        </w:rPr>
        <w:t>拉锯战，团队士气会一落千丈，大大增加战斗难度。</w:t>
      </w:r>
    </w:p>
    <w:p w14:paraId="215B0EC7" w14:textId="08CF465D" w:rsidR="00A11E9B" w:rsidRPr="00A11E9B" w:rsidRDefault="00A11E9B" w:rsidP="004D67FB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《巫师神冠》的策略性在当时的</w:t>
      </w:r>
      <w:r w:rsidR="00E9516D">
        <w:rPr>
          <w:rFonts w:ascii="微软雅黑" w:eastAsia="微软雅黑" w:hAnsi="微软雅黑" w:hint="eastAsia"/>
        </w:rPr>
        <w:t xml:space="preserve"> </w:t>
      </w:r>
      <w:r w:rsidRPr="00A11E9B">
        <w:rPr>
          <w:rFonts w:ascii="微软雅黑" w:eastAsia="微软雅黑" w:hAnsi="微软雅黑" w:hint="eastAsia"/>
        </w:rPr>
        <w:t>RPG</w:t>
      </w:r>
      <w:r w:rsidR="00E9516D">
        <w:rPr>
          <w:rFonts w:ascii="微软雅黑" w:eastAsia="微软雅黑" w:hAnsi="微软雅黑"/>
        </w:rPr>
        <w:t xml:space="preserve"> </w:t>
      </w:r>
      <w:r w:rsidRPr="00A11E9B">
        <w:rPr>
          <w:rFonts w:ascii="微软雅黑" w:eastAsia="微软雅黑" w:hAnsi="微软雅黑" w:hint="eastAsia"/>
        </w:rPr>
        <w:t>游戏中无出其右。前排战士以钢铁之躯一马当先，</w:t>
      </w:r>
      <w:ins w:id="77" w:author="思漪 凌" w:date="2021-02-07T14:52:00Z">
        <w:r w:rsidR="000B6F5F">
          <w:rPr>
            <w:rFonts w:ascii="微软雅黑" w:eastAsia="微软雅黑" w:hAnsi="微软雅黑" w:hint="eastAsia"/>
          </w:rPr>
          <w:t>掩护</w:t>
        </w:r>
      </w:ins>
      <w:del w:id="78" w:author="思漪 凌" w:date="2021-02-07T14:52:00Z">
        <w:r w:rsidRPr="00A11E9B" w:rsidDel="000B6F5F">
          <w:rPr>
            <w:rFonts w:ascii="微软雅黑" w:eastAsia="微软雅黑" w:hAnsi="微软雅黑" w:hint="eastAsia"/>
          </w:rPr>
          <w:delText>庇佑</w:delText>
        </w:r>
      </w:del>
      <w:r w:rsidRPr="00A11E9B">
        <w:rPr>
          <w:rFonts w:ascii="微软雅黑" w:eastAsia="微软雅黑" w:hAnsi="微软雅黑" w:hint="eastAsia"/>
        </w:rPr>
        <w:t>本队射手与法师，医师在战火之中闪转腾挪，救死扶伤。每次交锋似乎都是一场美轮美奂的大型舞蹈秀。</w:t>
      </w:r>
    </w:p>
    <w:p w14:paraId="3D52BEFC" w14:textId="5D4433BB" w:rsidR="00A11E9B" w:rsidRDefault="00A11E9B" w:rsidP="00A11E9B">
      <w:pPr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 xml:space="preserve"> </w:t>
      </w:r>
    </w:p>
    <w:p w14:paraId="39A94AEA" w14:textId="77777777" w:rsidR="000D53DF" w:rsidRDefault="000D53DF" w:rsidP="000D53DF">
      <w:pPr>
        <w:keepNext/>
        <w:jc w:val="left"/>
      </w:pPr>
      <w:r>
        <w:rPr>
          <w:rFonts w:ascii="微软雅黑" w:eastAsia="微软雅黑" w:hAnsi="微软雅黑"/>
          <w:noProof/>
        </w:rPr>
        <w:drawing>
          <wp:inline distT="0" distB="0" distL="0" distR="0" wp14:anchorId="2F0F6195" wp14:editId="087499F8">
            <wp:extent cx="2959100" cy="2219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7B61" w14:textId="56DECAD2" w:rsidR="000D53DF" w:rsidRPr="00E9516D" w:rsidRDefault="000D53DF" w:rsidP="000D53DF">
      <w:pPr>
        <w:pStyle w:val="a3"/>
        <w:jc w:val="left"/>
        <w:rPr>
          <w:rFonts w:ascii="微软雅黑" w:eastAsia="微软雅黑" w:hAnsi="微软雅黑"/>
        </w:rPr>
      </w:pPr>
      <w:r w:rsidRPr="00E9516D">
        <w:rPr>
          <w:rFonts w:ascii="微软雅黑" w:eastAsia="微软雅黑" w:hAnsi="微软雅黑"/>
        </w:rPr>
        <w:t xml:space="preserve">图 </w:t>
      </w:r>
      <w:r w:rsidRPr="00E9516D">
        <w:rPr>
          <w:rFonts w:ascii="微软雅黑" w:eastAsia="微软雅黑" w:hAnsi="微软雅黑"/>
        </w:rPr>
        <w:fldChar w:fldCharType="begin"/>
      </w:r>
      <w:r w:rsidRPr="00E9516D">
        <w:rPr>
          <w:rFonts w:ascii="微软雅黑" w:eastAsia="微软雅黑" w:hAnsi="微软雅黑"/>
        </w:rPr>
        <w:instrText xml:space="preserve"> SEQ 图 \* ARABIC </w:instrText>
      </w:r>
      <w:r w:rsidRPr="00E9516D">
        <w:rPr>
          <w:rFonts w:ascii="微软雅黑" w:eastAsia="微软雅黑" w:hAnsi="微软雅黑"/>
        </w:rPr>
        <w:fldChar w:fldCharType="separate"/>
      </w:r>
      <w:r w:rsidRPr="00E9516D">
        <w:rPr>
          <w:rFonts w:ascii="微软雅黑" w:eastAsia="微软雅黑" w:hAnsi="微软雅黑"/>
          <w:noProof/>
        </w:rPr>
        <w:t>2</w:t>
      </w:r>
      <w:r w:rsidRPr="00E9516D">
        <w:rPr>
          <w:rFonts w:ascii="微软雅黑" w:eastAsia="微软雅黑" w:hAnsi="微软雅黑"/>
        </w:rPr>
        <w:fldChar w:fldCharType="end"/>
      </w:r>
      <w:r w:rsidRPr="00E9516D">
        <w:rPr>
          <w:rFonts w:ascii="微软雅黑" w:eastAsia="微软雅黑" w:hAnsi="微软雅黑" w:hint="eastAsia"/>
        </w:rPr>
        <w:t>创建角色界面提供大量选项，每个角色会有一个对应图标，便于战斗时排兵布阵。</w:t>
      </w:r>
    </w:p>
    <w:p w14:paraId="20CB04EB" w14:textId="77777777" w:rsidR="000D53DF" w:rsidRPr="000D53DF" w:rsidRDefault="000D53DF" w:rsidP="000D53DF"/>
    <w:p w14:paraId="741D162E" w14:textId="77777777" w:rsidR="000D53DF" w:rsidRDefault="000D53DF" w:rsidP="000D53DF">
      <w:pPr>
        <w:keepNext/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1E48A33" wp14:editId="35D557F6">
            <wp:extent cx="2959100" cy="2219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C44" w14:textId="1D066DD6" w:rsidR="000D53DF" w:rsidRPr="00E9516D" w:rsidRDefault="000D53DF" w:rsidP="000D53DF">
      <w:pPr>
        <w:pStyle w:val="a3"/>
        <w:rPr>
          <w:rFonts w:ascii="微软雅黑" w:eastAsia="微软雅黑" w:hAnsi="微软雅黑"/>
        </w:rPr>
      </w:pPr>
      <w:r w:rsidRPr="00E9516D">
        <w:rPr>
          <w:rFonts w:ascii="微软雅黑" w:eastAsia="微软雅黑" w:hAnsi="微软雅黑"/>
        </w:rPr>
        <w:t xml:space="preserve">图 </w:t>
      </w:r>
      <w:r w:rsidRPr="00E9516D">
        <w:rPr>
          <w:rFonts w:ascii="微软雅黑" w:eastAsia="微软雅黑" w:hAnsi="微软雅黑"/>
        </w:rPr>
        <w:fldChar w:fldCharType="begin"/>
      </w:r>
      <w:r w:rsidRPr="00E9516D">
        <w:rPr>
          <w:rFonts w:ascii="微软雅黑" w:eastAsia="微软雅黑" w:hAnsi="微软雅黑"/>
        </w:rPr>
        <w:instrText xml:space="preserve"> SEQ 图 \* ARABIC </w:instrText>
      </w:r>
      <w:r w:rsidRPr="00E9516D">
        <w:rPr>
          <w:rFonts w:ascii="微软雅黑" w:eastAsia="微软雅黑" w:hAnsi="微软雅黑"/>
        </w:rPr>
        <w:fldChar w:fldCharType="separate"/>
      </w:r>
      <w:r w:rsidRPr="00E9516D">
        <w:rPr>
          <w:rFonts w:ascii="微软雅黑" w:eastAsia="微软雅黑" w:hAnsi="微软雅黑"/>
          <w:noProof/>
        </w:rPr>
        <w:t>3</w:t>
      </w:r>
      <w:r w:rsidRPr="00E9516D">
        <w:rPr>
          <w:rFonts w:ascii="微软雅黑" w:eastAsia="微软雅黑" w:hAnsi="微软雅黑"/>
        </w:rPr>
        <w:fldChar w:fldCharType="end"/>
      </w:r>
      <w:ins w:id="79" w:author="思漪 凌" w:date="2021-02-07T14:56:00Z">
        <w:r w:rsidR="00C555AB" w:rsidRPr="000D53DF">
          <w:rPr>
            <w:rFonts w:hint="eastAsia"/>
          </w:rPr>
          <w:t>战后妥善治疗伤员尤为重要</w:t>
        </w:r>
        <w:r w:rsidR="00C555AB">
          <w:rPr>
            <w:rFonts w:hint="eastAsia"/>
          </w:rPr>
          <w:t>。不然受伤的英雄会被团队落下。</w:t>
        </w:r>
      </w:ins>
      <w:del w:id="80" w:author="思漪 凌" w:date="2021-02-07T14:54:00Z">
        <w:r w:rsidRPr="00E9516D" w:rsidDel="00C555AB">
          <w:rPr>
            <w:rFonts w:ascii="微软雅黑" w:eastAsia="微软雅黑" w:hAnsi="微软雅黑" w:hint="eastAsia"/>
          </w:rPr>
          <w:delText>角色</w:delText>
        </w:r>
      </w:del>
      <w:del w:id="81" w:author="思漪 凌" w:date="2021-02-07T14:53:00Z">
        <w:r w:rsidRPr="00E9516D" w:rsidDel="00C555AB">
          <w:rPr>
            <w:rFonts w:ascii="微软雅黑" w:eastAsia="微软雅黑" w:hAnsi="微软雅黑" w:hint="eastAsia"/>
          </w:rPr>
          <w:delText>受伤机制丰富多</w:delText>
        </w:r>
      </w:del>
      <w:del w:id="82" w:author="思漪 凌" w:date="2021-02-07T14:54:00Z">
        <w:r w:rsidRPr="00E9516D" w:rsidDel="00C555AB">
          <w:rPr>
            <w:rFonts w:ascii="微软雅黑" w:eastAsia="微软雅黑" w:hAnsi="微软雅黑" w:hint="eastAsia"/>
          </w:rPr>
          <w:delText>彩</w:delText>
        </w:r>
      </w:del>
      <w:del w:id="83" w:author="思漪 凌" w:date="2021-02-07T14:56:00Z">
        <w:r w:rsidRPr="00E9516D" w:rsidDel="00C555AB">
          <w:rPr>
            <w:rFonts w:ascii="微软雅黑" w:eastAsia="微软雅黑" w:hAnsi="微软雅黑" w:hint="eastAsia"/>
          </w:rPr>
          <w:delText>，哪怕生命值全满，</w:delText>
        </w:r>
        <w:r w:rsidRPr="00E9516D" w:rsidDel="00C555AB">
          <w:rPr>
            <w:rFonts w:ascii="微软雅黑" w:eastAsia="微软雅黑" w:hAnsi="微软雅黑" w:hint="eastAsia"/>
          </w:rPr>
          <w:lastRenderedPageBreak/>
          <w:delText>也可能因各种异常状态而昏迷。</w:delText>
        </w:r>
      </w:del>
    </w:p>
    <w:p w14:paraId="394912DD" w14:textId="77777777" w:rsidR="000D53DF" w:rsidRPr="000D53DF" w:rsidRDefault="000D53DF" w:rsidP="000D53DF"/>
    <w:p w14:paraId="7EF2B428" w14:textId="5FBEB8F0" w:rsidR="00A11E9B" w:rsidRP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不过，</w:t>
      </w:r>
      <w:ins w:id="84" w:author="思漪 凌" w:date="2021-02-07T14:59:00Z">
        <w:r w:rsidR="00631E84">
          <w:rPr>
            <w:rFonts w:ascii="微软雅黑" w:eastAsia="微软雅黑" w:hAnsi="微软雅黑" w:hint="eastAsia"/>
          </w:rPr>
          <w:t>面对接踵而至的敌人，</w:t>
        </w:r>
      </w:ins>
      <w:ins w:id="85" w:author="思漪 凌" w:date="2021-02-07T15:01:00Z">
        <w:r w:rsidR="00631E84">
          <w:rPr>
            <w:rFonts w:ascii="微软雅黑" w:eastAsia="微软雅黑" w:hAnsi="微软雅黑" w:hint="eastAsia"/>
          </w:rPr>
          <w:t>不断</w:t>
        </w:r>
      </w:ins>
      <w:ins w:id="86" w:author="思漪 凌" w:date="2021-02-07T15:00:00Z">
        <w:r w:rsidR="00631E84">
          <w:rPr>
            <w:rFonts w:ascii="微软雅黑" w:eastAsia="微软雅黑" w:hAnsi="微软雅黑" w:hint="eastAsia"/>
          </w:rPr>
          <w:t>绞尽脑汁与之缠斗</w:t>
        </w:r>
      </w:ins>
      <w:del w:id="87" w:author="思漪 凌" w:date="2021-02-07T14:59:00Z">
        <w:r w:rsidRPr="00A11E9B" w:rsidDel="00631E84">
          <w:rPr>
            <w:rFonts w:ascii="微软雅黑" w:eastAsia="微软雅黑" w:hAnsi="微软雅黑" w:hint="eastAsia"/>
          </w:rPr>
          <w:delText>一场又一场令人</w:delText>
        </w:r>
      </w:del>
      <w:del w:id="88" w:author="思漪 凌" w:date="2021-02-07T15:00:00Z">
        <w:r w:rsidRPr="00A11E9B" w:rsidDel="00631E84">
          <w:rPr>
            <w:rFonts w:ascii="微软雅黑" w:eastAsia="微软雅黑" w:hAnsi="微软雅黑" w:hint="eastAsia"/>
          </w:rPr>
          <w:delText>绞尽脑汁的</w:delText>
        </w:r>
      </w:del>
      <w:del w:id="89" w:author="思漪 凌" w:date="2021-02-07T14:59:00Z">
        <w:r w:rsidRPr="00A11E9B" w:rsidDel="00631E84">
          <w:rPr>
            <w:rFonts w:ascii="微软雅黑" w:eastAsia="微软雅黑" w:hAnsi="微软雅黑" w:hint="eastAsia"/>
          </w:rPr>
          <w:delText>遭遇</w:delText>
        </w:r>
      </w:del>
      <w:del w:id="90" w:author="思漪 凌" w:date="2021-02-07T15:00:00Z">
        <w:r w:rsidRPr="00A11E9B" w:rsidDel="00631E84">
          <w:rPr>
            <w:rFonts w:ascii="微软雅黑" w:eastAsia="微软雅黑" w:hAnsi="微软雅黑" w:hint="eastAsia"/>
          </w:rPr>
          <w:delText>拉锯战，</w:delText>
        </w:r>
      </w:del>
      <w:r w:rsidRPr="00A11E9B">
        <w:rPr>
          <w:rFonts w:ascii="微软雅黑" w:eastAsia="微软雅黑" w:hAnsi="微软雅黑" w:hint="eastAsia"/>
        </w:rPr>
        <w:t>难免让人心生厌烦。对此，《巫师神</w:t>
      </w:r>
      <w:ins w:id="91" w:author="思漪 凌" w:date="2021-02-07T15:01:00Z">
        <w:r w:rsidR="00631E84">
          <w:rPr>
            <w:rFonts w:ascii="微软雅黑" w:eastAsia="微软雅黑" w:hAnsi="微软雅黑" w:hint="eastAsia"/>
          </w:rPr>
          <w:t>冠</w:t>
        </w:r>
      </w:ins>
      <w:del w:id="92" w:author="思漪 凌" w:date="2021-02-07T15:01:00Z">
        <w:r w:rsidRPr="00A11E9B" w:rsidDel="00631E84">
          <w:rPr>
            <w:rFonts w:ascii="微软雅黑" w:eastAsia="微软雅黑" w:hAnsi="微软雅黑" w:hint="eastAsia"/>
          </w:rPr>
          <w:delText>作</w:delText>
        </w:r>
      </w:del>
      <w:r w:rsidRPr="00A11E9B">
        <w:rPr>
          <w:rFonts w:ascii="微软雅黑" w:eastAsia="微软雅黑" w:hAnsi="微软雅黑" w:hint="eastAsia"/>
        </w:rPr>
        <w:t>》</w:t>
      </w:r>
      <w:r w:rsidR="00405421">
        <w:rPr>
          <w:rFonts w:ascii="微软雅黑" w:eastAsia="微软雅黑" w:hAnsi="微软雅黑" w:hint="eastAsia"/>
        </w:rPr>
        <w:t>提供</w:t>
      </w:r>
      <w:r w:rsidRPr="00A11E9B">
        <w:rPr>
          <w:rFonts w:ascii="微软雅黑" w:eastAsia="微软雅黑" w:hAnsi="微软雅黑" w:hint="eastAsia"/>
        </w:rPr>
        <w:t>一个开创性的设定——“自动战斗”选项</w:t>
      </w:r>
      <w:r w:rsidR="00405421">
        <w:rPr>
          <w:rFonts w:ascii="微软雅黑" w:eastAsia="微软雅黑" w:hAnsi="微软雅黑" w:hint="eastAsia"/>
        </w:rPr>
        <w:t>。“自动战斗”时，</w:t>
      </w:r>
      <w:r w:rsidRPr="00A11E9B">
        <w:rPr>
          <w:rFonts w:ascii="微软雅黑" w:eastAsia="微软雅黑" w:hAnsi="微软雅黑" w:hint="eastAsia"/>
        </w:rPr>
        <w:t>所有角色交给系统托管，玩家只需关注</w:t>
      </w:r>
      <w:ins w:id="93" w:author="思漪 凌" w:date="2021-02-07T15:01:00Z">
        <w:r w:rsidR="00631E84">
          <w:rPr>
            <w:rFonts w:ascii="微软雅黑" w:eastAsia="微软雅黑" w:hAnsi="微软雅黑" w:hint="eastAsia"/>
          </w:rPr>
          <w:t>它们</w:t>
        </w:r>
      </w:ins>
      <w:del w:id="94" w:author="思漪 凌" w:date="2021-02-07T15:01:00Z">
        <w:r w:rsidRPr="00A11E9B" w:rsidDel="00631E84">
          <w:rPr>
            <w:rFonts w:ascii="微软雅黑" w:eastAsia="微软雅黑" w:hAnsi="微软雅黑" w:hint="eastAsia"/>
          </w:rPr>
          <w:delText>各英雄</w:delText>
        </w:r>
      </w:del>
      <w:r w:rsidRPr="00A11E9B">
        <w:rPr>
          <w:rFonts w:ascii="微软雅黑" w:eastAsia="微软雅黑" w:hAnsi="微软雅黑" w:hint="eastAsia"/>
        </w:rPr>
        <w:t>的状态，一旦情势不妙，给出撤退指令即可。</w:t>
      </w:r>
    </w:p>
    <w:p w14:paraId="3FF66DC0" w14:textId="299A24B9" w:rsidR="00A11E9B" w:rsidRPr="00A11E9B" w:rsidRDefault="004D67FB" w:rsidP="004D67FB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“自动战斗”</w:t>
      </w:r>
      <w:r w:rsidR="00A11E9B" w:rsidRPr="00A11E9B">
        <w:rPr>
          <w:rFonts w:ascii="微软雅黑" w:eastAsia="微软雅黑" w:hAnsi="微软雅黑" w:hint="eastAsia"/>
        </w:rPr>
        <w:t>的弊病在于</w:t>
      </w:r>
      <w:r w:rsidR="00E9516D">
        <w:rPr>
          <w:rFonts w:ascii="微软雅黑" w:eastAsia="微软雅黑" w:hAnsi="微软雅黑" w:hint="eastAsia"/>
        </w:rPr>
        <w:t xml:space="preserve"> </w:t>
      </w:r>
      <w:r w:rsidR="00A11E9B" w:rsidRPr="00A11E9B">
        <w:rPr>
          <w:rFonts w:ascii="微软雅黑" w:eastAsia="微软雅黑" w:hAnsi="微软雅黑" w:hint="eastAsia"/>
        </w:rPr>
        <w:t>AI</w:t>
      </w:r>
      <w:r w:rsidR="00E9516D">
        <w:rPr>
          <w:rFonts w:ascii="微软雅黑" w:eastAsia="微软雅黑" w:hAnsi="微软雅黑"/>
        </w:rPr>
        <w:t xml:space="preserve"> </w:t>
      </w:r>
      <w:r w:rsidR="00A11E9B" w:rsidRPr="00A11E9B">
        <w:rPr>
          <w:rFonts w:ascii="微软雅黑" w:eastAsia="微软雅黑" w:hAnsi="微软雅黑" w:hint="eastAsia"/>
        </w:rPr>
        <w:t>的</w:t>
      </w:r>
      <w:del w:id="95" w:author="思漪 凌" w:date="2021-02-07T15:01:00Z">
        <w:r w:rsidR="00A11E9B" w:rsidRPr="00A11E9B" w:rsidDel="00510EC0">
          <w:rPr>
            <w:rFonts w:ascii="微软雅黑" w:eastAsia="微软雅黑" w:hAnsi="微软雅黑" w:hint="eastAsia"/>
          </w:rPr>
          <w:delText>意识</w:delText>
        </w:r>
      </w:del>
      <w:r w:rsidR="00A11E9B" w:rsidRPr="00A11E9B">
        <w:rPr>
          <w:rFonts w:ascii="微软雅黑" w:eastAsia="微软雅黑" w:hAnsi="微软雅黑" w:hint="eastAsia"/>
        </w:rPr>
        <w:t>操作完全比不上</w:t>
      </w:r>
      <w:ins w:id="96" w:author="思漪 凌" w:date="2021-02-07T15:02:00Z">
        <w:r w:rsidR="00510EC0">
          <w:rPr>
            <w:rFonts w:ascii="微软雅黑" w:eastAsia="微软雅黑" w:hAnsi="微软雅黑" w:hint="eastAsia"/>
          </w:rPr>
          <w:t>真人玩家</w:t>
        </w:r>
      </w:ins>
      <w:del w:id="97" w:author="思漪 凌" w:date="2021-02-07T15:02:00Z">
        <w:r w:rsidR="00A11E9B" w:rsidRPr="00A11E9B" w:rsidDel="00510EC0">
          <w:rPr>
            <w:rFonts w:ascii="微软雅黑" w:eastAsia="微软雅黑" w:hAnsi="微软雅黑" w:hint="eastAsia"/>
          </w:rPr>
          <w:delText>行家里手</w:delText>
        </w:r>
      </w:del>
      <w:r w:rsidR="00A11E9B" w:rsidRPr="00A11E9B">
        <w:rPr>
          <w:rFonts w:ascii="微软雅黑" w:eastAsia="微软雅黑" w:hAnsi="微软雅黑" w:hint="eastAsia"/>
        </w:rPr>
        <w:t>，</w:t>
      </w:r>
      <w:ins w:id="98" w:author="思漪 凌" w:date="2021-02-07T15:03:00Z">
        <w:r w:rsidR="00510EC0">
          <w:rPr>
            <w:rFonts w:ascii="微软雅黑" w:eastAsia="微软雅黑" w:hAnsi="微软雅黑" w:hint="eastAsia"/>
          </w:rPr>
          <w:t>使用魔法的</w:t>
        </w:r>
      </w:ins>
      <w:del w:id="99" w:author="思漪 凌" w:date="2021-02-07T15:03:00Z">
        <w:r w:rsidR="00A11E9B" w:rsidRPr="00A11E9B" w:rsidDel="00510EC0">
          <w:rPr>
            <w:rFonts w:ascii="微软雅黑" w:eastAsia="微软雅黑" w:hAnsi="微软雅黑" w:hint="eastAsia"/>
          </w:rPr>
          <w:delText>施法</w:delText>
        </w:r>
      </w:del>
      <w:r w:rsidR="00A11E9B" w:rsidRPr="00A11E9B">
        <w:rPr>
          <w:rFonts w:ascii="微软雅黑" w:eastAsia="微软雅黑" w:hAnsi="微软雅黑" w:hint="eastAsia"/>
        </w:rPr>
        <w:t>水平惨不忍睹。</w:t>
      </w:r>
      <w:del w:id="100" w:author="思漪 凌" w:date="2021-02-07T15:03:00Z">
        <w:r w:rsidR="00A11E9B" w:rsidRPr="00A11E9B" w:rsidDel="00510EC0">
          <w:rPr>
            <w:rFonts w:ascii="微软雅黑" w:eastAsia="微软雅黑" w:hAnsi="微软雅黑" w:hint="eastAsia"/>
          </w:rPr>
          <w:delText>所以如果</w:delText>
        </w:r>
      </w:del>
      <w:ins w:id="101" w:author="思漪 凌" w:date="2021-02-07T15:03:00Z">
        <w:r w:rsidR="00510EC0">
          <w:rPr>
            <w:rFonts w:ascii="微软雅黑" w:eastAsia="微软雅黑" w:hAnsi="微软雅黑" w:hint="eastAsia"/>
          </w:rPr>
          <w:t>把战斗</w:t>
        </w:r>
      </w:ins>
      <w:del w:id="102" w:author="思漪 凌" w:date="2021-02-07T15:03:00Z">
        <w:r w:rsidR="00A11E9B" w:rsidRPr="00A11E9B" w:rsidDel="00510EC0">
          <w:rPr>
            <w:rFonts w:ascii="微软雅黑" w:eastAsia="微软雅黑" w:hAnsi="微软雅黑" w:hint="eastAsia"/>
          </w:rPr>
          <w:delText>任由</w:delText>
        </w:r>
      </w:del>
      <w:ins w:id="103" w:author="思漪 凌" w:date="2021-02-07T15:04:00Z">
        <w:r w:rsidR="00510EC0">
          <w:rPr>
            <w:rFonts w:ascii="微软雅黑" w:eastAsia="微软雅黑" w:hAnsi="微软雅黑" w:hint="eastAsia"/>
          </w:rPr>
          <w:t>交给</w:t>
        </w:r>
      </w:ins>
      <w:r w:rsidR="00A11E9B" w:rsidRPr="00A11E9B">
        <w:rPr>
          <w:rFonts w:ascii="微软雅黑" w:eastAsia="微软雅黑" w:hAnsi="微软雅黑" w:hint="eastAsia"/>
        </w:rPr>
        <w:t>系统</w:t>
      </w:r>
      <w:del w:id="104" w:author="思漪 凌" w:date="2021-02-07T15:04:00Z">
        <w:r w:rsidR="00A11E9B" w:rsidRPr="00A11E9B" w:rsidDel="00510EC0">
          <w:rPr>
            <w:rFonts w:ascii="微软雅黑" w:eastAsia="微软雅黑" w:hAnsi="微软雅黑" w:hint="eastAsia"/>
          </w:rPr>
          <w:delText>托管</w:delText>
        </w:r>
      </w:del>
      <w:r w:rsidR="00A11E9B" w:rsidRPr="00A11E9B">
        <w:rPr>
          <w:rFonts w:ascii="微软雅黑" w:eastAsia="微软雅黑" w:hAnsi="微软雅黑" w:hint="eastAsia"/>
        </w:rPr>
        <w:t>，</w:t>
      </w:r>
      <w:ins w:id="105" w:author="思漪 凌" w:date="2021-02-07T15:04:00Z">
        <w:r w:rsidR="00510EC0">
          <w:rPr>
            <w:rFonts w:ascii="微软雅黑" w:eastAsia="微软雅黑" w:hAnsi="微软雅黑" w:hint="eastAsia"/>
          </w:rPr>
          <w:t>有时候</w:t>
        </w:r>
      </w:ins>
      <w:r w:rsidR="00A11E9B" w:rsidRPr="00A11E9B">
        <w:rPr>
          <w:rFonts w:ascii="微软雅黑" w:eastAsia="微软雅黑" w:hAnsi="微软雅黑" w:hint="eastAsia"/>
        </w:rPr>
        <w:t>就算能免于败局，也</w:t>
      </w:r>
      <w:ins w:id="106" w:author="思漪 凌" w:date="2021-02-07T15:04:00Z">
        <w:r w:rsidR="00510EC0">
          <w:rPr>
            <w:rFonts w:ascii="微软雅黑" w:eastAsia="微软雅黑" w:hAnsi="微软雅黑" w:hint="eastAsia"/>
          </w:rPr>
          <w:t>会平白浪费大量团队资源</w:t>
        </w:r>
      </w:ins>
      <w:del w:id="107" w:author="思漪 凌" w:date="2021-02-07T15:04:00Z">
        <w:r w:rsidR="00A11E9B" w:rsidRPr="00A11E9B" w:rsidDel="00510EC0">
          <w:rPr>
            <w:rFonts w:ascii="微软雅黑" w:eastAsia="微软雅黑" w:hAnsi="微软雅黑" w:hint="eastAsia"/>
          </w:rPr>
          <w:delText>是惨胜收场</w:delText>
        </w:r>
      </w:del>
      <w:r w:rsidR="00A11E9B" w:rsidRPr="00A11E9B">
        <w:rPr>
          <w:rFonts w:ascii="微软雅黑" w:eastAsia="微软雅黑" w:hAnsi="微软雅黑" w:hint="eastAsia"/>
        </w:rPr>
        <w:t>。最重要的是，如果玩家选择跳过战斗，</w:t>
      </w:r>
      <w:r w:rsidR="00405421">
        <w:rPr>
          <w:rFonts w:ascii="微软雅黑" w:eastAsia="微软雅黑" w:hAnsi="微软雅黑" w:hint="eastAsia"/>
        </w:rPr>
        <w:t>便</w:t>
      </w:r>
      <w:r w:rsidR="00A11E9B" w:rsidRPr="00A11E9B">
        <w:rPr>
          <w:rFonts w:ascii="微软雅黑" w:eastAsia="微软雅黑" w:hAnsi="微软雅黑" w:hint="eastAsia"/>
        </w:rPr>
        <w:t>体会不</w:t>
      </w:r>
      <w:r w:rsidR="00405421">
        <w:rPr>
          <w:rFonts w:ascii="微软雅黑" w:eastAsia="微软雅黑" w:hAnsi="微软雅黑" w:hint="eastAsia"/>
        </w:rPr>
        <w:t>到</w:t>
      </w:r>
      <w:r w:rsidR="00A11E9B" w:rsidRPr="00A11E9B">
        <w:rPr>
          <w:rFonts w:ascii="微软雅黑" w:eastAsia="微软雅黑" w:hAnsi="微软雅黑" w:hint="eastAsia"/>
        </w:rPr>
        <w:t>策略战的魅力，《巫师神冠》的游戏性也</w:t>
      </w:r>
      <w:del w:id="108" w:author="思漪 凌" w:date="2021-02-07T15:04:00Z">
        <w:r w:rsidR="00405421" w:rsidDel="00510EC0">
          <w:rPr>
            <w:rFonts w:ascii="微软雅黑" w:eastAsia="微软雅黑" w:hAnsi="微软雅黑" w:hint="eastAsia"/>
          </w:rPr>
          <w:delText>就</w:delText>
        </w:r>
      </w:del>
      <w:r w:rsidR="00A11E9B" w:rsidRPr="00A11E9B">
        <w:rPr>
          <w:rFonts w:ascii="微软雅黑" w:eastAsia="微软雅黑" w:hAnsi="微软雅黑" w:hint="eastAsia"/>
        </w:rPr>
        <w:t>所剩无几</w:t>
      </w:r>
      <w:ins w:id="109" w:author="思漪 凌" w:date="2021-02-07T15:04:00Z">
        <w:r w:rsidR="00510EC0">
          <w:rPr>
            <w:rFonts w:ascii="微软雅黑" w:eastAsia="微软雅黑" w:hAnsi="微软雅黑" w:hint="eastAsia"/>
          </w:rPr>
          <w:t>了</w:t>
        </w:r>
      </w:ins>
      <w:r w:rsidR="00A11E9B" w:rsidRPr="00A11E9B">
        <w:rPr>
          <w:rFonts w:ascii="微软雅黑" w:eastAsia="微软雅黑" w:hAnsi="微软雅黑" w:hint="eastAsia"/>
        </w:rPr>
        <w:t>。</w:t>
      </w:r>
    </w:p>
    <w:p w14:paraId="6BDD251B" w14:textId="77777777" w:rsidR="00A11E9B" w:rsidRPr="00A11E9B" w:rsidRDefault="00A11E9B" w:rsidP="00A11E9B">
      <w:pPr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 xml:space="preserve"> </w:t>
      </w:r>
    </w:p>
    <w:p w14:paraId="0572EB04" w14:textId="5D5EA468" w:rsidR="00A11E9B" w:rsidRPr="00A11E9B" w:rsidRDefault="00A11E9B" w:rsidP="00405421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这款游戏最</w:t>
      </w:r>
      <w:ins w:id="110" w:author="思漪 凌" w:date="2021-02-07T15:05:00Z">
        <w:r w:rsidR="00C86D27">
          <w:rPr>
            <w:rFonts w:ascii="微软雅黑" w:eastAsia="微软雅黑" w:hAnsi="微软雅黑" w:hint="eastAsia"/>
          </w:rPr>
          <w:t>受</w:t>
        </w:r>
      </w:ins>
      <w:del w:id="111" w:author="思漪 凌" w:date="2021-02-07T15:05:00Z">
        <w:r w:rsidRPr="00A11E9B" w:rsidDel="00C86D27">
          <w:rPr>
            <w:rFonts w:ascii="微软雅黑" w:eastAsia="微软雅黑" w:hAnsi="微软雅黑" w:hint="eastAsia"/>
          </w:rPr>
          <w:delText>令人</w:delText>
        </w:r>
      </w:del>
      <w:r w:rsidRPr="00A11E9B">
        <w:rPr>
          <w:rFonts w:ascii="微软雅黑" w:eastAsia="微软雅黑" w:hAnsi="微软雅黑" w:hint="eastAsia"/>
        </w:rPr>
        <w:t>诟病的一点在于地图过小。考虑到本作</w:t>
      </w:r>
      <w:r w:rsidR="00405421">
        <w:rPr>
          <w:rFonts w:ascii="微软雅黑" w:eastAsia="微软雅黑" w:hAnsi="微软雅黑" w:hint="eastAsia"/>
        </w:rPr>
        <w:t>所需</w:t>
      </w:r>
      <w:r w:rsidRPr="00A11E9B">
        <w:rPr>
          <w:rFonts w:ascii="微软雅黑" w:eastAsia="微软雅黑" w:hAnsi="微软雅黑" w:hint="eastAsia"/>
        </w:rPr>
        <w:t>通关时间较长，如此狭小的地图实在是说不过去。</w:t>
      </w:r>
      <w:del w:id="112" w:author="思漪 凌" w:date="2021-02-07T15:06:00Z">
        <w:r w:rsidRPr="00A11E9B" w:rsidDel="00C86D27">
          <w:rPr>
            <w:rFonts w:ascii="微软雅黑" w:eastAsia="微软雅黑" w:hAnsi="微软雅黑" w:hint="eastAsia"/>
          </w:rPr>
          <w:delText>换言之，一旦走出</w:delText>
        </w:r>
      </w:del>
      <w:ins w:id="113" w:author="思漪 凌" w:date="2021-02-07T15:06:00Z">
        <w:r w:rsidR="00C86D27">
          <w:rPr>
            <w:rFonts w:ascii="微软雅黑" w:eastAsia="微软雅黑" w:hAnsi="微软雅黑" w:hint="eastAsia"/>
          </w:rPr>
          <w:t>游戏初期玩家清完</w:t>
        </w:r>
      </w:ins>
      <w:r w:rsidRPr="00A11E9B">
        <w:rPr>
          <w:rFonts w:ascii="微软雅黑" w:eastAsia="微软雅黑" w:hAnsi="微软雅黑" w:hint="eastAsia"/>
        </w:rPr>
        <w:t>新手村</w:t>
      </w:r>
      <w:ins w:id="114" w:author="思漪 凌" w:date="2021-02-07T15:06:00Z">
        <w:r w:rsidR="00C86D27">
          <w:rPr>
            <w:rFonts w:ascii="微软雅黑" w:eastAsia="微软雅黑" w:hAnsi="微软雅黑" w:hint="eastAsia"/>
          </w:rPr>
          <w:t>之后几乎无处可去</w:t>
        </w:r>
      </w:ins>
      <w:r w:rsidRPr="00A11E9B">
        <w:rPr>
          <w:rFonts w:ascii="微软雅黑" w:eastAsia="微软雅黑" w:hAnsi="微软雅黑" w:hint="eastAsia"/>
        </w:rPr>
        <w:t>，</w:t>
      </w:r>
      <w:ins w:id="115" w:author="思漪 凌" w:date="2021-02-07T15:06:00Z">
        <w:r w:rsidR="00C86D27">
          <w:rPr>
            <w:rFonts w:ascii="微软雅黑" w:eastAsia="微软雅黑" w:hAnsi="微软雅黑" w:hint="eastAsia"/>
          </w:rPr>
          <w:t>但</w:t>
        </w:r>
      </w:ins>
      <w:del w:id="116" w:author="思漪 凌" w:date="2021-02-07T15:06:00Z">
        <w:r w:rsidRPr="00A11E9B" w:rsidDel="00C86D27">
          <w:rPr>
            <w:rFonts w:ascii="微软雅黑" w:eastAsia="微软雅黑" w:hAnsi="微软雅黑" w:hint="eastAsia"/>
          </w:rPr>
          <w:delText>由于</w:delText>
        </w:r>
      </w:del>
      <w:r w:rsidRPr="00A11E9B">
        <w:rPr>
          <w:rFonts w:ascii="微软雅黑" w:eastAsia="微软雅黑" w:hAnsi="微软雅黑" w:hint="eastAsia"/>
        </w:rPr>
        <w:t>北部</w:t>
      </w:r>
      <w:ins w:id="117" w:author="思漪 凌" w:date="2021-02-07T15:06:00Z">
        <w:r w:rsidR="00C86D27">
          <w:rPr>
            <w:rFonts w:ascii="微软雅黑" w:eastAsia="微软雅黑" w:hAnsi="微软雅黑" w:hint="eastAsia"/>
          </w:rPr>
          <w:t>林地</w:t>
        </w:r>
      </w:ins>
      <w:del w:id="118" w:author="思漪 凌" w:date="2021-02-07T15:06:00Z">
        <w:r w:rsidRPr="00A11E9B" w:rsidDel="00C86D27">
          <w:rPr>
            <w:rFonts w:ascii="微软雅黑" w:eastAsia="微软雅黑" w:hAnsi="微软雅黑" w:hint="eastAsia"/>
          </w:rPr>
          <w:delText>灌木区</w:delText>
        </w:r>
      </w:del>
      <w:r w:rsidRPr="00A11E9B">
        <w:rPr>
          <w:rFonts w:ascii="微软雅黑" w:eastAsia="微软雅黑" w:hAnsi="微软雅黑" w:hint="eastAsia"/>
        </w:rPr>
        <w:t>与南部遗迹区的敌人对</w:t>
      </w:r>
      <w:ins w:id="119" w:author="思漪 凌" w:date="2021-02-07T15:07:00Z">
        <w:r w:rsidR="00C86D27">
          <w:rPr>
            <w:rFonts w:ascii="微软雅黑" w:eastAsia="微软雅黑" w:hAnsi="微软雅黑" w:hint="eastAsia"/>
          </w:rPr>
          <w:t>刚起步的</w:t>
        </w:r>
      </w:ins>
      <w:del w:id="120" w:author="思漪 凌" w:date="2021-02-07T15:06:00Z">
        <w:r w:rsidRPr="00A11E9B" w:rsidDel="00C86D27">
          <w:rPr>
            <w:rFonts w:ascii="微软雅黑" w:eastAsia="微软雅黑" w:hAnsi="微软雅黑" w:hint="eastAsia"/>
          </w:rPr>
          <w:delText>新手村</w:delText>
        </w:r>
      </w:del>
      <w:r w:rsidRPr="00A11E9B">
        <w:rPr>
          <w:rFonts w:ascii="微软雅黑" w:eastAsia="微软雅黑" w:hAnsi="微软雅黑" w:hint="eastAsia"/>
        </w:rPr>
        <w:t>玩家来说</w:t>
      </w:r>
      <w:ins w:id="121" w:author="思漪 凌" w:date="2021-02-07T15:07:00Z">
        <w:r w:rsidR="00C86D27">
          <w:rPr>
            <w:rFonts w:ascii="微软雅黑" w:eastAsia="微软雅黑" w:hAnsi="微软雅黑" w:hint="eastAsia"/>
          </w:rPr>
          <w:t>又</w:t>
        </w:r>
      </w:ins>
      <w:r w:rsidRPr="00A11E9B">
        <w:rPr>
          <w:rFonts w:ascii="微软雅黑" w:eastAsia="微软雅黑" w:hAnsi="微软雅黑" w:hint="eastAsia"/>
        </w:rPr>
        <w:t>过于强大</w:t>
      </w:r>
      <w:del w:id="122" w:author="思漪 凌" w:date="2021-02-07T15:07:00Z">
        <w:r w:rsidRPr="00A11E9B" w:rsidDel="00C86D27">
          <w:rPr>
            <w:rFonts w:ascii="微软雅黑" w:eastAsia="微软雅黑" w:hAnsi="微软雅黑" w:hint="eastAsia"/>
          </w:rPr>
          <w:delText>，玩家前期能探索的区域屈指可数</w:delText>
        </w:r>
      </w:del>
      <w:r w:rsidRPr="00A11E9B">
        <w:rPr>
          <w:rFonts w:ascii="微软雅黑" w:eastAsia="微软雅黑" w:hAnsi="微软雅黑" w:hint="eastAsia"/>
        </w:rPr>
        <w:t>。</w:t>
      </w:r>
    </w:p>
    <w:p w14:paraId="59465AD1" w14:textId="661AA0D6" w:rsid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因此，玩家</w:t>
      </w:r>
      <w:ins w:id="123" w:author="思漪 凌" w:date="2021-02-07T15:07:00Z">
        <w:r w:rsidR="00215C68">
          <w:rPr>
            <w:rFonts w:ascii="微软雅黑" w:eastAsia="微软雅黑" w:hAnsi="微软雅黑" w:hint="eastAsia"/>
          </w:rPr>
          <w:t>不得不</w:t>
        </w:r>
      </w:ins>
      <w:del w:id="124" w:author="思漪 凌" w:date="2021-02-07T15:07:00Z">
        <w:r w:rsidRPr="00A11E9B" w:rsidDel="00215C68">
          <w:rPr>
            <w:rFonts w:ascii="微软雅黑" w:eastAsia="微软雅黑" w:hAnsi="微软雅黑" w:hint="eastAsia"/>
          </w:rPr>
          <w:delText>得花费大量时间</w:delText>
        </w:r>
      </w:del>
      <w:ins w:id="125" w:author="思漪 凌" w:date="2021-02-07T15:07:00Z">
        <w:r w:rsidR="00215C68">
          <w:rPr>
            <w:rFonts w:ascii="微软雅黑" w:eastAsia="微软雅黑" w:hAnsi="微软雅黑" w:hint="eastAsia"/>
          </w:rPr>
          <w:t>一遍又一遍重新打那些已经</w:t>
        </w:r>
      </w:ins>
      <w:del w:id="126" w:author="思漪 凌" w:date="2021-02-07T15:07:00Z">
        <w:r w:rsidRPr="00A11E9B" w:rsidDel="00215C68">
          <w:rPr>
            <w:rFonts w:ascii="微软雅黑" w:eastAsia="微软雅黑" w:hAnsi="微软雅黑" w:hint="eastAsia"/>
          </w:rPr>
          <w:delText>在</w:delText>
        </w:r>
      </w:del>
      <w:r w:rsidRPr="00A11E9B">
        <w:rPr>
          <w:rFonts w:ascii="微软雅黑" w:eastAsia="微软雅黑" w:hAnsi="微软雅黑" w:hint="eastAsia"/>
        </w:rPr>
        <w:t>探索过的地点</w:t>
      </w:r>
      <w:del w:id="127" w:author="思漪 凌" w:date="2021-02-07T15:07:00Z">
        <w:r w:rsidRPr="00A11E9B" w:rsidDel="00215C68">
          <w:rPr>
            <w:rFonts w:ascii="微软雅黑" w:eastAsia="微软雅黑" w:hAnsi="微软雅黑" w:hint="eastAsia"/>
          </w:rPr>
          <w:delText>四处奔走</w:delText>
        </w:r>
      </w:del>
      <w:r w:rsidRPr="00A11E9B">
        <w:rPr>
          <w:rFonts w:ascii="微软雅黑" w:eastAsia="微软雅黑" w:hAnsi="微软雅黑" w:hint="eastAsia"/>
        </w:rPr>
        <w:t>，</w:t>
      </w:r>
      <w:ins w:id="128" w:author="思漪 凌" w:date="2021-02-07T15:09:00Z">
        <w:r w:rsidR="00215C68">
          <w:rPr>
            <w:rFonts w:ascii="微软雅黑" w:eastAsia="微软雅黑" w:hAnsi="微软雅黑" w:hint="eastAsia"/>
          </w:rPr>
          <w:t>去吸引那些</w:t>
        </w:r>
      </w:ins>
      <w:del w:id="129" w:author="思漪 凌" w:date="2021-02-07T15:09:00Z">
        <w:r w:rsidRPr="00A11E9B" w:rsidDel="00215C68">
          <w:rPr>
            <w:rFonts w:ascii="微软雅黑" w:eastAsia="微软雅黑" w:hAnsi="微软雅黑" w:hint="eastAsia"/>
          </w:rPr>
          <w:delText>寻猎</w:delText>
        </w:r>
      </w:del>
      <w:r w:rsidRPr="00A11E9B">
        <w:rPr>
          <w:rFonts w:ascii="微软雅黑" w:eastAsia="微软雅黑" w:hAnsi="微软雅黑" w:hint="eastAsia"/>
        </w:rPr>
        <w:t>游荡的小怪，</w:t>
      </w:r>
      <w:del w:id="130" w:author="思漪 凌" w:date="2021-02-07T15:08:00Z">
        <w:r w:rsidRPr="00A11E9B" w:rsidDel="00215C68">
          <w:rPr>
            <w:rFonts w:ascii="微软雅黑" w:eastAsia="微软雅黑" w:hAnsi="微软雅黑" w:hint="eastAsia"/>
          </w:rPr>
          <w:delText>搜集战利品，一点点</w:delText>
        </w:r>
      </w:del>
      <w:ins w:id="131" w:author="思漪 凌" w:date="2021-02-07T15:09:00Z">
        <w:r w:rsidR="00215C68">
          <w:rPr>
            <w:rFonts w:ascii="微软雅黑" w:eastAsia="微软雅黑" w:hAnsi="微软雅黑" w:hint="eastAsia"/>
          </w:rPr>
          <w:t>尽管以此</w:t>
        </w:r>
      </w:ins>
      <w:r w:rsidRPr="00A11E9B">
        <w:rPr>
          <w:rFonts w:ascii="微软雅黑" w:eastAsia="微软雅黑" w:hAnsi="微软雅黑" w:hint="eastAsia"/>
        </w:rPr>
        <w:t>积攒</w:t>
      </w:r>
      <w:ins w:id="132" w:author="思漪 凌" w:date="2021-02-07T15:08:00Z">
        <w:r w:rsidR="00215C68">
          <w:rPr>
            <w:rFonts w:ascii="微软雅黑" w:eastAsia="微软雅黑" w:hAnsi="微软雅黑" w:hint="eastAsia"/>
          </w:rPr>
          <w:t>些</w:t>
        </w:r>
      </w:ins>
      <w:ins w:id="133" w:author="思漪 凌" w:date="2021-02-07T15:09:00Z">
        <w:r w:rsidR="00215C68">
          <w:rPr>
            <w:rFonts w:ascii="微软雅黑" w:eastAsia="微软雅黑" w:hAnsi="微软雅黑" w:hint="eastAsia"/>
          </w:rPr>
          <w:t>到的</w:t>
        </w:r>
      </w:ins>
      <w:r w:rsidRPr="00A11E9B">
        <w:rPr>
          <w:rFonts w:ascii="微软雅黑" w:eastAsia="微软雅黑" w:hAnsi="微软雅黑" w:hint="eastAsia"/>
        </w:rPr>
        <w:t>技能点与</w:t>
      </w:r>
      <w:ins w:id="134" w:author="思漪 凌" w:date="2021-02-07T15:09:00Z">
        <w:r w:rsidR="00215C68">
          <w:rPr>
            <w:rFonts w:ascii="微软雅黑" w:eastAsia="微软雅黑" w:hAnsi="微软雅黑" w:hint="eastAsia"/>
          </w:rPr>
          <w:t>战利品</w:t>
        </w:r>
      </w:ins>
      <w:del w:id="135" w:author="思漪 凌" w:date="2021-02-07T15:09:00Z">
        <w:r w:rsidRPr="00A11E9B" w:rsidDel="00215C68">
          <w:rPr>
            <w:rFonts w:ascii="微软雅黑" w:eastAsia="微软雅黑" w:hAnsi="微软雅黑" w:hint="eastAsia"/>
          </w:rPr>
          <w:delText>金钱</w:delText>
        </w:r>
      </w:del>
      <w:ins w:id="136" w:author="思漪 凌" w:date="2021-02-07T15:09:00Z">
        <w:r w:rsidR="00215C68">
          <w:rPr>
            <w:rFonts w:ascii="微软雅黑" w:eastAsia="微软雅黑" w:hAnsi="微软雅黑" w:hint="eastAsia"/>
          </w:rPr>
          <w:t>少得可怜</w:t>
        </w:r>
      </w:ins>
      <w:r w:rsidRPr="00A11E9B">
        <w:rPr>
          <w:rFonts w:ascii="微软雅黑" w:eastAsia="微软雅黑" w:hAnsi="微软雅黑" w:hint="eastAsia"/>
        </w:rPr>
        <w:t>。要想让游戏角色不断变强，直至有资格踏上新的征程，玩家需要投入的时间可想而知。</w:t>
      </w:r>
    </w:p>
    <w:p w14:paraId="254C9A37" w14:textId="77777777" w:rsidR="000D53DF" w:rsidRDefault="000D53DF" w:rsidP="00A11E9B">
      <w:pPr>
        <w:rPr>
          <w:rFonts w:ascii="微软雅黑" w:eastAsia="微软雅黑" w:hAnsi="微软雅黑"/>
        </w:rPr>
      </w:pPr>
    </w:p>
    <w:p w14:paraId="39A35BCE" w14:textId="77777777" w:rsidR="000D53DF" w:rsidRDefault="000D53DF" w:rsidP="000D53DF">
      <w:pPr>
        <w:keepNext/>
        <w:jc w:val="left"/>
      </w:pPr>
      <w:r>
        <w:rPr>
          <w:rFonts w:ascii="微软雅黑" w:eastAsia="微软雅黑" w:hAnsi="微软雅黑"/>
          <w:noProof/>
        </w:rPr>
        <w:drawing>
          <wp:inline distT="0" distB="0" distL="0" distR="0" wp14:anchorId="158FADB8" wp14:editId="6D5A2C41">
            <wp:extent cx="2959100" cy="2219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3CD" w14:textId="77777777" w:rsidR="00C555AB" w:rsidRPr="00E9516D" w:rsidRDefault="000D53DF" w:rsidP="00C555AB">
      <w:pPr>
        <w:pStyle w:val="a3"/>
        <w:rPr>
          <w:ins w:id="137" w:author="思漪 凌" w:date="2021-02-07T14:56:00Z"/>
          <w:rFonts w:ascii="微软雅黑" w:eastAsia="微软雅黑" w:hAnsi="微软雅黑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ins w:id="138" w:author="思漪 凌" w:date="2021-02-07T14:56:00Z">
        <w:r w:rsidR="00C555AB" w:rsidRPr="00C555AB">
          <w:rPr>
            <w:rFonts w:ascii="黑体" w:hAnsi="黑体" w:hint="eastAsia"/>
            <w:rPrChange w:id="139" w:author="思漪 凌" w:date="2021-02-07T14:57:00Z">
              <w:rPr>
                <w:rFonts w:ascii="微软雅黑" w:eastAsia="微软雅黑" w:hAnsi="微软雅黑" w:hint="eastAsia"/>
              </w:rPr>
            </w:rPrChange>
          </w:rPr>
          <w:t>游戏中有很多种可能的受伤情形，哪怕生命值全满，角色也可能因各种异常状态而昏迷。</w:t>
        </w:r>
      </w:ins>
    </w:p>
    <w:p w14:paraId="24C87F22" w14:textId="7E5736C4" w:rsidR="000D53DF" w:rsidRPr="000D53DF" w:rsidRDefault="000D53DF" w:rsidP="000D53DF">
      <w:pPr>
        <w:pStyle w:val="a3"/>
        <w:jc w:val="left"/>
        <w:rPr>
          <w:rFonts w:ascii="微软雅黑" w:eastAsia="微软雅黑" w:hAnsi="微软雅黑"/>
        </w:rPr>
      </w:pPr>
      <w:del w:id="140" w:author="思漪 凌" w:date="2021-02-07T14:56:00Z">
        <w:r w:rsidRPr="000D53DF" w:rsidDel="00C555AB">
          <w:rPr>
            <w:rFonts w:hint="eastAsia"/>
          </w:rPr>
          <w:delText>战后妥善治疗伤员尤为重要</w:delText>
        </w:r>
      </w:del>
      <w:del w:id="141" w:author="思漪 凌" w:date="2021-02-07T14:55:00Z">
        <w:r w:rsidRPr="000D53DF" w:rsidDel="00C555AB">
          <w:rPr>
            <w:rFonts w:hint="eastAsia"/>
          </w:rPr>
          <w:delText>，</w:delText>
        </w:r>
      </w:del>
      <w:del w:id="142" w:author="思漪 凌" w:date="2021-02-07T14:56:00Z">
        <w:r w:rsidRPr="000D53DF" w:rsidDel="00C555AB">
          <w:rPr>
            <w:rFonts w:hint="eastAsia"/>
          </w:rPr>
          <w:delText>每次开拔，团队会抛下昏迷不醒的队员</w:delText>
        </w:r>
        <w:r w:rsidDel="00C555AB">
          <w:rPr>
            <w:rFonts w:hint="eastAsia"/>
          </w:rPr>
          <w:delText>。</w:delText>
        </w:r>
      </w:del>
    </w:p>
    <w:p w14:paraId="3D6147C6" w14:textId="39BB615B" w:rsidR="000D53DF" w:rsidRDefault="000D53DF" w:rsidP="00A11E9B">
      <w:pPr>
        <w:rPr>
          <w:rFonts w:ascii="微软雅黑" w:eastAsia="微软雅黑" w:hAnsi="微软雅黑"/>
        </w:rPr>
      </w:pPr>
    </w:p>
    <w:p w14:paraId="5222C389" w14:textId="77777777" w:rsidR="000D53DF" w:rsidRDefault="000D53DF" w:rsidP="000D53DF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 wp14:anchorId="4066B21E" wp14:editId="4FFE54F6">
            <wp:extent cx="295910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194" w14:textId="690D610A" w:rsidR="000D53DF" w:rsidRDefault="000D53DF" w:rsidP="000D53DF">
      <w:pPr>
        <w:pStyle w:val="a3"/>
        <w:rPr>
          <w:rFonts w:ascii="微软雅黑" w:eastAsia="微软雅黑" w:hAnsi="微软雅黑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DE7103">
        <w:rPr>
          <w:rFonts w:hint="eastAsia"/>
        </w:rPr>
        <w:t>《永恒之匕》增加新的游戏机制，面对敌人除了短兵相接，还可展开对话，求饶投降，隐匿躲避等。</w:t>
      </w:r>
      <w:r w:rsidR="00405421">
        <w:rPr>
          <w:rFonts w:hint="eastAsia"/>
        </w:rPr>
        <w:t>哪怕如此，</w:t>
      </w:r>
      <w:r w:rsidRPr="00DE7103">
        <w:rPr>
          <w:rFonts w:hint="eastAsia"/>
        </w:rPr>
        <w:t>依然改变不了</w:t>
      </w:r>
      <w:r w:rsidR="00405421">
        <w:rPr>
          <w:rFonts w:hint="eastAsia"/>
        </w:rPr>
        <w:t>《永恒之匕》</w:t>
      </w:r>
      <w:r w:rsidRPr="00DE7103">
        <w:rPr>
          <w:rFonts w:hint="eastAsia"/>
        </w:rPr>
        <w:t>乏味透顶的颓势</w:t>
      </w:r>
      <w:r>
        <w:rPr>
          <w:rFonts w:hint="eastAsia"/>
        </w:rPr>
        <w:t>。</w:t>
      </w:r>
    </w:p>
    <w:p w14:paraId="24EC3B84" w14:textId="77777777" w:rsidR="000D53DF" w:rsidRPr="000D53DF" w:rsidRDefault="000D53DF" w:rsidP="00A11E9B">
      <w:pPr>
        <w:rPr>
          <w:rFonts w:ascii="微软雅黑" w:eastAsia="微软雅黑" w:hAnsi="微软雅黑"/>
        </w:rPr>
      </w:pPr>
    </w:p>
    <w:p w14:paraId="3909C592" w14:textId="2016C2C0" w:rsidR="00A11E9B" w:rsidRP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《巫师神冠》的续作是</w:t>
      </w:r>
      <w:r w:rsidR="00E9516D">
        <w:rPr>
          <w:rFonts w:ascii="微软雅黑" w:eastAsia="微软雅黑" w:hAnsi="微软雅黑" w:hint="eastAsia"/>
        </w:rPr>
        <w:t xml:space="preserve"> </w:t>
      </w:r>
      <w:r w:rsidRPr="00A11E9B">
        <w:rPr>
          <w:rFonts w:ascii="微软雅黑" w:eastAsia="微软雅黑" w:hAnsi="微软雅黑" w:hint="eastAsia"/>
        </w:rPr>
        <w:t>1987</w:t>
      </w:r>
      <w:r w:rsidR="00E9516D">
        <w:rPr>
          <w:rFonts w:ascii="微软雅黑" w:eastAsia="微软雅黑" w:hAnsi="微软雅黑"/>
        </w:rPr>
        <w:t xml:space="preserve"> </w:t>
      </w:r>
      <w:r w:rsidRPr="00A11E9B">
        <w:rPr>
          <w:rFonts w:ascii="微软雅黑" w:eastAsia="微软雅黑" w:hAnsi="微软雅黑" w:hint="eastAsia"/>
        </w:rPr>
        <w:t>年的《永恒之匕》</w:t>
      </w:r>
      <w:r w:rsidR="00D37BE1">
        <w:rPr>
          <w:rStyle w:val="af0"/>
          <w:rFonts w:ascii="微软雅黑" w:eastAsia="微软雅黑" w:hAnsi="微软雅黑"/>
        </w:rPr>
        <w:footnoteReference w:id="4"/>
      </w:r>
      <w:r w:rsidRPr="00A11E9B">
        <w:rPr>
          <w:rFonts w:ascii="微软雅黑" w:eastAsia="微软雅黑" w:hAnsi="微软雅黑" w:hint="eastAsia"/>
        </w:rPr>
        <w:t>(The Eternal Dagger )，该作试图通过扩大游戏地图、丰富地图类型、增加解</w:t>
      </w:r>
      <w:ins w:id="144" w:author="思漪 凌" w:date="2021-02-07T15:11:00Z">
        <w:r w:rsidR="00F57500">
          <w:rPr>
            <w:rFonts w:ascii="微软雅黑" w:eastAsia="微软雅黑" w:hAnsi="微软雅黑" w:hint="eastAsia"/>
          </w:rPr>
          <w:t>谜</w:t>
        </w:r>
      </w:ins>
      <w:del w:id="145" w:author="思漪 凌" w:date="2021-02-07T15:10:00Z">
        <w:r w:rsidRPr="00A11E9B" w:rsidDel="00F57500">
          <w:rPr>
            <w:rFonts w:ascii="微软雅黑" w:eastAsia="微软雅黑" w:hAnsi="微软雅黑" w:hint="eastAsia"/>
          </w:rPr>
          <w:delText>密</w:delText>
        </w:r>
      </w:del>
      <w:r w:rsidRPr="00A11E9B">
        <w:rPr>
          <w:rFonts w:ascii="微软雅黑" w:eastAsia="微软雅黑" w:hAnsi="微软雅黑" w:hint="eastAsia"/>
        </w:rPr>
        <w:t>系统来改善前作的不足。但遗憾的是，由于</w:t>
      </w:r>
      <w:del w:id="146" w:author="思漪 凌" w:date="2021-02-07T15:11:00Z">
        <w:r w:rsidRPr="00A11E9B" w:rsidDel="00F57500">
          <w:rPr>
            <w:rFonts w:ascii="微软雅黑" w:eastAsia="微软雅黑" w:hAnsi="微软雅黑" w:hint="eastAsia"/>
          </w:rPr>
          <w:delText>本作</w:delText>
        </w:r>
      </w:del>
      <w:r w:rsidRPr="00A11E9B">
        <w:rPr>
          <w:rFonts w:ascii="微软雅黑" w:eastAsia="微软雅黑" w:hAnsi="微软雅黑" w:hint="eastAsia"/>
        </w:rPr>
        <w:t>引入疲劳</w:t>
      </w:r>
      <w:r w:rsidR="00D37BE1">
        <w:rPr>
          <w:rFonts w:ascii="微软雅黑" w:eastAsia="微软雅黑" w:hAnsi="微软雅黑" w:hint="eastAsia"/>
        </w:rPr>
        <w:t>值</w:t>
      </w:r>
      <w:r w:rsidRPr="00A11E9B">
        <w:rPr>
          <w:rFonts w:ascii="微软雅黑" w:eastAsia="微软雅黑" w:hAnsi="微软雅黑" w:hint="eastAsia"/>
        </w:rPr>
        <w:t>系统</w:t>
      </w:r>
      <w:r w:rsidR="00D37BE1">
        <w:rPr>
          <w:rStyle w:val="af0"/>
          <w:rFonts w:ascii="微软雅黑" w:eastAsia="微软雅黑" w:hAnsi="微软雅黑"/>
        </w:rPr>
        <w:footnoteReference w:id="5"/>
      </w:r>
      <w:r w:rsidRPr="00A11E9B">
        <w:rPr>
          <w:rFonts w:ascii="微软雅黑" w:eastAsia="微软雅黑" w:hAnsi="微软雅黑" w:hint="eastAsia"/>
        </w:rPr>
        <w:t>，</w:t>
      </w:r>
      <w:ins w:id="148" w:author="思漪 凌" w:date="2021-02-07T15:11:00Z">
        <w:r w:rsidR="00F57500">
          <w:rPr>
            <w:rFonts w:ascii="微软雅黑" w:eastAsia="微软雅黑" w:hAnsi="微软雅黑" w:hint="eastAsia"/>
          </w:rPr>
          <w:t>本作</w:t>
        </w:r>
      </w:ins>
      <w:r w:rsidRPr="00A11E9B">
        <w:rPr>
          <w:rFonts w:ascii="微软雅黑" w:eastAsia="微软雅黑" w:hAnsi="微软雅黑" w:hint="eastAsia"/>
        </w:rPr>
        <w:t>对玩家的微观管理能力</w:t>
      </w:r>
      <w:r w:rsidR="009A0A1B">
        <w:rPr>
          <w:rStyle w:val="af0"/>
          <w:rFonts w:ascii="微软雅黑" w:eastAsia="微软雅黑" w:hAnsi="微软雅黑"/>
        </w:rPr>
        <w:footnoteReference w:id="6"/>
      </w:r>
      <w:r w:rsidRPr="00A11E9B">
        <w:rPr>
          <w:rFonts w:ascii="微软雅黑" w:eastAsia="微软雅黑" w:hAnsi="微软雅黑" w:hint="eastAsia"/>
        </w:rPr>
        <w:t>提出更高要求，赶路时间也大幅增加</w:t>
      </w:r>
      <w:r w:rsidR="00D37BE1">
        <w:rPr>
          <w:rStyle w:val="af0"/>
          <w:rFonts w:ascii="微软雅黑" w:eastAsia="微软雅黑" w:hAnsi="微软雅黑"/>
        </w:rPr>
        <w:footnoteReference w:id="7"/>
      </w:r>
      <w:r w:rsidR="009A0A1B">
        <w:rPr>
          <w:rFonts w:ascii="微软雅黑" w:eastAsia="微软雅黑" w:hAnsi="微软雅黑" w:hint="eastAsia"/>
        </w:rPr>
        <w:t>。所以，</w:t>
      </w:r>
      <w:r w:rsidRPr="00A11E9B">
        <w:rPr>
          <w:rFonts w:ascii="微软雅黑" w:eastAsia="微软雅黑" w:hAnsi="微软雅黑" w:hint="eastAsia"/>
        </w:rPr>
        <w:t>与前作相比，续作更考验玩家的耐心。</w:t>
      </w:r>
      <w:del w:id="151" w:author="思漪 凌" w:date="2021-02-07T15:12:00Z">
        <w:r w:rsidRPr="00A11E9B" w:rsidDel="00F57500">
          <w:rPr>
            <w:rFonts w:ascii="微软雅黑" w:eastAsia="微软雅黑" w:hAnsi="微软雅黑" w:hint="eastAsia"/>
          </w:rPr>
          <w:delText>由于机制的不友好</w:delText>
        </w:r>
      </w:del>
      <w:del w:id="152" w:author="思漪 凌" w:date="2021-02-07T15:14:00Z">
        <w:r w:rsidRPr="00A11E9B" w:rsidDel="00F57500">
          <w:rPr>
            <w:rFonts w:ascii="微软雅黑" w:eastAsia="微软雅黑" w:hAnsi="微软雅黑" w:hint="eastAsia"/>
          </w:rPr>
          <w:delText>，相较于</w:delText>
        </w:r>
      </w:del>
      <w:ins w:id="153" w:author="思漪 凌" w:date="2021-02-07T15:14:00Z">
        <w:r w:rsidR="00F57500">
          <w:rPr>
            <w:rFonts w:ascii="微软雅黑" w:eastAsia="微软雅黑" w:hAnsi="微软雅黑" w:hint="eastAsia"/>
          </w:rPr>
          <w:t>与</w:t>
        </w:r>
      </w:ins>
      <w:r w:rsidRPr="00A11E9B">
        <w:rPr>
          <w:rFonts w:ascii="微软雅黑" w:eastAsia="微软雅黑" w:hAnsi="微软雅黑" w:hint="eastAsia"/>
        </w:rPr>
        <w:t>《巫师神冠》</w:t>
      </w:r>
      <w:ins w:id="154" w:author="思漪 凌" w:date="2021-02-07T15:14:00Z">
        <w:r w:rsidR="00F57500">
          <w:rPr>
            <w:rFonts w:ascii="微软雅黑" w:eastAsia="微软雅黑" w:hAnsi="微软雅黑" w:hint="eastAsia"/>
          </w:rPr>
          <w:lastRenderedPageBreak/>
          <w:t>比起来</w:t>
        </w:r>
      </w:ins>
      <w:r w:rsidRPr="00A11E9B">
        <w:rPr>
          <w:rFonts w:ascii="微软雅黑" w:eastAsia="微软雅黑" w:hAnsi="微软雅黑" w:hint="eastAsia"/>
        </w:rPr>
        <w:t>，《永恒之匕》</w:t>
      </w:r>
      <w:ins w:id="155" w:author="思漪 凌" w:date="2021-02-07T15:14:00Z">
        <w:r w:rsidR="00F57500">
          <w:rPr>
            <w:rFonts w:ascii="微软雅黑" w:eastAsia="微软雅黑" w:hAnsi="微软雅黑" w:hint="eastAsia"/>
          </w:rPr>
          <w:t>的机制复杂度是过犹不及，因此</w:t>
        </w:r>
      </w:ins>
      <w:r w:rsidRPr="00A11E9B">
        <w:rPr>
          <w:rFonts w:ascii="微软雅黑" w:eastAsia="微软雅黑" w:hAnsi="微软雅黑" w:hint="eastAsia"/>
        </w:rPr>
        <w:t>是一个退步。</w:t>
      </w:r>
    </w:p>
    <w:p w14:paraId="193CC023" w14:textId="1833E137" w:rsidR="00A11E9B" w:rsidRPr="00A11E9B" w:rsidRDefault="00927D8C" w:rsidP="00E9516D">
      <w:pPr>
        <w:ind w:firstLineChars="200" w:firstLine="420"/>
        <w:rPr>
          <w:rFonts w:ascii="微软雅黑" w:eastAsia="微软雅黑" w:hAnsi="微软雅黑"/>
        </w:rPr>
      </w:pPr>
      <w:ins w:id="156" w:author="思漪 凌" w:date="2021-02-07T15:15:00Z">
        <w:r>
          <w:rPr>
            <w:rFonts w:ascii="微软雅黑" w:eastAsia="微软雅黑" w:hAnsi="微软雅黑" w:hint="eastAsia"/>
          </w:rPr>
          <w:t>对</w:t>
        </w:r>
      </w:ins>
      <w:ins w:id="157" w:author="思漪 凌" w:date="2021-02-07T15:16:00Z">
        <w:r>
          <w:rPr>
            <w:rFonts w:ascii="微软雅黑" w:eastAsia="微软雅黑" w:hAnsi="微软雅黑" w:hint="eastAsia"/>
          </w:rPr>
          <w:t>于</w:t>
        </w:r>
      </w:ins>
      <w:ins w:id="158" w:author="思漪 凌" w:date="2021-02-07T15:15:00Z">
        <w:r>
          <w:rPr>
            <w:rFonts w:ascii="微软雅黑" w:eastAsia="微软雅黑" w:hAnsi="微软雅黑" w:hint="eastAsia"/>
          </w:rPr>
          <w:t>新玩家，笔者并不</w:t>
        </w:r>
      </w:ins>
      <w:ins w:id="159" w:author="思漪 凌" w:date="2021-02-07T15:16:00Z">
        <w:r>
          <w:rPr>
            <w:rFonts w:ascii="微软雅黑" w:eastAsia="微软雅黑" w:hAnsi="微软雅黑" w:hint="eastAsia"/>
          </w:rPr>
          <w:t>十分</w:t>
        </w:r>
      </w:ins>
      <w:ins w:id="160" w:author="思漪 凌" w:date="2021-02-07T15:15:00Z">
        <w:r>
          <w:rPr>
            <w:rFonts w:ascii="微软雅黑" w:eastAsia="微软雅黑" w:hAnsi="微软雅黑" w:hint="eastAsia"/>
          </w:rPr>
          <w:t>推荐《巫师神冠》。</w:t>
        </w:r>
      </w:ins>
      <w:r w:rsidR="00A11E9B" w:rsidRPr="00A11E9B">
        <w:rPr>
          <w:rFonts w:ascii="微软雅黑" w:eastAsia="微软雅黑" w:hAnsi="微软雅黑" w:hint="eastAsia"/>
        </w:rPr>
        <w:t>与</w:t>
      </w:r>
      <w:ins w:id="161" w:author="思漪 凌" w:date="2021-02-07T15:15:00Z">
        <w:r>
          <w:rPr>
            <w:rFonts w:ascii="微软雅黑" w:eastAsia="微软雅黑" w:hAnsi="微软雅黑" w:hint="eastAsia"/>
          </w:rPr>
          <w:t>之</w:t>
        </w:r>
      </w:ins>
      <w:del w:id="162" w:author="思漪 凌" w:date="2021-02-07T15:15:00Z">
        <w:r w:rsidR="00A11E9B" w:rsidRPr="00A11E9B" w:rsidDel="00927D8C">
          <w:rPr>
            <w:rFonts w:ascii="微软雅黑" w:eastAsia="微软雅黑" w:hAnsi="微软雅黑" w:hint="eastAsia"/>
          </w:rPr>
          <w:delText>《巫师神冠》</w:delText>
        </w:r>
      </w:del>
      <w:r w:rsidR="00A11E9B" w:rsidRPr="00A11E9B">
        <w:rPr>
          <w:rFonts w:ascii="微软雅黑" w:eastAsia="微软雅黑" w:hAnsi="微软雅黑" w:hint="eastAsia"/>
        </w:rPr>
        <w:t>相比，后来的金盒子系列游戏可以说是取其精华</w:t>
      </w:r>
      <w:ins w:id="163" w:author="思漪 凌" w:date="2021-02-07T15:16:00Z">
        <w:r>
          <w:rPr>
            <w:rFonts w:ascii="微软雅黑" w:eastAsia="微软雅黑" w:hAnsi="微软雅黑" w:hint="eastAsia"/>
          </w:rPr>
          <w:t>、</w:t>
        </w:r>
      </w:ins>
      <w:r w:rsidR="00A11E9B" w:rsidRPr="00A11E9B">
        <w:rPr>
          <w:rFonts w:ascii="微软雅黑" w:eastAsia="微软雅黑" w:hAnsi="微软雅黑" w:hint="eastAsia"/>
        </w:rPr>
        <w:t>去其糟粕，</w:t>
      </w:r>
      <w:ins w:id="164" w:author="思漪 凌" w:date="2021-02-07T15:16:00Z">
        <w:r>
          <w:rPr>
            <w:rFonts w:ascii="微软雅黑" w:eastAsia="微软雅黑" w:hAnsi="微软雅黑" w:hint="eastAsia"/>
          </w:rPr>
          <w:t>游戏体验更为出色</w:t>
        </w:r>
      </w:ins>
      <w:del w:id="165" w:author="思漪 凌" w:date="2021-02-07T15:16:00Z">
        <w:r w:rsidR="00A11E9B" w:rsidRPr="00A11E9B" w:rsidDel="00927D8C">
          <w:rPr>
            <w:rFonts w:ascii="微软雅黑" w:eastAsia="微软雅黑" w:hAnsi="微软雅黑" w:hint="eastAsia"/>
          </w:rPr>
          <w:delText>所以笔者实在不愿推荐各位新玩家花时间玩《巫师神冠》</w:delText>
        </w:r>
      </w:del>
      <w:r w:rsidR="00A11E9B" w:rsidRPr="00A11E9B">
        <w:rPr>
          <w:rFonts w:ascii="微软雅黑" w:eastAsia="微软雅黑" w:hAnsi="微软雅黑" w:hint="eastAsia"/>
        </w:rPr>
        <w:t>。</w:t>
      </w:r>
      <w:ins w:id="166" w:author="思漪 凌" w:date="2021-02-07T15:16:00Z">
        <w:r>
          <w:rPr>
            <w:rFonts w:ascii="微软雅黑" w:eastAsia="微软雅黑" w:hAnsi="微软雅黑" w:hint="eastAsia"/>
          </w:rPr>
          <w:t>但</w:t>
        </w:r>
      </w:ins>
      <w:ins w:id="167" w:author="思漪 凌" w:date="2021-02-07T15:17:00Z">
        <w:r>
          <w:rPr>
            <w:rFonts w:ascii="微软雅黑" w:eastAsia="微软雅黑" w:hAnsi="微软雅黑" w:hint="eastAsia"/>
          </w:rPr>
          <w:t>话虽如此</w:t>
        </w:r>
      </w:ins>
      <w:del w:id="168" w:author="思漪 凌" w:date="2021-02-07T15:16:00Z">
        <w:r w:rsidR="00A11E9B" w:rsidRPr="00A11E9B" w:rsidDel="00927D8C">
          <w:rPr>
            <w:rFonts w:ascii="微软雅黑" w:eastAsia="微软雅黑" w:hAnsi="微软雅黑" w:hint="eastAsia"/>
          </w:rPr>
          <w:delText>虽然如此</w:delText>
        </w:r>
      </w:del>
      <w:r w:rsidR="00A11E9B" w:rsidRPr="00A11E9B">
        <w:rPr>
          <w:rFonts w:ascii="微软雅黑" w:eastAsia="微软雅黑" w:hAnsi="微软雅黑" w:hint="eastAsia"/>
        </w:rPr>
        <w:t xml:space="preserve">，《巫师神冠》在笔者心中的位置永远无法取代。 </w:t>
      </w:r>
    </w:p>
    <w:p w14:paraId="059E8BFA" w14:textId="43FD8C1C" w:rsidR="00A11E9B" w:rsidRPr="00A11E9B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童年时</w:t>
      </w:r>
      <w:r w:rsidR="00D37BE1">
        <w:rPr>
          <w:rStyle w:val="af0"/>
          <w:rFonts w:ascii="微软雅黑" w:eastAsia="微软雅黑" w:hAnsi="微软雅黑"/>
        </w:rPr>
        <w:footnoteReference w:id="8"/>
      </w:r>
      <w:r w:rsidRPr="00A11E9B">
        <w:rPr>
          <w:rFonts w:ascii="微软雅黑" w:eastAsia="微软雅黑" w:hAnsi="微软雅黑" w:hint="eastAsia"/>
        </w:rPr>
        <w:t>，父亲给我买了一款</w:t>
      </w:r>
      <w:r w:rsidR="00E9516D">
        <w:rPr>
          <w:rFonts w:ascii="微软雅黑" w:eastAsia="微软雅黑" w:hAnsi="微软雅黑" w:hint="eastAsia"/>
        </w:rPr>
        <w:t xml:space="preserve"> </w:t>
      </w:r>
      <w:r w:rsidRPr="00A11E9B">
        <w:rPr>
          <w:rFonts w:ascii="微软雅黑" w:eastAsia="微软雅黑" w:hAnsi="微软雅黑" w:hint="eastAsia"/>
        </w:rPr>
        <w:t>Atari PC</w:t>
      </w:r>
      <w:r w:rsidR="00E9516D">
        <w:rPr>
          <w:rFonts w:ascii="微软雅黑" w:eastAsia="微软雅黑" w:hAnsi="微软雅黑"/>
        </w:rPr>
        <w:t xml:space="preserve"> </w:t>
      </w:r>
      <w:r w:rsidRPr="00A11E9B">
        <w:rPr>
          <w:rFonts w:ascii="微软雅黑" w:eastAsia="微软雅黑" w:hAnsi="微软雅黑" w:hint="eastAsia"/>
        </w:rPr>
        <w:t>版的《巫师神冠》， 不过当时我</w:t>
      </w:r>
      <w:ins w:id="169" w:author="思漪 凌" w:date="2021-02-07T15:17:00Z">
        <w:r w:rsidR="00927D8C">
          <w:rPr>
            <w:rFonts w:ascii="微软雅黑" w:eastAsia="微软雅黑" w:hAnsi="微软雅黑" w:hint="eastAsia"/>
          </w:rPr>
          <w:t>并不太懂玩法</w:t>
        </w:r>
      </w:ins>
      <w:del w:id="170" w:author="思漪 凌" w:date="2021-02-07T15:17:00Z">
        <w:r w:rsidRPr="00A11E9B" w:rsidDel="00927D8C">
          <w:rPr>
            <w:rFonts w:ascii="微软雅黑" w:eastAsia="微软雅黑" w:hAnsi="微软雅黑" w:hint="eastAsia"/>
          </w:rPr>
          <w:delText>没玩明白</w:delText>
        </w:r>
      </w:del>
      <w:r w:rsidRPr="00A11E9B">
        <w:rPr>
          <w:rFonts w:ascii="微软雅黑" w:eastAsia="微软雅黑" w:hAnsi="微软雅黑" w:hint="eastAsia"/>
        </w:rPr>
        <w:t>，主线推进不尽人意。2015</w:t>
      </w:r>
      <w:r w:rsidR="00E9516D">
        <w:rPr>
          <w:rFonts w:ascii="微软雅黑" w:eastAsia="微软雅黑" w:hAnsi="微软雅黑"/>
        </w:rPr>
        <w:t xml:space="preserve"> </w:t>
      </w:r>
      <w:r w:rsidRPr="00A11E9B">
        <w:rPr>
          <w:rFonts w:ascii="微软雅黑" w:eastAsia="微软雅黑" w:hAnsi="微软雅黑" w:hint="eastAsia"/>
        </w:rPr>
        <w:t>年，父亲病入膏肓，我一直在病床边照顾</w:t>
      </w:r>
      <w:ins w:id="171" w:author="思漪 凌" w:date="2021-02-07T15:18:00Z">
        <w:r w:rsidR="00927D8C">
          <w:rPr>
            <w:rFonts w:ascii="微软雅黑" w:eastAsia="微软雅黑" w:hAnsi="微软雅黑" w:hint="eastAsia"/>
          </w:rPr>
          <w:t>他</w:t>
        </w:r>
      </w:ins>
      <w:del w:id="172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父亲</w:delText>
        </w:r>
      </w:del>
      <w:r w:rsidRPr="00A11E9B">
        <w:rPr>
          <w:rFonts w:ascii="微软雅黑" w:eastAsia="微软雅黑" w:hAnsi="微软雅黑" w:hint="eastAsia"/>
        </w:rPr>
        <w:t>，</w:t>
      </w:r>
      <w:ins w:id="173" w:author="思漪 凌" w:date="2021-02-07T15:18:00Z">
        <w:r w:rsidR="00927D8C">
          <w:rPr>
            <w:rFonts w:ascii="微软雅黑" w:eastAsia="微软雅黑" w:hAnsi="微软雅黑" w:hint="eastAsia"/>
          </w:rPr>
          <w:t>于</w:t>
        </w:r>
      </w:ins>
      <w:r w:rsidRPr="00A11E9B">
        <w:rPr>
          <w:rFonts w:ascii="微软雅黑" w:eastAsia="微软雅黑" w:hAnsi="微软雅黑" w:hint="eastAsia"/>
        </w:rPr>
        <w:t>闲暇</w:t>
      </w:r>
      <w:ins w:id="174" w:author="思漪 凌" w:date="2021-02-07T15:18:00Z">
        <w:r w:rsidR="00927D8C">
          <w:rPr>
            <w:rFonts w:ascii="微软雅黑" w:eastAsia="微软雅黑" w:hAnsi="微软雅黑" w:hint="eastAsia"/>
          </w:rPr>
          <w:t>之</w:t>
        </w:r>
      </w:ins>
      <w:r w:rsidRPr="00A11E9B">
        <w:rPr>
          <w:rFonts w:ascii="微软雅黑" w:eastAsia="微软雅黑" w:hAnsi="微软雅黑" w:hint="eastAsia"/>
        </w:rPr>
        <w:t>时</w:t>
      </w:r>
      <w:del w:id="175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，</w:delText>
        </w:r>
      </w:del>
      <w:r w:rsidRPr="00A11E9B">
        <w:rPr>
          <w:rFonts w:ascii="微软雅黑" w:eastAsia="微软雅黑" w:hAnsi="微软雅黑" w:hint="eastAsia"/>
        </w:rPr>
        <w:t>重新玩起了《巫师神冠》。有一天，我终于通关，</w:t>
      </w:r>
      <w:del w:id="176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兴高采烈地</w:delText>
        </w:r>
      </w:del>
      <w:ins w:id="177" w:author="思漪 凌" w:date="2021-02-07T15:18:00Z">
        <w:r w:rsidR="00927D8C">
          <w:rPr>
            <w:rFonts w:ascii="微软雅黑" w:eastAsia="微软雅黑" w:hAnsi="微软雅黑" w:hint="eastAsia"/>
          </w:rPr>
          <w:t>把</w:t>
        </w:r>
      </w:ins>
      <w:del w:id="178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将</w:delText>
        </w:r>
      </w:del>
      <w:r w:rsidRPr="00A11E9B">
        <w:rPr>
          <w:rFonts w:ascii="微软雅黑" w:eastAsia="微软雅黑" w:hAnsi="微软雅黑" w:hint="eastAsia"/>
        </w:rPr>
        <w:t>通关画面拿给父亲看，问他还记不记得当时是他给我买了这款游戏。父亲</w:t>
      </w:r>
      <w:del w:id="179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没开口，但</w:delText>
        </w:r>
      </w:del>
      <w:r w:rsidRPr="00A11E9B">
        <w:rPr>
          <w:rFonts w:ascii="微软雅黑" w:eastAsia="微软雅黑" w:hAnsi="微软雅黑" w:hint="eastAsia"/>
        </w:rPr>
        <w:t>眼</w:t>
      </w:r>
      <w:ins w:id="180" w:author="思漪 凌" w:date="2021-02-07T15:18:00Z">
        <w:r w:rsidR="00927D8C">
          <w:rPr>
            <w:rFonts w:ascii="微软雅黑" w:eastAsia="微软雅黑" w:hAnsi="微软雅黑" w:hint="eastAsia"/>
          </w:rPr>
          <w:t>中</w:t>
        </w:r>
      </w:ins>
      <w:del w:id="181" w:author="思漪 凌" w:date="2021-02-07T15:18:00Z">
        <w:r w:rsidRPr="00A11E9B" w:rsidDel="00927D8C">
          <w:rPr>
            <w:rFonts w:ascii="微软雅黑" w:eastAsia="微软雅黑" w:hAnsi="微软雅黑" w:hint="eastAsia"/>
          </w:rPr>
          <w:delText>里</w:delText>
        </w:r>
      </w:del>
      <w:r w:rsidRPr="00A11E9B">
        <w:rPr>
          <w:rFonts w:ascii="微软雅黑" w:eastAsia="微软雅黑" w:hAnsi="微软雅黑" w:hint="eastAsia"/>
        </w:rPr>
        <w:t>的笑意怎么也藏不住。几天后，父亲与世长辞。</w:t>
      </w:r>
    </w:p>
    <w:p w14:paraId="3076C181" w14:textId="486DCE55" w:rsidR="00931362" w:rsidRPr="00D37BE1" w:rsidRDefault="00A11E9B" w:rsidP="00E9516D">
      <w:pPr>
        <w:ind w:firstLineChars="200" w:firstLine="420"/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>所以，</w:t>
      </w:r>
      <w:ins w:id="182" w:author="思漪 凌" w:date="2021-02-07T15:19:00Z">
        <w:r w:rsidR="00927D8C">
          <w:rPr>
            <w:rFonts w:ascii="微软雅黑" w:eastAsia="微软雅黑" w:hAnsi="微软雅黑" w:hint="eastAsia"/>
          </w:rPr>
          <w:t>尽管</w:t>
        </w:r>
      </w:ins>
      <w:del w:id="183" w:author="思漪 凌" w:date="2021-02-07T15:19:00Z">
        <w:r w:rsidRPr="00A11E9B" w:rsidDel="00927D8C">
          <w:rPr>
            <w:rFonts w:ascii="微软雅黑" w:eastAsia="微软雅黑" w:hAnsi="微软雅黑" w:hint="eastAsia"/>
          </w:rPr>
          <w:delText>虽然</w:delText>
        </w:r>
      </w:del>
      <w:r w:rsidRPr="00A11E9B">
        <w:rPr>
          <w:rFonts w:ascii="微软雅黑" w:eastAsia="微软雅黑" w:hAnsi="微软雅黑" w:hint="eastAsia"/>
        </w:rPr>
        <w:t>我</w:t>
      </w:r>
      <w:del w:id="184" w:author="思漪 凌" w:date="2021-02-07T15:19:00Z">
        <w:r w:rsidRPr="00A11E9B" w:rsidDel="00927D8C">
          <w:rPr>
            <w:rFonts w:ascii="微软雅黑" w:eastAsia="微软雅黑" w:hAnsi="微软雅黑" w:hint="eastAsia"/>
          </w:rPr>
          <w:delText>如今</w:delText>
        </w:r>
      </w:del>
      <w:r w:rsidRPr="00A11E9B">
        <w:rPr>
          <w:rFonts w:ascii="微软雅黑" w:eastAsia="微软雅黑" w:hAnsi="微软雅黑" w:hint="eastAsia"/>
        </w:rPr>
        <w:t>不</w:t>
      </w:r>
      <w:del w:id="185" w:author="思漪 凌" w:date="2021-02-07T15:19:00Z">
        <w:r w:rsidRPr="00A11E9B" w:rsidDel="00927D8C">
          <w:rPr>
            <w:rFonts w:ascii="微软雅黑" w:eastAsia="微软雅黑" w:hAnsi="微软雅黑" w:hint="eastAsia"/>
          </w:rPr>
          <w:delText>会</w:delText>
        </w:r>
      </w:del>
      <w:r w:rsidRPr="00A11E9B">
        <w:rPr>
          <w:rFonts w:ascii="微软雅黑" w:eastAsia="微软雅黑" w:hAnsi="微软雅黑" w:hint="eastAsia"/>
        </w:rPr>
        <w:t>推荐别人玩《巫师神冠》，但我永远不会后悔自己为《巫师神冠》倾注的时光。谢谢你</w:t>
      </w:r>
      <w:r w:rsidR="004D67FB" w:rsidRPr="004D67FB">
        <w:rPr>
          <w:rFonts w:ascii="微软雅黑" w:eastAsia="微软雅黑" w:hAnsi="微软雅黑" w:hint="eastAsia"/>
        </w:rPr>
        <w:t>，</w:t>
      </w:r>
      <w:r w:rsidRPr="00A11E9B">
        <w:rPr>
          <w:rFonts w:ascii="微软雅黑" w:eastAsia="微软雅黑" w:hAnsi="微软雅黑" w:hint="eastAsia"/>
        </w:rPr>
        <w:t>父亲。</w:t>
      </w:r>
    </w:p>
    <w:p w14:paraId="11B19CB6" w14:textId="0B2602D9" w:rsidR="004D67FB" w:rsidRPr="004D67FB" w:rsidRDefault="004D67FB" w:rsidP="004D67FB"/>
    <w:sectPr w:rsidR="004D67FB" w:rsidRPr="004D67FB">
      <w:headerReference w:type="default" r:id="rId17"/>
      <w:footerReference w:type="default" r:id="rId18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C2236" w14:textId="77777777" w:rsidR="00CA3398" w:rsidRDefault="00CA3398">
      <w:r>
        <w:separator/>
      </w:r>
    </w:p>
  </w:endnote>
  <w:endnote w:type="continuationSeparator" w:id="0">
    <w:p w14:paraId="0EEBF974" w14:textId="77777777" w:rsidR="00CA3398" w:rsidRDefault="00CA3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A1278" w14:textId="77777777" w:rsidR="009209E3" w:rsidRDefault="00AC72A8">
    <w:pPr>
      <w:pStyle w:val="Footer-Grey1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AC3FAE" w14:textId="77777777" w:rsidR="009209E3" w:rsidRDefault="00AC72A8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8C8B7" w14:textId="77777777" w:rsidR="00CA3398" w:rsidRDefault="00CA3398">
      <w:r>
        <w:separator/>
      </w:r>
    </w:p>
  </w:footnote>
  <w:footnote w:type="continuationSeparator" w:id="0">
    <w:p w14:paraId="7AE3F0C1" w14:textId="77777777" w:rsidR="00CA3398" w:rsidRDefault="00CA3398">
      <w:r>
        <w:continuationSeparator/>
      </w:r>
    </w:p>
  </w:footnote>
  <w:footnote w:id="1">
    <w:p w14:paraId="7D57C090" w14:textId="5A345617" w:rsidR="00876D57" w:rsidRPr="00E9516D" w:rsidRDefault="00876D57">
      <w:pPr>
        <w:pStyle w:val="ac"/>
        <w:rPr>
          <w:rFonts w:ascii="微软雅黑" w:eastAsia="微软雅黑" w:hAnsi="微软雅黑"/>
        </w:rPr>
      </w:pPr>
      <w:r>
        <w:rPr>
          <w:rStyle w:val="af0"/>
        </w:rPr>
        <w:footnoteRef/>
      </w:r>
      <w:r>
        <w:t xml:space="preserve"> </w:t>
      </w:r>
      <w:r w:rsidRPr="00E9516D">
        <w:rPr>
          <w:rFonts w:ascii="微软雅黑" w:eastAsia="微软雅黑" w:hAnsi="微软雅黑" w:hint="eastAsia"/>
        </w:rPr>
        <w:t>译者注</w:t>
      </w:r>
      <w:del w:id="4" w:author="思漪 凌" w:date="2021-02-07T14:31:00Z">
        <w:r w:rsidRPr="00E9516D" w:rsidDel="003A5B44">
          <w:rPr>
            <w:rFonts w:ascii="微软雅黑" w:eastAsia="微软雅黑" w:hAnsi="微软雅黑"/>
          </w:rPr>
          <w:delText>1</w:delText>
        </w:r>
      </w:del>
      <w:r w:rsidRPr="00E9516D">
        <w:rPr>
          <w:rFonts w:ascii="微软雅黑" w:eastAsia="微软雅黑" w:hAnsi="微软雅黑"/>
        </w:rPr>
        <w:t>：Strategic Simulations Inc.（SSI）是一家老牌游戏制作公司，自</w:t>
      </w:r>
      <w:r w:rsidR="00E9516D">
        <w:rPr>
          <w:rFonts w:ascii="微软雅黑" w:eastAsia="微软雅黑" w:hAnsi="微软雅黑" w:hint="eastAsia"/>
        </w:rPr>
        <w:t xml:space="preserve"> </w:t>
      </w:r>
      <w:r w:rsidRPr="00E9516D">
        <w:rPr>
          <w:rFonts w:ascii="微软雅黑" w:eastAsia="微软雅黑" w:hAnsi="微软雅黑"/>
        </w:rPr>
        <w:t>1979</w:t>
      </w:r>
      <w:r w:rsid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年成立至今获奖数破百。在</w:t>
      </w:r>
      <w:r w:rsidR="00E9516D" w:rsidRPr="00E9516D">
        <w:rPr>
          <w:rFonts w:ascii="微软雅黑" w:eastAsia="微软雅黑" w:hAnsi="微软雅黑" w:hint="eastAsia"/>
        </w:rPr>
        <w:t xml:space="preserve"> </w:t>
      </w:r>
      <w:r w:rsidRPr="00E9516D">
        <w:rPr>
          <w:rFonts w:ascii="微软雅黑" w:eastAsia="微软雅黑" w:hAnsi="微软雅黑"/>
        </w:rPr>
        <w:t>2001</w:t>
      </w:r>
      <w:r w:rsidR="00E9516D" w:rsidRP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年</w:t>
      </w:r>
      <w:r w:rsidR="00E9516D" w:rsidRPr="00E9516D">
        <w:rPr>
          <w:rFonts w:ascii="微软雅黑" w:eastAsia="微软雅黑" w:hAnsi="微软雅黑" w:hint="eastAsia"/>
        </w:rPr>
        <w:t xml:space="preserve"> </w:t>
      </w:r>
      <w:r w:rsidRPr="00E9516D">
        <w:rPr>
          <w:rFonts w:ascii="微软雅黑" w:eastAsia="微软雅黑" w:hAnsi="微软雅黑"/>
        </w:rPr>
        <w:t>1</w:t>
      </w:r>
      <w:r w:rsidR="00E9516D" w:rsidRP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月成为育碧子公司之一。</w:t>
      </w:r>
    </w:p>
  </w:footnote>
  <w:footnote w:id="2">
    <w:p w14:paraId="2AE1A953" w14:textId="10C2B272" w:rsidR="00876D57" w:rsidRPr="00E9516D" w:rsidRDefault="00876D57">
      <w:pPr>
        <w:pStyle w:val="ac"/>
        <w:rPr>
          <w:rFonts w:ascii="微软雅黑" w:eastAsia="微软雅黑" w:hAnsi="微软雅黑"/>
        </w:rPr>
      </w:pPr>
      <w:r w:rsidRPr="00E9516D">
        <w:rPr>
          <w:rStyle w:val="af0"/>
          <w:rFonts w:ascii="微软雅黑" w:eastAsia="微软雅黑" w:hAnsi="微软雅黑"/>
        </w:rPr>
        <w:footnoteRef/>
      </w:r>
      <w:r w:rsidRP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 w:hint="eastAsia"/>
        </w:rPr>
        <w:t>译者注</w:t>
      </w:r>
      <w:del w:id="5" w:author="思漪 凌" w:date="2021-02-07T14:31:00Z">
        <w:r w:rsidRPr="00E9516D" w:rsidDel="003A5B44">
          <w:rPr>
            <w:rFonts w:ascii="微软雅黑" w:eastAsia="微软雅黑" w:hAnsi="微软雅黑" w:hint="eastAsia"/>
          </w:rPr>
          <w:delText>２</w:delText>
        </w:r>
      </w:del>
      <w:r w:rsidRPr="00E9516D">
        <w:rPr>
          <w:rFonts w:ascii="微软雅黑" w:eastAsia="微软雅黑" w:hAnsi="微软雅黑"/>
        </w:rPr>
        <w:t>：麦高芬是推动剧情发展的道具，可以是人，是物品，甚至是一种能力，往往遭众角色争夺，如《惊魂记》中杀人的老妇人，《刺客信条》</w:t>
      </w:r>
      <w:ins w:id="6" w:author="思漪 凌" w:date="2021-02-07T14:31:00Z">
        <w:r w:rsidR="003A5B44">
          <w:rPr>
            <w:rFonts w:ascii="微软雅黑" w:eastAsia="微软雅黑" w:hAnsi="微软雅黑" w:hint="eastAsia"/>
          </w:rPr>
          <w:t>中</w:t>
        </w:r>
      </w:ins>
      <w:r w:rsidRPr="00E9516D">
        <w:rPr>
          <w:rFonts w:ascii="微软雅黑" w:eastAsia="微软雅黑" w:hAnsi="微软雅黑"/>
        </w:rPr>
        <w:t>的伊甸圣器，《复仇者联盟》</w:t>
      </w:r>
      <w:ins w:id="7" w:author="思漪 凌" w:date="2021-02-07T14:32:00Z">
        <w:r w:rsidR="003A5B44">
          <w:rPr>
            <w:rFonts w:ascii="微软雅黑" w:eastAsia="微软雅黑" w:hAnsi="微软雅黑" w:hint="eastAsia"/>
          </w:rPr>
          <w:t>中</w:t>
        </w:r>
      </w:ins>
      <w:r w:rsidRPr="00E9516D">
        <w:rPr>
          <w:rFonts w:ascii="微软雅黑" w:eastAsia="微软雅黑" w:hAnsi="微软雅黑"/>
        </w:rPr>
        <w:t>的无限宝石等。</w:t>
      </w:r>
    </w:p>
  </w:footnote>
  <w:footnote w:id="3">
    <w:p w14:paraId="7A6798FD" w14:textId="25EEFB1D" w:rsidR="00D37BE1" w:rsidRPr="00D37BE1" w:rsidRDefault="00D37BE1">
      <w:pPr>
        <w:pStyle w:val="ac"/>
      </w:pPr>
      <w:r>
        <w:rPr>
          <w:rStyle w:val="af0"/>
        </w:rPr>
        <w:footnoteRef/>
      </w:r>
      <w:r>
        <w:t xml:space="preserve"> </w:t>
      </w:r>
      <w:r w:rsidRPr="00E9516D">
        <w:rPr>
          <w:rFonts w:ascii="微软雅黑" w:eastAsia="微软雅黑" w:hAnsi="微软雅黑" w:hint="eastAsia"/>
        </w:rPr>
        <w:t>译者注</w:t>
      </w:r>
      <w:r w:rsidRPr="00E9516D">
        <w:rPr>
          <w:rFonts w:ascii="微软雅黑" w:eastAsia="微软雅黑" w:hAnsi="微软雅黑"/>
        </w:rPr>
        <w:t>3：金盒子系列游戏是</w:t>
      </w:r>
      <w:r w:rsidR="00E9516D">
        <w:rPr>
          <w:rFonts w:ascii="微软雅黑" w:eastAsia="微软雅黑" w:hAnsi="微软雅黑" w:hint="eastAsia"/>
        </w:rPr>
        <w:t xml:space="preserve"> </w:t>
      </w:r>
      <w:r w:rsidRPr="00E9516D">
        <w:rPr>
          <w:rFonts w:ascii="微软雅黑" w:eastAsia="微软雅黑" w:hAnsi="微软雅黑"/>
        </w:rPr>
        <w:t>80</w:t>
      </w:r>
      <w:r w:rsid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年代末至</w:t>
      </w:r>
      <w:r w:rsidR="00E9516D">
        <w:rPr>
          <w:rFonts w:ascii="微软雅黑" w:eastAsia="微软雅黑" w:hAnsi="微软雅黑" w:hint="eastAsia"/>
        </w:rPr>
        <w:t xml:space="preserve"> </w:t>
      </w:r>
      <w:r w:rsidRPr="00E9516D">
        <w:rPr>
          <w:rFonts w:ascii="微软雅黑" w:eastAsia="微软雅黑" w:hAnsi="微软雅黑"/>
        </w:rPr>
        <w:t>90</w:t>
      </w:r>
      <w:r w:rsid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年代初</w:t>
      </w:r>
      <w:r w:rsidR="00E9516D">
        <w:rPr>
          <w:rFonts w:ascii="微软雅黑" w:eastAsia="微软雅黑" w:hAnsi="微软雅黑" w:hint="eastAsia"/>
        </w:rPr>
        <w:t xml:space="preserve">“ </w:t>
      </w:r>
      <w:r w:rsidRPr="00E9516D">
        <w:rPr>
          <w:rFonts w:ascii="微软雅黑" w:eastAsia="微软雅黑" w:hAnsi="微软雅黑"/>
        </w:rPr>
        <w:t>CRPG</w:t>
      </w:r>
      <w:r w:rsidR="00E9516D">
        <w:rPr>
          <w:rFonts w:ascii="微软雅黑" w:eastAsia="微软雅黑" w:hAnsi="微软雅黑"/>
        </w:rPr>
        <w:t xml:space="preserve"> </w:t>
      </w:r>
      <w:r w:rsidRPr="00E9516D">
        <w:rPr>
          <w:rFonts w:ascii="微软雅黑" w:eastAsia="微软雅黑" w:hAnsi="微软雅黑"/>
        </w:rPr>
        <w:t>黄金年代</w:t>
      </w:r>
      <w:r w:rsidR="00E9516D">
        <w:rPr>
          <w:rFonts w:ascii="微软雅黑" w:eastAsia="微软雅黑" w:hAnsi="微软雅黑" w:hint="eastAsia"/>
        </w:rPr>
        <w:t>”</w:t>
      </w:r>
      <w:r w:rsidRPr="00E9516D">
        <w:rPr>
          <w:rFonts w:ascii="微软雅黑" w:eastAsia="微软雅黑" w:hAnsi="微软雅黑"/>
        </w:rPr>
        <w:t>重要</w:t>
      </w:r>
      <w:r w:rsidR="005305DE">
        <w:rPr>
          <w:rFonts w:ascii="微软雅黑" w:eastAsia="微软雅黑" w:hAnsi="微软雅黑" w:hint="eastAsia"/>
        </w:rPr>
        <w:t>产物</w:t>
      </w:r>
      <w:r w:rsidRPr="00E9516D">
        <w:rPr>
          <w:rFonts w:ascii="微软雅黑" w:eastAsia="微软雅黑" w:hAnsi="微软雅黑"/>
        </w:rPr>
        <w:t>之一，由于</w:t>
      </w:r>
      <w:r w:rsidR="005305DE">
        <w:rPr>
          <w:rFonts w:ascii="微软雅黑" w:eastAsia="微软雅黑" w:hAnsi="微软雅黑" w:hint="eastAsia"/>
        </w:rPr>
        <w:t>这些游戏</w:t>
      </w:r>
      <w:r w:rsidRPr="00E9516D">
        <w:rPr>
          <w:rFonts w:ascii="微软雅黑" w:eastAsia="微软雅黑" w:hAnsi="微软雅黑"/>
        </w:rPr>
        <w:t>使用同</w:t>
      </w:r>
      <w:r w:rsidR="005305DE">
        <w:rPr>
          <w:rFonts w:ascii="微软雅黑" w:eastAsia="微软雅黑" w:hAnsi="微软雅黑" w:hint="eastAsia"/>
        </w:rPr>
        <w:t>一</w:t>
      </w:r>
      <w:r w:rsidRPr="00E9516D">
        <w:rPr>
          <w:rFonts w:ascii="微软雅黑" w:eastAsia="微软雅黑" w:hAnsi="微软雅黑"/>
        </w:rPr>
        <w:t>引擎且封面包装底色都采用金色，因此被称为“金盒子系列</w:t>
      </w:r>
      <w:r w:rsidRPr="00E9516D">
        <w:rPr>
          <w:rFonts w:ascii="微软雅黑" w:eastAsia="微软雅黑" w:hAnsi="微软雅黑" w:hint="eastAsia"/>
        </w:rPr>
        <w:t>。</w:t>
      </w:r>
    </w:p>
  </w:footnote>
  <w:footnote w:id="4">
    <w:p w14:paraId="0F0A5768" w14:textId="52DC9737" w:rsidR="00D37BE1" w:rsidRPr="00D37BE1" w:rsidRDefault="00D37BE1">
      <w:pPr>
        <w:pStyle w:val="ac"/>
      </w:pPr>
      <w:r>
        <w:rPr>
          <w:rStyle w:val="af0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del w:id="143" w:author="思漪 凌" w:date="2021-02-07T15:10:00Z">
        <w:r w:rsidRPr="00D37BE1" w:rsidDel="00F57500">
          <w:delText>4</w:delText>
        </w:r>
      </w:del>
      <w:r>
        <w:rPr>
          <w:rFonts w:hint="eastAsia"/>
        </w:rPr>
        <w:t>：</w:t>
      </w:r>
      <w:r w:rsidRPr="00D37BE1">
        <w:t>维基百科给出的译文为</w:t>
      </w:r>
      <w:r>
        <w:rPr>
          <w:rFonts w:hint="eastAsia"/>
        </w:rPr>
        <w:t>《</w:t>
      </w:r>
      <w:r w:rsidRPr="00D37BE1">
        <w:t>永恒之剑</w:t>
      </w:r>
      <w:r>
        <w:rPr>
          <w:rFonts w:hint="eastAsia"/>
        </w:rPr>
        <w:t>》。</w:t>
      </w:r>
    </w:p>
  </w:footnote>
  <w:footnote w:id="5">
    <w:p w14:paraId="7ACEF6C8" w14:textId="5D85D52B" w:rsidR="00D37BE1" w:rsidRPr="00D37BE1" w:rsidRDefault="00D37BE1">
      <w:pPr>
        <w:pStyle w:val="ac"/>
      </w:pPr>
      <w:r>
        <w:rPr>
          <w:rStyle w:val="af0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del w:id="147" w:author="思漪 凌" w:date="2021-02-07T15:10:00Z">
        <w:r w:rsidRPr="00D37BE1" w:rsidDel="00F57500">
          <w:delText>5</w:delText>
        </w:r>
      </w:del>
      <w:r>
        <w:rPr>
          <w:rFonts w:hint="eastAsia"/>
        </w:rPr>
        <w:t>：</w:t>
      </w:r>
      <w:r w:rsidRPr="00D37BE1">
        <w:t>疲劳值系统取代了前作的士气系统。疲劳值只能通过休息恢复，疲劳值过高会影响角色的成长曲线。此外，扎营和休息是两个独立的操作，要想休息就得卸甲，所以休息中一旦被敌人偷袭，后果可想而知。</w:t>
      </w:r>
    </w:p>
  </w:footnote>
  <w:footnote w:id="6">
    <w:p w14:paraId="33844E32" w14:textId="2AF1677A" w:rsidR="009A0A1B" w:rsidRPr="009A0A1B" w:rsidRDefault="009A0A1B">
      <w:pPr>
        <w:pStyle w:val="ac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>译者注</w:t>
      </w:r>
      <w:del w:id="149" w:author="思漪 凌" w:date="2021-02-07T15:10:00Z">
        <w:r w:rsidDel="00F57500">
          <w:rPr>
            <w:rFonts w:hint="eastAsia"/>
          </w:rPr>
          <w:delText>6</w:delText>
        </w:r>
      </w:del>
      <w:r>
        <w:rPr>
          <w:rFonts w:hint="eastAsia"/>
        </w:rPr>
        <w:t>：管理学概念，在本文指玩家密切关注游戏角色的各种属性变化，对当前行动做出相应调整。</w:t>
      </w:r>
    </w:p>
  </w:footnote>
  <w:footnote w:id="7">
    <w:p w14:paraId="48609211" w14:textId="24A84ABD" w:rsidR="00D37BE1" w:rsidRPr="00D37BE1" w:rsidRDefault="00D37BE1">
      <w:pPr>
        <w:pStyle w:val="ac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>译者注</w:t>
      </w:r>
      <w:del w:id="150" w:author="思漪 凌" w:date="2021-02-07T15:10:00Z">
        <w:r w:rsidR="009A0A1B" w:rsidDel="00F57500">
          <w:delText>7</w:delText>
        </w:r>
      </w:del>
      <w:r>
        <w:rPr>
          <w:rFonts w:hint="eastAsia"/>
        </w:rPr>
        <w:t>:：</w:t>
      </w:r>
      <w:r w:rsidRPr="00D37BE1">
        <w:rPr>
          <w:rFonts w:hint="eastAsia"/>
        </w:rPr>
        <w:t>赶路时间之所以过长，是因为玩家在主世界地图赶路时，游戏内时间流速较快，每走几步就要扎营过夜，每次扎营前会有一次捕猎机会，如果成功狩猎，小队会得到食物；如果失败，就会消耗自带的干粮。</w:t>
      </w:r>
    </w:p>
  </w:footnote>
  <w:footnote w:id="8">
    <w:p w14:paraId="70EFEF3B" w14:textId="4FD77366" w:rsidR="00D37BE1" w:rsidRPr="00D37BE1" w:rsidRDefault="00D37BE1">
      <w:pPr>
        <w:pStyle w:val="ac"/>
      </w:pPr>
      <w:r>
        <w:rPr>
          <w:rStyle w:val="af0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r w:rsidR="009A0A1B">
        <w:t>8</w:t>
      </w:r>
      <w:r w:rsidRPr="00D37BE1">
        <w:t>：原文的</w:t>
      </w:r>
      <w:r w:rsidR="00E9516D">
        <w:rPr>
          <w:rFonts w:hint="eastAsia"/>
        </w:rPr>
        <w:t xml:space="preserve"> </w:t>
      </w:r>
      <w:r w:rsidRPr="00D37BE1">
        <w:t>tween</w:t>
      </w:r>
      <w:r w:rsidR="00E9516D">
        <w:t xml:space="preserve"> </w:t>
      </w:r>
      <w:r w:rsidRPr="00D37BE1">
        <w:t>指的是</w:t>
      </w:r>
      <w:r w:rsidR="00E9516D">
        <w:rPr>
          <w:rFonts w:hint="eastAsia"/>
        </w:rPr>
        <w:t xml:space="preserve"> </w:t>
      </w:r>
      <w:r w:rsidRPr="00D37BE1">
        <w:t>9</w:t>
      </w:r>
      <w:r w:rsidR="00E9516D">
        <w:t xml:space="preserve"> </w:t>
      </w:r>
      <w:r w:rsidRPr="00D37BE1">
        <w:t>岁到</w:t>
      </w:r>
      <w:r w:rsidR="00E9516D">
        <w:rPr>
          <w:rFonts w:hint="eastAsia"/>
        </w:rPr>
        <w:t xml:space="preserve"> </w:t>
      </w:r>
      <w:r w:rsidRPr="00D37BE1">
        <w:t>12</w:t>
      </w:r>
      <w:r w:rsidR="00E9516D">
        <w:t xml:space="preserve"> </w:t>
      </w:r>
      <w:r w:rsidRPr="00D37BE1">
        <w:t>岁，在西方是儿童</w:t>
      </w:r>
      <w:r w:rsidR="00E9516D">
        <w:rPr>
          <w:rFonts w:hint="eastAsia"/>
        </w:rPr>
        <w:t xml:space="preserve"> </w:t>
      </w:r>
      <w:r w:rsidRPr="00D37BE1">
        <w:t>(child)</w:t>
      </w:r>
      <w:r w:rsidR="00E9516D">
        <w:t xml:space="preserve"> </w:t>
      </w:r>
      <w:r w:rsidRPr="00D37BE1">
        <w:t>与青年</w:t>
      </w:r>
      <w:r w:rsidR="00E9516D">
        <w:rPr>
          <w:rFonts w:hint="eastAsia"/>
        </w:rPr>
        <w:t xml:space="preserve"> </w:t>
      </w:r>
      <w:r w:rsidRPr="00D37BE1">
        <w:t>(teenager)</w:t>
      </w:r>
      <w:r w:rsidR="00E9516D">
        <w:t xml:space="preserve"> </w:t>
      </w:r>
      <w:r w:rsidRPr="00D37BE1">
        <w:t>的过渡期，年龄上</w:t>
      </w:r>
      <w:r>
        <w:rPr>
          <w:rFonts w:hint="eastAsia"/>
        </w:rPr>
        <w:t>与</w:t>
      </w:r>
      <w:r w:rsidRPr="00D37BE1">
        <w:t>中文的“总角”</w:t>
      </w:r>
      <w:r>
        <w:rPr>
          <w:rFonts w:hint="eastAsia"/>
        </w:rPr>
        <w:t>相近</w:t>
      </w:r>
      <w:r w:rsidRPr="00D37BE1">
        <w:t>，由于不是核心信息，本文直接宽泛处理为童年。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E5D85" w14:textId="77777777" w:rsidR="009209E3" w:rsidRDefault="00AC72A8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A31F4" w14:textId="77777777" w:rsidR="009209E3" w:rsidRDefault="00AC72A8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思漪 凌">
    <w15:presenceInfo w15:providerId="Windows Live" w15:userId="f639c10088b4c1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attachedTemplate r:id="rId1"/>
  <w:trackRevision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45DB7"/>
    <w:rsid w:val="00055882"/>
    <w:rsid w:val="00062CAA"/>
    <w:rsid w:val="00064042"/>
    <w:rsid w:val="00087AE0"/>
    <w:rsid w:val="000A6A0B"/>
    <w:rsid w:val="000B34CB"/>
    <w:rsid w:val="000B6F5F"/>
    <w:rsid w:val="000C1A81"/>
    <w:rsid w:val="000C6D18"/>
    <w:rsid w:val="000D53DF"/>
    <w:rsid w:val="000E4E1E"/>
    <w:rsid w:val="001054CA"/>
    <w:rsid w:val="00111EB5"/>
    <w:rsid w:val="00117365"/>
    <w:rsid w:val="00150BAB"/>
    <w:rsid w:val="00153EE2"/>
    <w:rsid w:val="00156848"/>
    <w:rsid w:val="001573DA"/>
    <w:rsid w:val="0016522A"/>
    <w:rsid w:val="001806CB"/>
    <w:rsid w:val="001B3B4D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15C68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01AB"/>
    <w:rsid w:val="00285E6A"/>
    <w:rsid w:val="002A2333"/>
    <w:rsid w:val="002A5139"/>
    <w:rsid w:val="002D01D3"/>
    <w:rsid w:val="002E50DE"/>
    <w:rsid w:val="002F1A0E"/>
    <w:rsid w:val="002F3408"/>
    <w:rsid w:val="002F7493"/>
    <w:rsid w:val="003249D9"/>
    <w:rsid w:val="00333CDD"/>
    <w:rsid w:val="00355319"/>
    <w:rsid w:val="003575CF"/>
    <w:rsid w:val="00362338"/>
    <w:rsid w:val="00366B4E"/>
    <w:rsid w:val="003845EC"/>
    <w:rsid w:val="00385064"/>
    <w:rsid w:val="00385C4B"/>
    <w:rsid w:val="003A372F"/>
    <w:rsid w:val="003A5B44"/>
    <w:rsid w:val="003E13C6"/>
    <w:rsid w:val="003F442C"/>
    <w:rsid w:val="00405421"/>
    <w:rsid w:val="00412ACB"/>
    <w:rsid w:val="00427A03"/>
    <w:rsid w:val="004367FE"/>
    <w:rsid w:val="00445F1D"/>
    <w:rsid w:val="00473778"/>
    <w:rsid w:val="00473DBD"/>
    <w:rsid w:val="004B4D18"/>
    <w:rsid w:val="004B7AB8"/>
    <w:rsid w:val="004C323F"/>
    <w:rsid w:val="004C691F"/>
    <w:rsid w:val="004D67FB"/>
    <w:rsid w:val="004F3395"/>
    <w:rsid w:val="005062C4"/>
    <w:rsid w:val="00510EC0"/>
    <w:rsid w:val="005132BB"/>
    <w:rsid w:val="0052543C"/>
    <w:rsid w:val="005305DE"/>
    <w:rsid w:val="00532598"/>
    <w:rsid w:val="00561057"/>
    <w:rsid w:val="00594354"/>
    <w:rsid w:val="005A2AD5"/>
    <w:rsid w:val="005B5669"/>
    <w:rsid w:val="005E1D00"/>
    <w:rsid w:val="00621D8F"/>
    <w:rsid w:val="00631E84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C1DEC"/>
    <w:rsid w:val="006F4D28"/>
    <w:rsid w:val="0071094A"/>
    <w:rsid w:val="0071777F"/>
    <w:rsid w:val="00730438"/>
    <w:rsid w:val="00731BF1"/>
    <w:rsid w:val="00746BE5"/>
    <w:rsid w:val="007752FB"/>
    <w:rsid w:val="00785A27"/>
    <w:rsid w:val="007869FA"/>
    <w:rsid w:val="00791749"/>
    <w:rsid w:val="007A2BD6"/>
    <w:rsid w:val="007D71D1"/>
    <w:rsid w:val="00804F76"/>
    <w:rsid w:val="00806138"/>
    <w:rsid w:val="00826DD7"/>
    <w:rsid w:val="008451DD"/>
    <w:rsid w:val="00861514"/>
    <w:rsid w:val="008631AD"/>
    <w:rsid w:val="00876728"/>
    <w:rsid w:val="00876D57"/>
    <w:rsid w:val="00885A03"/>
    <w:rsid w:val="00890C17"/>
    <w:rsid w:val="00891D5D"/>
    <w:rsid w:val="008931DD"/>
    <w:rsid w:val="008A620A"/>
    <w:rsid w:val="008D4384"/>
    <w:rsid w:val="008D4385"/>
    <w:rsid w:val="008D5696"/>
    <w:rsid w:val="008E3CB4"/>
    <w:rsid w:val="008F2B87"/>
    <w:rsid w:val="00904D1C"/>
    <w:rsid w:val="00911BFC"/>
    <w:rsid w:val="009209E3"/>
    <w:rsid w:val="0092507E"/>
    <w:rsid w:val="00927D8C"/>
    <w:rsid w:val="00931362"/>
    <w:rsid w:val="00937B95"/>
    <w:rsid w:val="00960341"/>
    <w:rsid w:val="0097206B"/>
    <w:rsid w:val="009A0A1B"/>
    <w:rsid w:val="009B5ACC"/>
    <w:rsid w:val="009C45E4"/>
    <w:rsid w:val="009F376E"/>
    <w:rsid w:val="00A11E9B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AC72A8"/>
    <w:rsid w:val="00B10A40"/>
    <w:rsid w:val="00B23138"/>
    <w:rsid w:val="00B246AD"/>
    <w:rsid w:val="00B25851"/>
    <w:rsid w:val="00B337EA"/>
    <w:rsid w:val="00B415B0"/>
    <w:rsid w:val="00B50715"/>
    <w:rsid w:val="00B62941"/>
    <w:rsid w:val="00B64617"/>
    <w:rsid w:val="00BA2914"/>
    <w:rsid w:val="00BE1C72"/>
    <w:rsid w:val="00BF11F4"/>
    <w:rsid w:val="00C2685A"/>
    <w:rsid w:val="00C36086"/>
    <w:rsid w:val="00C555AB"/>
    <w:rsid w:val="00C56AB8"/>
    <w:rsid w:val="00C61659"/>
    <w:rsid w:val="00C6193D"/>
    <w:rsid w:val="00C7080D"/>
    <w:rsid w:val="00C86D27"/>
    <w:rsid w:val="00CA3398"/>
    <w:rsid w:val="00CE2F7E"/>
    <w:rsid w:val="00D02128"/>
    <w:rsid w:val="00D03448"/>
    <w:rsid w:val="00D2473E"/>
    <w:rsid w:val="00D37BE1"/>
    <w:rsid w:val="00D40B17"/>
    <w:rsid w:val="00D43879"/>
    <w:rsid w:val="00D47D43"/>
    <w:rsid w:val="00D62021"/>
    <w:rsid w:val="00DA3E65"/>
    <w:rsid w:val="00DB684D"/>
    <w:rsid w:val="00DC41BE"/>
    <w:rsid w:val="00DC7054"/>
    <w:rsid w:val="00DD0457"/>
    <w:rsid w:val="00DD1A42"/>
    <w:rsid w:val="00DF1BD2"/>
    <w:rsid w:val="00E05B5F"/>
    <w:rsid w:val="00E06D6C"/>
    <w:rsid w:val="00E07734"/>
    <w:rsid w:val="00E1534E"/>
    <w:rsid w:val="00E15496"/>
    <w:rsid w:val="00E20D0F"/>
    <w:rsid w:val="00E31606"/>
    <w:rsid w:val="00E377C2"/>
    <w:rsid w:val="00E61F41"/>
    <w:rsid w:val="00E63C55"/>
    <w:rsid w:val="00E644F0"/>
    <w:rsid w:val="00E81749"/>
    <w:rsid w:val="00E9516D"/>
    <w:rsid w:val="00E96BDA"/>
    <w:rsid w:val="00EA10AB"/>
    <w:rsid w:val="00EA35E2"/>
    <w:rsid w:val="00EE2E4F"/>
    <w:rsid w:val="00EE3E02"/>
    <w:rsid w:val="00F12E47"/>
    <w:rsid w:val="00F27EC2"/>
    <w:rsid w:val="00F46451"/>
    <w:rsid w:val="00F505B5"/>
    <w:rsid w:val="00F57500"/>
    <w:rsid w:val="00F734E7"/>
    <w:rsid w:val="00F75076"/>
    <w:rsid w:val="00F800C8"/>
    <w:rsid w:val="00F8075D"/>
    <w:rsid w:val="00F841EF"/>
    <w:rsid w:val="00FA259E"/>
    <w:rsid w:val="00FE5C25"/>
    <w:rsid w:val="0E157EDB"/>
    <w:rsid w:val="5F04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5ECBA3"/>
  <w15:docId w15:val="{337C325E-85C6-4DC6-8FD1-A4DB07EF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character" w:styleId="af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paragraph" w:customStyle="1" w:styleId="-21">
    <w:name w:val="正文-首行缩进21"/>
    <w:basedOn w:val="a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0">
    <w:name w:val="Footer-Grey30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1">
    <w:name w:val="Footer-Grey12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E31606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E31606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rsid w:val="00E31606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31606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E31606"/>
    <w:rPr>
      <w:rFonts w:asciiTheme="minorHAnsi" w:eastAsiaTheme="minorEastAsia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0078EFA-1981-42A5-9A4E-EE7C504BD4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592</TotalTime>
  <Pages>4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思漪 凌</cp:lastModifiedBy>
  <cp:revision>30</cp:revision>
  <dcterms:created xsi:type="dcterms:W3CDTF">2020-09-10T01:22:00Z</dcterms:created>
  <dcterms:modified xsi:type="dcterms:W3CDTF">2021-02-07T07:19:00Z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