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B3CDF" w14:textId="3A736760"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57FF32E" wp14:editId="4AFD78DE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38475"/>
                <wp:effectExtent l="0" t="0" r="5715" b="9525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38475"/>
                          <a:chOff x="0" y="981"/>
                          <a:chExt cx="6185535" cy="303847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981"/>
                            <a:ext cx="6185535" cy="2676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031"/>
                            <a:ext cx="6185535" cy="3524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490FD9" w14:textId="315B29BF" w:rsidR="00E46E42" w:rsidRDefault="002C1275" w:rsidP="002C1275">
                              <w:pPr>
                                <w:pStyle w:val="af"/>
                                <w:jc w:val="center"/>
                              </w:pPr>
                              <w:r>
                                <w:t>Strategic Simulations, Inc., 1984</w:t>
                              </w:r>
                              <w:r>
                                <w:rPr>
                                  <w:rFonts w:hint="eastAsia"/>
                                </w:rPr>
                                <w:t>.</w:t>
                              </w:r>
                              <w:r>
                                <w:t xml:space="preserve"> C64, Apple II and Atari 8-bit</w:t>
                              </w:r>
                            </w:p>
                            <w:p w14:paraId="115D5E14" w14:textId="77777777" w:rsidR="002C1275" w:rsidRPr="002C1275" w:rsidRDefault="002C1275" w:rsidP="002C1275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FF32E" id="组合 4" o:spid="_x0000_s1026" style="position:absolute;left:0;text-align:left;margin-left:435.85pt;margin-top:44.4pt;width:487.05pt;height:239.25pt;z-index:251660288;mso-position-horizontal:right;mso-position-horizontal-relative:margin;mso-width-relative:margin;mso-height-relative:margin" coordorigin=",9" coordsize="61855,303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top:9;width:61855;height:26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0;width:61855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1D490FD9" w14:textId="315B29BF" w:rsidR="00E46E42" w:rsidRDefault="002C1275" w:rsidP="002C1275">
                        <w:pPr>
                          <w:pStyle w:val="af"/>
                          <w:jc w:val="center"/>
                        </w:pPr>
                        <w:r>
                          <w:t>Strategic Simulations, Inc., 1984</w:t>
                        </w:r>
                        <w:r>
                          <w:rPr>
                            <w:rFonts w:hint="eastAsia"/>
                          </w:rPr>
                          <w:t>.</w:t>
                        </w:r>
                        <w:r>
                          <w:t xml:space="preserve"> C64, Apple II and Atari 8-bit</w:t>
                        </w:r>
                      </w:p>
                      <w:p w14:paraId="115D5E14" w14:textId="77777777" w:rsidR="002C1275" w:rsidRPr="002C1275" w:rsidRDefault="002C1275" w:rsidP="002C1275"/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E46E42">
        <w:rPr>
          <w:rFonts w:hint="eastAsia"/>
        </w:rPr>
        <w:t>魔界神兵</w:t>
      </w:r>
      <w:r w:rsidR="00DB684D">
        <w:rPr>
          <w:rFonts w:hint="eastAsia"/>
        </w:rPr>
        <w:t>》</w:t>
      </w:r>
      <w:r w:rsidR="004A3523">
        <w:rPr>
          <w:rStyle w:val="a9"/>
        </w:rPr>
        <w:footnoteReference w:id="1"/>
      </w:r>
      <w:r w:rsidR="00DB684D">
        <w:rPr>
          <w:rFonts w:hint="eastAsia"/>
        </w:rPr>
        <w:t>（</w:t>
      </w:r>
      <w:proofErr w:type="spellStart"/>
      <w:r w:rsidR="002C1275">
        <w:t>Questron</w:t>
      </w:r>
      <w:proofErr w:type="spellEnd"/>
      <w:r w:rsidR="00DB684D">
        <w:rPr>
          <w:rFonts w:hint="eastAsia"/>
        </w:rPr>
        <w:t>）</w:t>
      </w:r>
    </w:p>
    <w:p w14:paraId="6CCAFC65" w14:textId="195D74EB" w:rsidR="0016522A" w:rsidRDefault="008F2B87" w:rsidP="00F734E7">
      <w:r w:rsidRPr="008F2B87">
        <w:rPr>
          <w:rFonts w:hint="eastAsia"/>
        </w:rPr>
        <w:t>作者：</w:t>
      </w:r>
      <w:r w:rsidR="00DB684D">
        <w:rPr>
          <w:rFonts w:hint="eastAsia"/>
        </w:rPr>
        <w:t>FE</w:t>
      </w:r>
    </w:p>
    <w:p w14:paraId="4241902C" w14:textId="796D86A1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proofErr w:type="spellStart"/>
      <w:r w:rsidR="002C1275">
        <w:rPr>
          <w:rFonts w:hint="eastAsia"/>
        </w:rPr>
        <w:t>Vitamin</w:t>
      </w:r>
      <w:r w:rsidR="002C1275">
        <w:t>A</w:t>
      </w:r>
      <w:proofErr w:type="spellEnd"/>
    </w:p>
    <w:p w14:paraId="6844CDF6" w14:textId="77777777" w:rsidR="0016522A" w:rsidRDefault="0092507E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428265A" wp14:editId="035425AA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69F05" w14:textId="5E0D3A32" w:rsidR="00E46E42" w:rsidRDefault="00E46E42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我最大的遗憾之一就是从来没有联系过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4A3523">
                              <w:rPr>
                                <w:rFonts w:ascii="Times New Roman" w:eastAsia="楷体" w:hAnsi="Times New Roman"/>
                              </w:rPr>
                              <w:t>Richard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（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G</w:t>
                            </w:r>
                            <w:r w:rsidR="004A3523">
                              <w:rPr>
                                <w:rFonts w:ascii="Times New Roman" w:eastAsia="楷体" w:hAnsi="Times New Roman"/>
                              </w:rPr>
                              <w:t>arriott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）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*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，从来没有跟他正面谈过（《魔界神兵》与《创世纪》之间的相似性）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。</w:t>
                            </w:r>
                            <w:ins w:id="1" w:author="思漪 凌" w:date="2021-01-29T19:00:00Z">
                              <w:r w:rsidR="00EE6307">
                                <w:rPr>
                                  <w:rFonts w:ascii="Times New Roman" w:eastAsia="楷体" w:hAnsi="Times New Roman" w:hint="eastAsia"/>
                                </w:rPr>
                                <w:t>但当时考虑到</w:t>
                              </w:r>
                            </w:ins>
                            <w:del w:id="2" w:author="思漪 凌" w:date="2021-01-29T19:00:00Z">
                              <w:r w:rsidR="004A3523" w:rsidDel="00EE6307">
                                <w:rPr>
                                  <w:rFonts w:ascii="Times New Roman" w:eastAsia="楷体" w:hAnsi="Times New Roman" w:hint="eastAsia"/>
                                </w:rPr>
                                <w:delText>我的顾虑是</w:delText>
                              </w:r>
                            </w:del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他名声</w:t>
                            </w:r>
                            <w:ins w:id="3" w:author="思漪 凌" w:date="2021-01-29T19:00:00Z">
                              <w:r w:rsidR="00EE6307">
                                <w:rPr>
                                  <w:rFonts w:ascii="Times New Roman" w:eastAsia="楷体" w:hAnsi="Times New Roman" w:hint="eastAsia"/>
                                </w:rPr>
                                <w:t>那么</w:t>
                              </w:r>
                            </w:ins>
                            <w:del w:id="4" w:author="思漪 凌" w:date="2021-01-29T19:00:00Z">
                              <w:r w:rsidR="004A3523" w:rsidDel="00EE6307">
                                <w:rPr>
                                  <w:rFonts w:ascii="Times New Roman" w:eastAsia="楷体" w:hAnsi="Times New Roman" w:hint="eastAsia"/>
                                </w:rPr>
                                <w:delText>很</w:delText>
                              </w:r>
                            </w:del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响，而我不过是住在偏远中西部的一</w:t>
                            </w:r>
                            <w:ins w:id="5" w:author="思漪 凌" w:date="2021-01-29T19:00:00Z">
                              <w:r w:rsidR="00EE6307">
                                <w:rPr>
                                  <w:rFonts w:ascii="Times New Roman" w:eastAsia="楷体" w:hAnsi="Times New Roman" w:hint="eastAsia"/>
                                </w:rPr>
                                <w:t>个</w:t>
                              </w:r>
                            </w:ins>
                            <w:del w:id="6" w:author="思漪 凌" w:date="2021-01-29T19:00:00Z">
                              <w:r w:rsidR="004A3523" w:rsidDel="00EE6307">
                                <w:rPr>
                                  <w:rFonts w:ascii="Times New Roman" w:eastAsia="楷体" w:hAnsi="Times New Roman" w:hint="eastAsia"/>
                                </w:rPr>
                                <w:delText>届</w:delText>
                              </w:r>
                            </w:del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无名小卒，而且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proofErr w:type="spellStart"/>
                            <w:r w:rsidR="004A3523" w:rsidRPr="004A3523">
                              <w:rPr>
                                <w:rFonts w:ascii="Times New Roman" w:eastAsia="楷体" w:hAnsi="Times New Roman"/>
                              </w:rPr>
                              <w:t>Brøderbund</w:t>
                            </w:r>
                            <w:proofErr w:type="spellEnd"/>
                            <w:r w:rsidR="004A3523">
                              <w:rPr>
                                <w:rFonts w:ascii="Times New Roman" w:eastAsia="楷体" w:hAnsi="Times New Roman"/>
                              </w:rPr>
                              <w:t xml:space="preserve"> 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和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4A3523">
                              <w:rPr>
                                <w:rFonts w:ascii="Times New Roman" w:eastAsia="楷体" w:hAnsi="Times New Roman"/>
                              </w:rPr>
                              <w:t xml:space="preserve">SSI 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都跟我说他对此很生气。我不知道要对他说些什么。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05CF6ECB" w14:textId="77777777" w:rsidR="00E46E42" w:rsidRPr="00E81749" w:rsidRDefault="00E46E42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14:paraId="01DA0B69" w14:textId="6FF79BCF" w:rsidR="00E46E42" w:rsidRPr="00E81749" w:rsidRDefault="00E46E42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 xml:space="preserve">—— </w:t>
                            </w:r>
                            <w:hyperlink r:id="rId10" w:history="1">
                              <w:r w:rsidR="004A3523" w:rsidRPr="004A3523">
                                <w:rPr>
                                  <w:rStyle w:val="aa"/>
                                  <w:rFonts w:ascii="Times New Roman" w:eastAsia="楷体" w:hAnsi="Times New Roman"/>
                                </w:rPr>
                                <w:t>Chuck Dougherty</w:t>
                              </w:r>
                            </w:hyperlink>
                          </w:p>
                          <w:p w14:paraId="24F46E53" w14:textId="129A6778" w:rsidR="00E46E42" w:rsidRDefault="00E46E42" w:rsidP="002169D6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魔界神兵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联合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作者</w:t>
                            </w:r>
                          </w:p>
                          <w:p w14:paraId="50391BF4" w14:textId="4E0F4268" w:rsidR="00E46E42" w:rsidRPr="00E81749" w:rsidRDefault="004A3523" w:rsidP="00F96429">
                            <w:pPr>
                              <w:jc w:val="lef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*</w:t>
                            </w:r>
                            <w:r w:rsidR="00E46E42">
                              <w:rPr>
                                <w:rFonts w:ascii="Times New Roman" w:eastAsia="楷体" w:hAnsi="Times New Roman" w:hint="eastAsia"/>
                              </w:rPr>
                              <w:t>译者注：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《创世纪》的作者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8265A" id="文本框 2" o:spid="_x0000_s1029" type="#_x0000_t202" style="position:absolute;left:0;text-align:left;margin-left:434.6pt;margin-top:19.65pt;width:485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EUEY4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14:paraId="53C69F05" w14:textId="5E0D3A32" w:rsidR="00E46E42" w:rsidRDefault="00E46E42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我最大的遗憾之一就是从来没有联系过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4A3523">
                        <w:rPr>
                          <w:rFonts w:ascii="Times New Roman" w:eastAsia="楷体" w:hAnsi="Times New Roman"/>
                        </w:rPr>
                        <w:t>Richard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（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G</w:t>
                      </w:r>
                      <w:r w:rsidR="004A3523">
                        <w:rPr>
                          <w:rFonts w:ascii="Times New Roman" w:eastAsia="楷体" w:hAnsi="Times New Roman"/>
                        </w:rPr>
                        <w:t>arriott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）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*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，从来没有跟他正面谈过（《魔界神兵》与《创世纪》之间的相似性）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。</w:t>
                      </w:r>
                      <w:ins w:id="7" w:author="思漪 凌" w:date="2021-01-29T19:00:00Z">
                        <w:r w:rsidR="00EE6307">
                          <w:rPr>
                            <w:rFonts w:ascii="Times New Roman" w:eastAsia="楷体" w:hAnsi="Times New Roman" w:hint="eastAsia"/>
                          </w:rPr>
                          <w:t>但当时考虑到</w:t>
                        </w:r>
                      </w:ins>
                      <w:del w:id="8" w:author="思漪 凌" w:date="2021-01-29T19:00:00Z">
                        <w:r w:rsidR="004A3523" w:rsidDel="00EE6307">
                          <w:rPr>
                            <w:rFonts w:ascii="Times New Roman" w:eastAsia="楷体" w:hAnsi="Times New Roman" w:hint="eastAsia"/>
                          </w:rPr>
                          <w:delText>我的顾虑是</w:delText>
                        </w:r>
                      </w:del>
                      <w:r w:rsidR="004A3523">
                        <w:rPr>
                          <w:rFonts w:ascii="Times New Roman" w:eastAsia="楷体" w:hAnsi="Times New Roman" w:hint="eastAsia"/>
                        </w:rPr>
                        <w:t>他名声</w:t>
                      </w:r>
                      <w:ins w:id="9" w:author="思漪 凌" w:date="2021-01-29T19:00:00Z">
                        <w:r w:rsidR="00EE6307">
                          <w:rPr>
                            <w:rFonts w:ascii="Times New Roman" w:eastAsia="楷体" w:hAnsi="Times New Roman" w:hint="eastAsia"/>
                          </w:rPr>
                          <w:t>那么</w:t>
                        </w:r>
                      </w:ins>
                      <w:del w:id="10" w:author="思漪 凌" w:date="2021-01-29T19:00:00Z">
                        <w:r w:rsidR="004A3523" w:rsidDel="00EE6307">
                          <w:rPr>
                            <w:rFonts w:ascii="Times New Roman" w:eastAsia="楷体" w:hAnsi="Times New Roman" w:hint="eastAsia"/>
                          </w:rPr>
                          <w:delText>很</w:delText>
                        </w:r>
                      </w:del>
                      <w:r w:rsidR="004A3523">
                        <w:rPr>
                          <w:rFonts w:ascii="Times New Roman" w:eastAsia="楷体" w:hAnsi="Times New Roman" w:hint="eastAsia"/>
                        </w:rPr>
                        <w:t>响，而我不过是住在偏远中西部的一</w:t>
                      </w:r>
                      <w:ins w:id="11" w:author="思漪 凌" w:date="2021-01-29T19:00:00Z">
                        <w:r w:rsidR="00EE6307">
                          <w:rPr>
                            <w:rFonts w:ascii="Times New Roman" w:eastAsia="楷体" w:hAnsi="Times New Roman" w:hint="eastAsia"/>
                          </w:rPr>
                          <w:t>个</w:t>
                        </w:r>
                      </w:ins>
                      <w:del w:id="12" w:author="思漪 凌" w:date="2021-01-29T19:00:00Z">
                        <w:r w:rsidR="004A3523" w:rsidDel="00EE6307">
                          <w:rPr>
                            <w:rFonts w:ascii="Times New Roman" w:eastAsia="楷体" w:hAnsi="Times New Roman" w:hint="eastAsia"/>
                          </w:rPr>
                          <w:delText>届</w:delText>
                        </w:r>
                      </w:del>
                      <w:r w:rsidR="004A3523">
                        <w:rPr>
                          <w:rFonts w:ascii="Times New Roman" w:eastAsia="楷体" w:hAnsi="Times New Roman" w:hint="eastAsia"/>
                        </w:rPr>
                        <w:t>无名小卒，而且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proofErr w:type="spellStart"/>
                      <w:r w:rsidR="004A3523" w:rsidRPr="004A3523">
                        <w:rPr>
                          <w:rFonts w:ascii="Times New Roman" w:eastAsia="楷体" w:hAnsi="Times New Roman"/>
                        </w:rPr>
                        <w:t>Brøderbund</w:t>
                      </w:r>
                      <w:proofErr w:type="spellEnd"/>
                      <w:r w:rsidR="004A3523">
                        <w:rPr>
                          <w:rFonts w:ascii="Times New Roman" w:eastAsia="楷体" w:hAnsi="Times New Roman"/>
                        </w:rPr>
                        <w:t xml:space="preserve"> 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和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4A3523">
                        <w:rPr>
                          <w:rFonts w:ascii="Times New Roman" w:eastAsia="楷体" w:hAnsi="Times New Roman"/>
                        </w:rPr>
                        <w:t xml:space="preserve">SSI 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都跟我说他对此很生气。我不知道要对他说些什么。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05CF6ECB" w14:textId="77777777" w:rsidR="00E46E42" w:rsidRPr="00E81749" w:rsidRDefault="00E46E42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14:paraId="01DA0B69" w14:textId="6FF79BCF" w:rsidR="00E46E42" w:rsidRPr="00E81749" w:rsidRDefault="00E46E42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 xml:space="preserve">—— </w:t>
                      </w:r>
                      <w:hyperlink r:id="rId11" w:history="1">
                        <w:r w:rsidR="004A3523" w:rsidRPr="004A3523">
                          <w:rPr>
                            <w:rStyle w:val="aa"/>
                            <w:rFonts w:ascii="Times New Roman" w:eastAsia="楷体" w:hAnsi="Times New Roman"/>
                          </w:rPr>
                          <w:t>Chuck Dougherty</w:t>
                        </w:r>
                      </w:hyperlink>
                    </w:p>
                    <w:p w14:paraId="24F46E53" w14:textId="129A6778" w:rsidR="00E46E42" w:rsidRDefault="00E46E42" w:rsidP="002169D6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魔界神兵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联合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作者</w:t>
                      </w:r>
                    </w:p>
                    <w:p w14:paraId="50391BF4" w14:textId="4E0F4268" w:rsidR="00E46E42" w:rsidRPr="00E81749" w:rsidRDefault="004A3523" w:rsidP="00F96429">
                      <w:pPr>
                        <w:jc w:val="lef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 w:hint="eastAsia"/>
                        </w:rPr>
                        <w:t>*</w:t>
                      </w:r>
                      <w:r w:rsidR="00E46E42">
                        <w:rPr>
                          <w:rFonts w:ascii="Times New Roman" w:eastAsia="楷体" w:hAnsi="Times New Roman" w:hint="eastAsia"/>
                        </w:rPr>
                        <w:t>译者注：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《创世纪》的作者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22C4B">
        <w:pict w14:anchorId="4E358B80">
          <v:rect id="_x0000_i1025" style="width:261.65pt;height:1pt" o:hrpct="500" o:hrstd="t" o:hrnoshade="t" o:hr="t" fillcolor="#cfcdcd [2894]" stroked="f"/>
        </w:pict>
      </w:r>
    </w:p>
    <w:p w14:paraId="329E3860" w14:textId="77777777" w:rsidR="0016522A" w:rsidRDefault="0016522A" w:rsidP="00F734E7">
      <w:pPr>
        <w:sectPr w:rsidR="0016522A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7AE584D3" w14:textId="5B6398A5" w:rsidR="00F348C6" w:rsidRDefault="00D71F6C" w:rsidP="00D71F6C">
      <w:pPr>
        <w:pStyle w:val="-"/>
        <w:ind w:firstLine="420"/>
      </w:pPr>
      <w:r>
        <w:rPr>
          <w:rFonts w:hint="eastAsia"/>
        </w:rPr>
        <w:t>早年的</w:t>
      </w:r>
      <w:r>
        <w:rPr>
          <w:rFonts w:hint="eastAsia"/>
        </w:rPr>
        <w:t xml:space="preserve"> </w:t>
      </w:r>
      <w:r>
        <w:t xml:space="preserve">CRPG </w:t>
      </w:r>
      <w:r>
        <w:rPr>
          <w:rFonts w:hint="eastAsia"/>
        </w:rPr>
        <w:t>游戏风格各异，相差极大。每个游戏</w:t>
      </w:r>
      <w:ins w:id="13" w:author="思漪 凌" w:date="2021-01-29T17:22:00Z">
        <w:r w:rsidR="003F4C7E">
          <w:rPr>
            <w:rFonts w:hint="eastAsia"/>
          </w:rPr>
          <w:t>的美术和玩法</w:t>
        </w:r>
      </w:ins>
      <w:del w:id="14" w:author="思漪 凌" w:date="2021-01-29T17:22:00Z">
        <w:r w:rsidDel="003F4C7E">
          <w:rPr>
            <w:rFonts w:hint="eastAsia"/>
          </w:rPr>
          <w:delText>机制</w:delText>
        </w:r>
      </w:del>
      <w:r>
        <w:rPr>
          <w:rFonts w:hint="eastAsia"/>
        </w:rPr>
        <w:t>都不尽相同。</w:t>
      </w:r>
      <w:ins w:id="15" w:author="思漪 凌" w:date="2021-01-29T17:21:00Z">
        <w:r w:rsidR="003F4C7E">
          <w:rPr>
            <w:rFonts w:hint="eastAsia"/>
          </w:rPr>
          <w:t>这是一个全新的领域，</w:t>
        </w:r>
      </w:ins>
      <w:del w:id="16" w:author="思漪 凌" w:date="2021-01-29T17:21:00Z">
        <w:r w:rsidDel="003F4C7E">
          <w:rPr>
            <w:rFonts w:hint="eastAsia"/>
          </w:rPr>
          <w:delText>那时，人们还在前线开拓</w:delText>
        </w:r>
      </w:del>
      <w:del w:id="17" w:author="思漪 凌" w:date="2021-01-29T17:25:00Z">
        <w:r w:rsidDel="003F4C7E">
          <w:rPr>
            <w:rFonts w:hint="eastAsia"/>
          </w:rPr>
          <w:delText>，</w:delText>
        </w:r>
      </w:del>
      <w:ins w:id="18" w:author="思漪 凌" w:date="2021-01-29T17:26:00Z">
        <w:r w:rsidR="003F4C7E">
          <w:rPr>
            <w:rFonts w:hint="eastAsia"/>
          </w:rPr>
          <w:t>当年的</w:t>
        </w:r>
      </w:ins>
      <w:ins w:id="19" w:author="思漪 凌" w:date="2021-01-29T17:21:00Z">
        <w:r w:rsidR="003F4C7E">
          <w:rPr>
            <w:rFonts w:hint="eastAsia"/>
          </w:rPr>
          <w:t>开发者们</w:t>
        </w:r>
      </w:ins>
      <w:ins w:id="20" w:author="思漪 凌" w:date="2021-01-29T17:22:00Z">
        <w:r w:rsidR="003F4C7E">
          <w:rPr>
            <w:rFonts w:hint="eastAsia"/>
          </w:rPr>
          <w:t>竭力</w:t>
        </w:r>
      </w:ins>
      <w:r>
        <w:rPr>
          <w:rFonts w:hint="eastAsia"/>
        </w:rPr>
        <w:t>探索</w:t>
      </w:r>
      <w:del w:id="21" w:author="思漪 凌" w:date="2021-01-29T17:23:00Z">
        <w:r w:rsidDel="003F4C7E">
          <w:rPr>
            <w:rFonts w:hint="eastAsia"/>
          </w:rPr>
          <w:delText>将</w:delText>
        </w:r>
        <w:r w:rsidDel="003F4C7E">
          <w:rPr>
            <w:rFonts w:hint="eastAsia"/>
          </w:rPr>
          <w:delText xml:space="preserve"> RPG</w:delText>
        </w:r>
        <w:r w:rsidDel="003F4C7E">
          <w:delText xml:space="preserve"> </w:delText>
        </w:r>
        <w:r w:rsidDel="003F4C7E">
          <w:rPr>
            <w:rFonts w:hint="eastAsia"/>
          </w:rPr>
          <w:delText>游戏</w:delText>
        </w:r>
      </w:del>
      <w:ins w:id="22" w:author="思漪 凌" w:date="2021-01-29T17:22:00Z">
        <w:r w:rsidR="003F4C7E">
          <w:rPr>
            <w:rFonts w:hint="eastAsia"/>
          </w:rPr>
          <w:t>在</w:t>
        </w:r>
      </w:ins>
      <w:del w:id="23" w:author="思漪 凌" w:date="2021-01-29T17:22:00Z">
        <w:r w:rsidDel="003F4C7E">
          <w:rPr>
            <w:rFonts w:hint="eastAsia"/>
          </w:rPr>
          <w:delText>搬上</w:delText>
        </w:r>
      </w:del>
      <w:r>
        <w:rPr>
          <w:rFonts w:hint="eastAsia"/>
        </w:rPr>
        <w:t>电脑</w:t>
      </w:r>
      <w:ins w:id="24" w:author="思漪 凌" w:date="2021-01-29T17:22:00Z">
        <w:r w:rsidR="003F4C7E">
          <w:rPr>
            <w:rFonts w:hint="eastAsia"/>
          </w:rPr>
          <w:t>上呈现</w:t>
        </w:r>
      </w:ins>
      <w:ins w:id="25" w:author="思漪 凌" w:date="2021-01-29T17:23:00Z">
        <w:r w:rsidR="003F4C7E">
          <w:rPr>
            <w:rFonts w:hint="eastAsia"/>
          </w:rPr>
          <w:t xml:space="preserve"> RPG</w:t>
        </w:r>
        <w:r w:rsidR="003F4C7E">
          <w:t xml:space="preserve"> </w:t>
        </w:r>
        <w:r w:rsidR="003F4C7E">
          <w:rPr>
            <w:rFonts w:hint="eastAsia"/>
          </w:rPr>
          <w:t>游戏</w:t>
        </w:r>
      </w:ins>
      <w:r>
        <w:rPr>
          <w:rFonts w:hint="eastAsia"/>
        </w:rPr>
        <w:t>的最佳</w:t>
      </w:r>
      <w:ins w:id="26" w:author="思漪 凌" w:date="2021-01-29T17:22:00Z">
        <w:r w:rsidR="003F4C7E">
          <w:rPr>
            <w:rFonts w:hint="eastAsia"/>
          </w:rPr>
          <w:t>形式</w:t>
        </w:r>
      </w:ins>
      <w:del w:id="27" w:author="思漪 凌" w:date="2021-01-29T17:22:00Z">
        <w:r w:rsidDel="003F4C7E">
          <w:rPr>
            <w:rFonts w:hint="eastAsia"/>
          </w:rPr>
          <w:delText>方法</w:delText>
        </w:r>
      </w:del>
      <w:r>
        <w:rPr>
          <w:rFonts w:hint="eastAsia"/>
        </w:rPr>
        <w:t>。有些游戏</w:t>
      </w:r>
      <w:r w:rsidR="00F040D1">
        <w:rPr>
          <w:rFonts w:hint="eastAsia"/>
        </w:rPr>
        <w:t>的灵感来源是</w:t>
      </w:r>
      <w:r>
        <w:rPr>
          <w:rFonts w:hint="eastAsia"/>
        </w:rPr>
        <w:t xml:space="preserve"> PLATO</w:t>
      </w:r>
      <w:r>
        <w:t xml:space="preserve"> </w:t>
      </w:r>
      <w:r>
        <w:rPr>
          <w:rFonts w:hint="eastAsia"/>
        </w:rPr>
        <w:t>上的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游戏，但多数情况下</w:t>
      </w:r>
      <w:r w:rsidR="00F040D1">
        <w:rPr>
          <w:rFonts w:hint="eastAsia"/>
        </w:rPr>
        <w:t>，不过是</w:t>
      </w:r>
      <w:r>
        <w:rPr>
          <w:rFonts w:hint="eastAsia"/>
        </w:rPr>
        <w:t>某位程序员新买了一台</w:t>
      </w:r>
      <w:r>
        <w:rPr>
          <w:rFonts w:hint="eastAsia"/>
        </w:rPr>
        <w:t xml:space="preserve"> Apple</w:t>
      </w:r>
      <w:r>
        <w:t xml:space="preserve"> </w:t>
      </w:r>
      <w:r>
        <w:rPr>
          <w:rFonts w:hint="eastAsia"/>
        </w:rPr>
        <w:t>II</w:t>
      </w:r>
      <w:r>
        <w:rPr>
          <w:rFonts w:hint="eastAsia"/>
        </w:rPr>
        <w:t>，</w:t>
      </w:r>
      <w:ins w:id="28" w:author="思漪 凌" w:date="2021-01-29T17:24:00Z">
        <w:r w:rsidR="003F4C7E">
          <w:rPr>
            <w:rFonts w:hint="eastAsia"/>
          </w:rPr>
          <w:t>试图</w:t>
        </w:r>
      </w:ins>
      <w:ins w:id="29" w:author="思漪 凌" w:date="2021-01-29T17:25:00Z">
        <w:r w:rsidR="003F4C7E">
          <w:rPr>
            <w:rFonts w:hint="eastAsia"/>
          </w:rPr>
          <w:t>以</w:t>
        </w:r>
      </w:ins>
      <w:del w:id="30" w:author="思漪 凌" w:date="2021-01-29T17:25:00Z">
        <w:r w:rsidDel="003F4C7E">
          <w:rPr>
            <w:rFonts w:hint="eastAsia"/>
          </w:rPr>
          <w:delText>参考</w:delText>
        </w:r>
      </w:del>
      <w:r>
        <w:rPr>
          <w:rFonts w:hint="eastAsia"/>
        </w:rPr>
        <w:t>自己最喜欢的桌游、小说和电影</w:t>
      </w:r>
      <w:ins w:id="31" w:author="思漪 凌" w:date="2021-01-29T17:25:00Z">
        <w:r w:rsidR="003F4C7E">
          <w:rPr>
            <w:rFonts w:hint="eastAsia"/>
          </w:rPr>
          <w:t>为原型做一款游戏</w:t>
        </w:r>
      </w:ins>
      <w:r>
        <w:rPr>
          <w:rFonts w:hint="eastAsia"/>
        </w:rPr>
        <w:t>，</w:t>
      </w:r>
      <w:del w:id="32" w:author="思漪 凌" w:date="2021-01-29T17:25:00Z">
        <w:r w:rsidDel="003F4C7E">
          <w:rPr>
            <w:rFonts w:hint="eastAsia"/>
          </w:rPr>
          <w:delText>试</w:delText>
        </w:r>
      </w:del>
      <w:del w:id="33" w:author="思漪 凌" w:date="2021-01-29T17:24:00Z">
        <w:r w:rsidDel="003F4C7E">
          <w:rPr>
            <w:rFonts w:hint="eastAsia"/>
          </w:rPr>
          <w:delText>图为该平台创作</w:delText>
        </w:r>
      </w:del>
      <w:del w:id="34" w:author="思漪 凌" w:date="2021-01-29T17:25:00Z">
        <w:r w:rsidDel="003F4C7E">
          <w:rPr>
            <w:rFonts w:hint="eastAsia"/>
          </w:rPr>
          <w:delText>一款游戏</w:delText>
        </w:r>
        <w:r w:rsidR="00F040D1" w:rsidDel="003F4C7E">
          <w:rPr>
            <w:rFonts w:hint="eastAsia"/>
          </w:rPr>
          <w:delText>罢了</w:delText>
        </w:r>
      </w:del>
      <w:ins w:id="35" w:author="思漪 凌" w:date="2021-01-29T17:25:00Z">
        <w:r w:rsidR="003F4C7E">
          <w:rPr>
            <w:rFonts w:hint="eastAsia"/>
          </w:rPr>
          <w:t>仅此而已</w:t>
        </w:r>
      </w:ins>
      <w:r>
        <w:rPr>
          <w:rFonts w:hint="eastAsia"/>
        </w:rPr>
        <w:t>。</w:t>
      </w:r>
    </w:p>
    <w:p w14:paraId="0011BC00" w14:textId="630B46EF" w:rsidR="00D71F6C" w:rsidRDefault="00D71F6C" w:rsidP="00D71F6C">
      <w:pPr>
        <w:pStyle w:val="-"/>
        <w:ind w:firstLine="420"/>
      </w:pPr>
      <w:r>
        <w:rPr>
          <w:rFonts w:hint="eastAsia"/>
        </w:rPr>
        <w:t>《魔界神兵》诞生的契机则有所不同。</w:t>
      </w:r>
      <w:r>
        <w:rPr>
          <w:rFonts w:hint="eastAsia"/>
        </w:rPr>
        <w:t>C</w:t>
      </w:r>
      <w:r>
        <w:t xml:space="preserve">harles Dougherty </w:t>
      </w:r>
      <w:r>
        <w:rPr>
          <w:rFonts w:hint="eastAsia"/>
        </w:rPr>
        <w:t>玩了《创世纪</w:t>
      </w:r>
      <w:r>
        <w:rPr>
          <w:rFonts w:hint="eastAsia"/>
        </w:rPr>
        <w:t xml:space="preserve"> I</w:t>
      </w:r>
      <w:r>
        <w:t xml:space="preserve"> </w:t>
      </w:r>
      <w:r>
        <w:rPr>
          <w:rFonts w:hint="eastAsia"/>
        </w:rPr>
        <w:t>》，</w:t>
      </w:r>
      <w:del w:id="36" w:author="思漪 凌" w:date="2021-01-29T17:27:00Z">
        <w:r w:rsidR="00506D60" w:rsidDel="003F4C7E">
          <w:rPr>
            <w:rFonts w:hint="eastAsia"/>
          </w:rPr>
          <w:delText>沦陷其中</w:delText>
        </w:r>
      </w:del>
      <w:ins w:id="37" w:author="思漪 凌" w:date="2021-01-29T17:27:00Z">
        <w:r w:rsidR="003F4C7E">
          <w:rPr>
            <w:rFonts w:hint="eastAsia"/>
          </w:rPr>
          <w:t>深深为其着迷</w:t>
        </w:r>
      </w:ins>
      <w:r w:rsidR="00506D60">
        <w:rPr>
          <w:rFonts w:hint="eastAsia"/>
        </w:rPr>
        <w:t>，</w:t>
      </w:r>
      <w:del w:id="38" w:author="思漪 凌" w:date="2021-01-29T17:27:00Z">
        <w:r w:rsidR="00506D60" w:rsidDel="003F4C7E">
          <w:rPr>
            <w:rFonts w:hint="eastAsia"/>
          </w:rPr>
          <w:delText>便有了</w:delText>
        </w:r>
      </w:del>
      <w:del w:id="39" w:author="思漪 凌" w:date="2021-01-29T17:29:00Z">
        <w:r w:rsidR="00506D60" w:rsidDel="001664A1">
          <w:rPr>
            <w:rFonts w:hint="eastAsia"/>
          </w:rPr>
          <w:delText>《魔界神兵》</w:delText>
        </w:r>
      </w:del>
      <w:r w:rsidR="00506D60">
        <w:rPr>
          <w:rFonts w:hint="eastAsia"/>
        </w:rPr>
        <w:t>。</w:t>
      </w:r>
      <w:ins w:id="40" w:author="思漪 凌" w:date="2021-01-29T17:28:00Z">
        <w:r w:rsidR="003F4C7E">
          <w:rPr>
            <w:rFonts w:hint="eastAsia"/>
          </w:rPr>
          <w:t>尽管此前</w:t>
        </w:r>
      </w:ins>
      <w:del w:id="41" w:author="思漪 凌" w:date="2021-01-29T17:28:00Z">
        <w:r w:rsidR="00506D60" w:rsidDel="003F4C7E">
          <w:rPr>
            <w:rFonts w:hint="eastAsia"/>
          </w:rPr>
          <w:delText>他先前</w:delText>
        </w:r>
      </w:del>
      <w:ins w:id="42" w:author="思漪 凌" w:date="2021-01-29T17:28:00Z">
        <w:r w:rsidR="003F4C7E">
          <w:rPr>
            <w:rFonts w:hint="eastAsia"/>
          </w:rPr>
          <w:t>他</w:t>
        </w:r>
      </w:ins>
      <w:r w:rsidR="00506D60">
        <w:rPr>
          <w:rFonts w:hint="eastAsia"/>
        </w:rPr>
        <w:t>从没玩过任何</w:t>
      </w:r>
      <w:r w:rsidR="00506D60">
        <w:rPr>
          <w:rFonts w:hint="eastAsia"/>
        </w:rPr>
        <w:t xml:space="preserve"> RPG</w:t>
      </w:r>
      <w:r w:rsidR="00506D60">
        <w:t xml:space="preserve"> </w:t>
      </w:r>
      <w:r w:rsidR="00506D60">
        <w:rPr>
          <w:rFonts w:hint="eastAsia"/>
        </w:rPr>
        <w:t>游戏</w:t>
      </w:r>
      <w:ins w:id="43" w:author="思漪 凌" w:date="2021-01-29T17:28:00Z">
        <w:r w:rsidR="003F4C7E">
          <w:rPr>
            <w:rFonts w:hint="eastAsia"/>
          </w:rPr>
          <w:t>，</w:t>
        </w:r>
      </w:ins>
      <w:del w:id="44" w:author="思漪 凌" w:date="2021-01-29T17:28:00Z">
        <w:r w:rsidR="00506D60" w:rsidDel="003F4C7E">
          <w:rPr>
            <w:rFonts w:hint="eastAsia"/>
          </w:rPr>
          <w:delText>。作为</w:delText>
        </w:r>
      </w:del>
      <w:ins w:id="45" w:author="思漪 凌" w:date="2021-01-29T17:28:00Z">
        <w:r w:rsidR="003F4C7E">
          <w:rPr>
            <w:rFonts w:hint="eastAsia"/>
          </w:rPr>
          <w:t>但作为</w:t>
        </w:r>
      </w:ins>
      <w:r w:rsidR="00506D60">
        <w:rPr>
          <w:rFonts w:hint="eastAsia"/>
        </w:rPr>
        <w:t>一名优秀的程序员，他想尝试以自己唯一所知的一款</w:t>
      </w:r>
      <w:r w:rsidR="00506D60">
        <w:rPr>
          <w:rFonts w:hint="eastAsia"/>
        </w:rPr>
        <w:t xml:space="preserve"> RPG</w:t>
      </w:r>
      <w:r w:rsidR="00506D60">
        <w:t xml:space="preserve"> </w:t>
      </w:r>
      <w:r w:rsidR="00506D60">
        <w:rPr>
          <w:rFonts w:hint="eastAsia"/>
        </w:rPr>
        <w:t>为原型，创造出属于自己的游戏</w:t>
      </w:r>
      <w:ins w:id="46" w:author="思漪 凌" w:date="2021-01-29T17:29:00Z">
        <w:r w:rsidR="001664A1">
          <w:rPr>
            <w:rFonts w:hint="eastAsia"/>
          </w:rPr>
          <w:t>，《魔界神兵》应运而生</w:t>
        </w:r>
      </w:ins>
      <w:r w:rsidR="00506D60">
        <w:rPr>
          <w:rFonts w:hint="eastAsia"/>
        </w:rPr>
        <w:t>。</w:t>
      </w:r>
    </w:p>
    <w:p w14:paraId="6BBD9385" w14:textId="44B96EEA" w:rsidR="00506D60" w:rsidRDefault="00506D60" w:rsidP="00506D60">
      <w:pPr>
        <w:pStyle w:val="-"/>
        <w:ind w:firstLine="420"/>
      </w:pPr>
      <w:r>
        <w:rPr>
          <w:rFonts w:hint="eastAsia"/>
        </w:rPr>
        <w:t>游戏做完之后，他给发行商寄了过去，寻求合作。</w:t>
      </w:r>
      <w:proofErr w:type="spellStart"/>
      <w:r w:rsidRPr="00506D60">
        <w:t>Brøderbund</w:t>
      </w:r>
      <w:proofErr w:type="spellEnd"/>
      <w:r w:rsidR="00E872C7">
        <w:rPr>
          <w:rStyle w:val="a9"/>
        </w:rPr>
        <w:footnoteReference w:id="2"/>
      </w:r>
      <w:r>
        <w:t xml:space="preserve"> </w:t>
      </w:r>
      <w:r>
        <w:rPr>
          <w:rFonts w:hint="eastAsia"/>
        </w:rPr>
        <w:t>在游戏展示会上摆出了这款游戏，但有一次，</w:t>
      </w:r>
      <w:r>
        <w:rPr>
          <w:rFonts w:hint="eastAsia"/>
        </w:rPr>
        <w:t>R</w:t>
      </w:r>
      <w:r>
        <w:t xml:space="preserve">ichard Garriott </w:t>
      </w:r>
      <w:r>
        <w:rPr>
          <w:rFonts w:hint="eastAsia"/>
        </w:rPr>
        <w:t>恰巧路过</w:t>
      </w:r>
      <w:del w:id="47" w:author="思漪 凌" w:date="2021-01-29T17:32:00Z">
        <w:r w:rsidDel="00785B03">
          <w:rPr>
            <w:rFonts w:hint="eastAsia"/>
          </w:rPr>
          <w:delText>撞见</w:delText>
        </w:r>
      </w:del>
      <w:r>
        <w:rPr>
          <w:rFonts w:hint="eastAsia"/>
        </w:rPr>
        <w:t>展台，</w:t>
      </w:r>
      <w:ins w:id="48" w:author="思漪 凌" w:date="2021-01-29T17:33:00Z">
        <w:r w:rsidR="00785B03">
          <w:rPr>
            <w:rFonts w:hint="eastAsia"/>
          </w:rPr>
          <w:t>表示</w:t>
        </w:r>
      </w:ins>
      <w:del w:id="49" w:author="思漪 凌" w:date="2021-01-29T17:33:00Z">
        <w:r w:rsidDel="00785B03">
          <w:rPr>
            <w:rFonts w:hint="eastAsia"/>
          </w:rPr>
          <w:delText>抱怨说</w:delText>
        </w:r>
      </w:del>
      <w:r>
        <w:rPr>
          <w:rFonts w:hint="eastAsia"/>
        </w:rPr>
        <w:t>这个游戏和他的《创世纪》</w:t>
      </w:r>
      <w:ins w:id="50" w:author="思漪 凌" w:date="2021-01-29T17:33:00Z">
        <w:r w:rsidR="00785B03">
          <w:rPr>
            <w:rFonts w:hint="eastAsia"/>
          </w:rPr>
          <w:t>重合度过高</w:t>
        </w:r>
      </w:ins>
      <w:del w:id="51" w:author="思漪 凌" w:date="2021-01-29T17:33:00Z">
        <w:r w:rsidDel="00785B03">
          <w:rPr>
            <w:rFonts w:hint="eastAsia"/>
          </w:rPr>
          <w:delText>过于相似了</w:delText>
        </w:r>
      </w:del>
      <w:r>
        <w:rPr>
          <w:rFonts w:hint="eastAsia"/>
        </w:rPr>
        <w:t>。</w:t>
      </w:r>
      <w:proofErr w:type="spellStart"/>
      <w:r w:rsidRPr="00506D60">
        <w:t>Brøderbund</w:t>
      </w:r>
      <w:proofErr w:type="spellEnd"/>
      <w:r>
        <w:t xml:space="preserve"> </w:t>
      </w:r>
      <w:r>
        <w:rPr>
          <w:rFonts w:hint="eastAsia"/>
        </w:rPr>
        <w:t>因此</w:t>
      </w:r>
      <w:ins w:id="52" w:author="思漪 凌" w:date="2021-01-29T17:33:00Z">
        <w:r w:rsidR="00785B03">
          <w:rPr>
            <w:rFonts w:hint="eastAsia"/>
          </w:rPr>
          <w:t>放弃了</w:t>
        </w:r>
      </w:ins>
      <w:del w:id="53" w:author="思漪 凌" w:date="2021-01-29T17:33:00Z">
        <w:r w:rsidDel="00785B03">
          <w:rPr>
            <w:rFonts w:hint="eastAsia"/>
          </w:rPr>
          <w:delText>决定不</w:delText>
        </w:r>
      </w:del>
      <w:r>
        <w:rPr>
          <w:rFonts w:hint="eastAsia"/>
        </w:rPr>
        <w:t>发售</w:t>
      </w:r>
      <w:ins w:id="54" w:author="思漪 凌" w:date="2021-01-29T17:33:00Z">
        <w:r w:rsidR="00785B03">
          <w:rPr>
            <w:rFonts w:hint="eastAsia"/>
          </w:rPr>
          <w:t>《魔界神兵》</w:t>
        </w:r>
      </w:ins>
      <w:del w:id="55" w:author="思漪 凌" w:date="2021-01-29T17:33:00Z">
        <w:r w:rsidDel="00785B03">
          <w:rPr>
            <w:rFonts w:hint="eastAsia"/>
          </w:rPr>
          <w:delText>该款游戏</w:delText>
        </w:r>
      </w:del>
      <w:r>
        <w:rPr>
          <w:rFonts w:hint="eastAsia"/>
        </w:rPr>
        <w:t>。不过，</w:t>
      </w:r>
      <w:r>
        <w:rPr>
          <w:rFonts w:hint="eastAsia"/>
        </w:rPr>
        <w:t xml:space="preserve"> </w:t>
      </w:r>
      <w:r>
        <w:t>Strategic Simulations Inc.</w:t>
      </w:r>
      <w:r>
        <w:rPr>
          <w:rFonts w:hint="eastAsia"/>
        </w:rPr>
        <w:t xml:space="preserve"> </w:t>
      </w:r>
      <w:r>
        <w:t>(SSI)</w:t>
      </w:r>
      <w:r w:rsidR="00E872C7">
        <w:rPr>
          <w:rStyle w:val="a9"/>
        </w:rPr>
        <w:footnoteReference w:id="3"/>
      </w:r>
      <w:r>
        <w:t xml:space="preserve"> </w:t>
      </w:r>
      <w:r>
        <w:rPr>
          <w:rFonts w:hint="eastAsia"/>
        </w:rPr>
        <w:t>想要</w:t>
      </w:r>
      <w:ins w:id="61" w:author="思漪 凌" w:date="2021-01-29T17:34:00Z">
        <w:r w:rsidR="00785B03">
          <w:rPr>
            <w:rFonts w:hint="eastAsia"/>
          </w:rPr>
          <w:t>以该游戏</w:t>
        </w:r>
      </w:ins>
      <w:r>
        <w:rPr>
          <w:rFonts w:hint="eastAsia"/>
        </w:rPr>
        <w:t>打进</w:t>
      </w:r>
      <w:r>
        <w:rPr>
          <w:rFonts w:hint="eastAsia"/>
        </w:rPr>
        <w:t xml:space="preserve"> CRPG</w:t>
      </w:r>
      <w:r>
        <w:t xml:space="preserve"> </w:t>
      </w:r>
      <w:r>
        <w:rPr>
          <w:rFonts w:hint="eastAsia"/>
        </w:rPr>
        <w:t>市场，</w:t>
      </w:r>
      <w:ins w:id="62" w:author="思漪 凌" w:date="2021-01-29T17:34:00Z">
        <w:r w:rsidR="00785B03">
          <w:rPr>
            <w:rFonts w:hint="eastAsia"/>
          </w:rPr>
          <w:t>于是</w:t>
        </w:r>
      </w:ins>
      <w:del w:id="63" w:author="思漪 凌" w:date="2021-01-29T17:34:00Z">
        <w:r w:rsidR="00793073" w:rsidDel="00785B03">
          <w:rPr>
            <w:rFonts w:hint="eastAsia"/>
          </w:rPr>
          <w:delText>并决心</w:delText>
        </w:r>
      </w:del>
      <w:r w:rsidR="00793073">
        <w:rPr>
          <w:rFonts w:hint="eastAsia"/>
        </w:rPr>
        <w:lastRenderedPageBreak/>
        <w:t>与</w:t>
      </w:r>
      <w:r w:rsidR="00793073">
        <w:rPr>
          <w:rFonts w:hint="eastAsia"/>
        </w:rPr>
        <w:t xml:space="preserve"> G</w:t>
      </w:r>
      <w:r w:rsidR="00793073">
        <w:t xml:space="preserve">arriott </w:t>
      </w:r>
      <w:r w:rsidR="00793073">
        <w:rPr>
          <w:rFonts w:hint="eastAsia"/>
        </w:rPr>
        <w:t>达成</w:t>
      </w:r>
      <w:ins w:id="64" w:author="思漪 凌" w:date="2021-01-29T17:34:00Z">
        <w:r w:rsidR="00785B03">
          <w:rPr>
            <w:rFonts w:hint="eastAsia"/>
          </w:rPr>
          <w:t>了</w:t>
        </w:r>
      </w:ins>
      <w:r w:rsidR="00793073">
        <w:rPr>
          <w:rFonts w:hint="eastAsia"/>
        </w:rPr>
        <w:t>协议。</w:t>
      </w:r>
    </w:p>
    <w:p w14:paraId="20E6AFF4" w14:textId="59768F22" w:rsidR="00793073" w:rsidRDefault="00785B03" w:rsidP="00506D60">
      <w:pPr>
        <w:pStyle w:val="-"/>
        <w:ind w:firstLine="420"/>
      </w:pPr>
      <w:ins w:id="65" w:author="思漪 凌" w:date="2021-01-29T17:35:00Z">
        <w:r>
          <w:rPr>
            <w:rFonts w:hint="eastAsia"/>
          </w:rPr>
          <w:t>经过几次修改</w:t>
        </w:r>
      </w:ins>
      <w:del w:id="66" w:author="思漪 凌" w:date="2021-01-29T17:35:00Z">
        <w:r w:rsidR="00793073" w:rsidDel="00785B03">
          <w:rPr>
            <w:rFonts w:hint="eastAsia"/>
          </w:rPr>
          <w:delText>最终，</w:delText>
        </w:r>
      </w:del>
      <w:r w:rsidR="00793073">
        <w:rPr>
          <w:rFonts w:hint="eastAsia"/>
        </w:rPr>
        <w:t>《</w:t>
      </w:r>
      <w:r w:rsidR="002F0882">
        <w:rPr>
          <w:rFonts w:hint="eastAsia"/>
        </w:rPr>
        <w:t>魔界神兵</w:t>
      </w:r>
      <w:r w:rsidR="00793073">
        <w:rPr>
          <w:rFonts w:hint="eastAsia"/>
        </w:rPr>
        <w:t>》</w:t>
      </w:r>
      <w:del w:id="67" w:author="思漪 凌" w:date="2021-01-29T17:35:00Z">
        <w:r w:rsidR="00793073" w:rsidDel="00785B03">
          <w:rPr>
            <w:rFonts w:hint="eastAsia"/>
          </w:rPr>
          <w:delText>历经几次修整，</w:delText>
        </w:r>
      </w:del>
      <w:r w:rsidR="00793073">
        <w:rPr>
          <w:rFonts w:hint="eastAsia"/>
        </w:rPr>
        <w:t>于</w:t>
      </w:r>
      <w:r w:rsidR="00793073">
        <w:t xml:space="preserve"> 1984 </w:t>
      </w:r>
      <w:r w:rsidR="00793073">
        <w:rPr>
          <w:rFonts w:hint="eastAsia"/>
        </w:rPr>
        <w:t>年发售上市。免责声明</w:t>
      </w:r>
      <w:ins w:id="68" w:author="思漪 凌" w:date="2021-01-29T17:35:00Z">
        <w:r>
          <w:rPr>
            <w:rFonts w:hint="eastAsia"/>
          </w:rPr>
          <w:t>上写道</w:t>
        </w:r>
      </w:ins>
      <w:del w:id="69" w:author="思漪 凌" w:date="2021-01-29T17:35:00Z">
        <w:r w:rsidR="00793073" w:rsidDel="00785B03">
          <w:rPr>
            <w:rFonts w:hint="eastAsia"/>
          </w:rPr>
          <w:delText>称</w:delText>
        </w:r>
      </w:del>
      <w:r w:rsidR="00793073">
        <w:rPr>
          <w:rFonts w:hint="eastAsia"/>
        </w:rPr>
        <w:t>：“本游戏的结构与风格均</w:t>
      </w:r>
      <w:r w:rsidR="0041655C">
        <w:rPr>
          <w:rFonts w:hint="eastAsia"/>
        </w:rPr>
        <w:t>由</w:t>
      </w:r>
      <w:r w:rsidR="00793073">
        <w:rPr>
          <w:rFonts w:hint="eastAsia"/>
        </w:rPr>
        <w:t xml:space="preserve"> </w:t>
      </w:r>
      <w:r w:rsidR="00793073">
        <w:t xml:space="preserve">Richard Garriott </w:t>
      </w:r>
      <w:r w:rsidR="00793073">
        <w:rPr>
          <w:rFonts w:hint="eastAsia"/>
        </w:rPr>
        <w:t>本人</w:t>
      </w:r>
      <w:r w:rsidR="0041655C">
        <w:rPr>
          <w:rFonts w:hint="eastAsia"/>
        </w:rPr>
        <w:t>授权使用</w:t>
      </w:r>
      <w:r w:rsidR="00793073">
        <w:rPr>
          <w:rFonts w:hint="eastAsia"/>
        </w:rPr>
        <w:t>”。</w:t>
      </w:r>
    </w:p>
    <w:p w14:paraId="5A683EA9" w14:textId="0A2F98C4" w:rsidR="00F348C6" w:rsidRDefault="00793073" w:rsidP="008E731A">
      <w:pPr>
        <w:pStyle w:val="-"/>
        <w:ind w:firstLine="420"/>
      </w:pPr>
      <w:r>
        <w:rPr>
          <w:rFonts w:hint="eastAsia"/>
        </w:rPr>
        <w:t>如今看来，</w:t>
      </w:r>
      <w:ins w:id="70" w:author="思漪 凌" w:date="2021-01-29T17:37:00Z">
        <w:r w:rsidR="00785B03">
          <w:rPr>
            <w:rFonts w:hint="eastAsia"/>
          </w:rPr>
          <w:t>Ga</w:t>
        </w:r>
        <w:r w:rsidR="00785B03">
          <w:t xml:space="preserve">rriott </w:t>
        </w:r>
      </w:ins>
      <w:r>
        <w:rPr>
          <w:rFonts w:hint="eastAsia"/>
        </w:rPr>
        <w:t>这样的</w:t>
      </w:r>
      <w:ins w:id="71" w:author="思漪 凌" w:date="2021-01-29T17:37:00Z">
        <w:r w:rsidR="00785B03">
          <w:rPr>
            <w:rFonts w:hint="eastAsia"/>
          </w:rPr>
          <w:t>要求</w:t>
        </w:r>
      </w:ins>
      <w:del w:id="72" w:author="思漪 凌" w:date="2021-01-29T17:37:00Z">
        <w:r w:rsidDel="00785B03">
          <w:rPr>
            <w:rFonts w:hint="eastAsia"/>
          </w:rPr>
          <w:delText>举动</w:delText>
        </w:r>
      </w:del>
      <w:del w:id="73" w:author="思漪 凌" w:date="2021-01-29T18:33:00Z">
        <w:r w:rsidDel="00545A51">
          <w:rPr>
            <w:rFonts w:hint="eastAsia"/>
          </w:rPr>
          <w:delText>有点</w:delText>
        </w:r>
      </w:del>
      <w:ins w:id="74" w:author="思漪 凌" w:date="2021-01-29T18:33:00Z">
        <w:r w:rsidR="00545A51">
          <w:rPr>
            <w:rFonts w:hint="eastAsia"/>
          </w:rPr>
          <w:t>略显</w:t>
        </w:r>
      </w:ins>
      <w:r>
        <w:rPr>
          <w:rFonts w:hint="eastAsia"/>
        </w:rPr>
        <w:t>小家子气</w:t>
      </w:r>
      <w:del w:id="75" w:author="思漪 凌" w:date="2021-01-29T17:37:00Z">
        <w:r w:rsidDel="00785B03">
          <w:rPr>
            <w:rFonts w:hint="eastAsia"/>
          </w:rPr>
          <w:delText>了</w:delText>
        </w:r>
      </w:del>
      <w:ins w:id="76" w:author="思漪 凌" w:date="2021-01-29T17:36:00Z">
        <w:r w:rsidR="00785B03">
          <w:rPr>
            <w:rFonts w:hint="eastAsia"/>
          </w:rPr>
          <w:t>，</w:t>
        </w:r>
      </w:ins>
      <w:del w:id="77" w:author="思漪 凌" w:date="2021-01-29T17:36:00Z">
        <w:r w:rsidDel="00785B03">
          <w:rPr>
            <w:rFonts w:hint="eastAsia"/>
          </w:rPr>
          <w:delText>。</w:delText>
        </w:r>
      </w:del>
      <w:ins w:id="78" w:author="思漪 凌" w:date="2021-01-29T17:36:00Z">
        <w:r w:rsidR="00785B03">
          <w:rPr>
            <w:rFonts w:hint="eastAsia"/>
          </w:rPr>
          <w:t>毕竟大火</w:t>
        </w:r>
      </w:ins>
      <w:del w:id="79" w:author="思漪 凌" w:date="2021-01-29T17:36:00Z">
        <w:r w:rsidR="0041655C" w:rsidDel="00785B03">
          <w:rPr>
            <w:rFonts w:hint="eastAsia"/>
          </w:rPr>
          <w:delText>那些有名</w:delText>
        </w:r>
      </w:del>
      <w:r w:rsidR="0041655C">
        <w:rPr>
          <w:rFonts w:hint="eastAsia"/>
        </w:rPr>
        <w:t>的作品</w:t>
      </w:r>
      <w:ins w:id="80" w:author="思漪 凌" w:date="2021-01-29T18:33:00Z">
        <w:r w:rsidR="00545A51">
          <w:rPr>
            <w:rFonts w:hint="eastAsia"/>
          </w:rPr>
          <w:t>难免被反复</w:t>
        </w:r>
      </w:ins>
      <w:del w:id="81" w:author="思漪 凌" w:date="2021-01-29T18:33:00Z">
        <w:r w:rsidR="0041655C" w:rsidDel="00545A51">
          <w:rPr>
            <w:rFonts w:hint="eastAsia"/>
          </w:rPr>
          <w:delText>总会被各种</w:delText>
        </w:r>
      </w:del>
      <w:r w:rsidR="0041655C">
        <w:rPr>
          <w:rFonts w:hint="eastAsia"/>
        </w:rPr>
        <w:t>“借鉴”，</w:t>
      </w:r>
      <w:r>
        <w:rPr>
          <w:rFonts w:hint="eastAsia"/>
        </w:rPr>
        <w:t>何况之后数年</w:t>
      </w:r>
      <w:r w:rsidR="0041655C">
        <w:rPr>
          <w:rFonts w:hint="eastAsia"/>
        </w:rPr>
        <w:t>内涌出了大批深受《创世纪》影响的</w:t>
      </w:r>
      <w:r w:rsidR="0041655C">
        <w:rPr>
          <w:rFonts w:hint="eastAsia"/>
        </w:rPr>
        <w:t xml:space="preserve"> RPG</w:t>
      </w:r>
      <w:r w:rsidR="0041655C">
        <w:t xml:space="preserve"> </w:t>
      </w:r>
      <w:r w:rsidR="0041655C">
        <w:rPr>
          <w:rFonts w:hint="eastAsia"/>
        </w:rPr>
        <w:t>游戏，如</w:t>
      </w:r>
      <w:r w:rsidR="002E4B69">
        <w:rPr>
          <w:rFonts w:hint="eastAsia"/>
        </w:rPr>
        <w:t>《春之碎片》（</w:t>
      </w:r>
      <w:r w:rsidR="002E4B69">
        <w:t>Shards of Spring</w:t>
      </w:r>
      <w:r w:rsidR="002E4B69">
        <w:rPr>
          <w:rFonts w:hint="eastAsia"/>
        </w:rPr>
        <w:t>）</w:t>
      </w:r>
      <w:r w:rsidR="002E4B69">
        <w:rPr>
          <w:rStyle w:val="a9"/>
        </w:rPr>
        <w:footnoteReference w:id="4"/>
      </w:r>
      <w:r w:rsidR="0041655C">
        <w:t xml:space="preserve">, </w:t>
      </w:r>
      <w:r w:rsidR="002E4B69">
        <w:rPr>
          <w:rFonts w:hint="eastAsia"/>
        </w:rPr>
        <w:t>《</w:t>
      </w:r>
      <w:r w:rsidR="002E4B69">
        <w:t>2400 A.D.</w:t>
      </w:r>
      <w:r w:rsidR="002E4B69">
        <w:rPr>
          <w:rFonts w:hint="eastAsia"/>
        </w:rPr>
        <w:t>》</w:t>
      </w:r>
      <w:r w:rsidR="002E4B69">
        <w:rPr>
          <w:rStyle w:val="a9"/>
        </w:rPr>
        <w:footnoteReference w:id="5"/>
      </w:r>
      <w:r w:rsidR="0041655C">
        <w:t xml:space="preserve">, </w:t>
      </w:r>
      <w:r w:rsidR="00C27615">
        <w:rPr>
          <w:rFonts w:hint="eastAsia"/>
        </w:rPr>
        <w:t>《魔法之烛》（</w:t>
      </w:r>
      <w:r w:rsidR="00C27615">
        <w:t>Magic Candle</w:t>
      </w:r>
      <w:r w:rsidR="00C27615">
        <w:rPr>
          <w:rFonts w:hint="eastAsia"/>
        </w:rPr>
        <w:t>）</w:t>
      </w:r>
      <w:r w:rsidR="00C27615">
        <w:rPr>
          <w:rStyle w:val="a9"/>
        </w:rPr>
        <w:footnoteReference w:id="6"/>
      </w:r>
      <w:r w:rsidR="0041655C">
        <w:t xml:space="preserve">, </w:t>
      </w:r>
      <w:r w:rsidR="00C27615">
        <w:rPr>
          <w:rFonts w:hint="eastAsia"/>
        </w:rPr>
        <w:t>《死亡领主》（</w:t>
      </w:r>
      <w:proofErr w:type="spellStart"/>
      <w:r w:rsidR="00C27615">
        <w:t>Deathlord</w:t>
      </w:r>
      <w:proofErr w:type="spellEnd"/>
      <w:r w:rsidR="00C27615">
        <w:rPr>
          <w:rFonts w:hint="eastAsia"/>
        </w:rPr>
        <w:t>）</w:t>
      </w:r>
      <w:r w:rsidR="00C27615">
        <w:rPr>
          <w:rStyle w:val="a9"/>
        </w:rPr>
        <w:footnoteReference w:id="7"/>
      </w:r>
      <w:r w:rsidR="0041655C">
        <w:t>,</w:t>
      </w:r>
      <w:r w:rsidR="0041655C">
        <w:rPr>
          <w:rFonts w:hint="eastAsia"/>
        </w:rPr>
        <w:t xml:space="preserve"> </w:t>
      </w:r>
      <w:r w:rsidR="00C27615">
        <w:rPr>
          <w:rFonts w:hint="eastAsia"/>
        </w:rPr>
        <w:t>《勇者斗恶龙》（</w:t>
      </w:r>
      <w:r w:rsidR="00C27615">
        <w:t>Dragon Quest</w:t>
      </w:r>
      <w:r w:rsidR="00C27615">
        <w:rPr>
          <w:rFonts w:hint="eastAsia"/>
        </w:rPr>
        <w:t>）</w:t>
      </w:r>
      <w:r w:rsidR="00C27615">
        <w:rPr>
          <w:rStyle w:val="a9"/>
        </w:rPr>
        <w:footnoteReference w:id="8"/>
      </w:r>
      <w:r w:rsidR="0041655C">
        <w:t xml:space="preserve">, </w:t>
      </w:r>
      <w:commentRangeStart w:id="82"/>
      <w:commentRangeStart w:id="83"/>
      <w:r w:rsidR="0041655C">
        <w:t>Exile</w:t>
      </w:r>
      <w:commentRangeEnd w:id="82"/>
      <w:r w:rsidR="00B0030A">
        <w:rPr>
          <w:rStyle w:val="af3"/>
          <w:rFonts w:asciiTheme="minorHAnsi" w:eastAsiaTheme="minorEastAsia" w:hAnsiTheme="minorHAnsi"/>
        </w:rPr>
        <w:commentReference w:id="82"/>
      </w:r>
      <w:commentRangeEnd w:id="83"/>
      <w:r w:rsidR="00545A51">
        <w:rPr>
          <w:rStyle w:val="af3"/>
          <w:rFonts w:asciiTheme="minorHAnsi" w:eastAsiaTheme="minorEastAsia" w:hAnsiTheme="minorHAnsi"/>
        </w:rPr>
        <w:commentReference w:id="83"/>
      </w:r>
      <w:ins w:id="84" w:author="思漪 凌" w:date="2021-01-29T18:39:00Z">
        <w:r w:rsidR="00545A51">
          <w:rPr>
            <w:rFonts w:hint="eastAsia"/>
          </w:rPr>
          <w:t>《流放》（</w:t>
        </w:r>
        <w:r w:rsidR="00545A51">
          <w:rPr>
            <w:rFonts w:hint="eastAsia"/>
          </w:rPr>
          <w:t>Exile</w:t>
        </w:r>
        <w:r w:rsidR="00545A51">
          <w:rPr>
            <w:rFonts w:hint="eastAsia"/>
          </w:rPr>
          <w:t>）</w:t>
        </w:r>
      </w:ins>
      <w:ins w:id="85" w:author="思漪 凌" w:date="2021-01-29T18:46:00Z">
        <w:r w:rsidR="00515ED6">
          <w:rPr>
            <w:rStyle w:val="a9"/>
          </w:rPr>
          <w:footnoteReference w:id="9"/>
        </w:r>
      </w:ins>
      <w:r w:rsidR="0041655C">
        <w:rPr>
          <w:rFonts w:hint="eastAsia"/>
        </w:rPr>
        <w:t>等等。不过《</w:t>
      </w:r>
      <w:r w:rsidR="002F0882">
        <w:rPr>
          <w:rFonts w:hint="eastAsia"/>
        </w:rPr>
        <w:t>魔界神兵</w:t>
      </w:r>
      <w:r w:rsidR="0041655C">
        <w:rPr>
          <w:rFonts w:hint="eastAsia"/>
        </w:rPr>
        <w:t>》</w:t>
      </w:r>
      <w:del w:id="97" w:author="思漪 凌" w:date="2021-01-29T18:39:00Z">
        <w:r w:rsidR="0041655C" w:rsidDel="00545A51">
          <w:rPr>
            <w:rFonts w:hint="eastAsia"/>
          </w:rPr>
          <w:delText>作为首当其冲的出头鸟</w:delText>
        </w:r>
      </w:del>
      <w:ins w:id="98" w:author="思漪 凌" w:date="2021-01-29T18:40:00Z">
        <w:r w:rsidR="00545A51">
          <w:rPr>
            <w:rFonts w:hint="eastAsia"/>
          </w:rPr>
          <w:t>是</w:t>
        </w:r>
      </w:ins>
      <w:ins w:id="99" w:author="思漪 凌" w:date="2021-01-29T18:41:00Z">
        <w:r w:rsidR="00545A51">
          <w:rPr>
            <w:rFonts w:hint="eastAsia"/>
          </w:rPr>
          <w:t>第一个模仿的</w:t>
        </w:r>
      </w:ins>
      <w:r w:rsidR="0041655C">
        <w:rPr>
          <w:rFonts w:hint="eastAsia"/>
        </w:rPr>
        <w:t>，</w:t>
      </w:r>
      <w:ins w:id="100" w:author="思漪 凌" w:date="2021-01-29T18:40:00Z">
        <w:r w:rsidR="00545A51">
          <w:rPr>
            <w:rFonts w:hint="eastAsia"/>
          </w:rPr>
          <w:t>而且</w:t>
        </w:r>
      </w:ins>
      <w:r w:rsidR="0041655C">
        <w:rPr>
          <w:rFonts w:hint="eastAsia"/>
        </w:rPr>
        <w:t>确实与《创世纪</w:t>
      </w:r>
      <w:r w:rsidR="0041655C">
        <w:rPr>
          <w:rFonts w:hint="eastAsia"/>
        </w:rPr>
        <w:t xml:space="preserve"> I</w:t>
      </w:r>
      <w:r w:rsidR="0041655C">
        <w:rPr>
          <w:rFonts w:hint="eastAsia"/>
        </w:rPr>
        <w:t>》和《创世纪</w:t>
      </w:r>
      <w:r w:rsidR="0041655C">
        <w:rPr>
          <w:rFonts w:hint="eastAsia"/>
        </w:rPr>
        <w:t xml:space="preserve"> II</w:t>
      </w:r>
      <w:r w:rsidR="0041655C">
        <w:rPr>
          <w:rFonts w:hint="eastAsia"/>
        </w:rPr>
        <w:t>》</w:t>
      </w:r>
      <w:ins w:id="101" w:author="思漪 凌" w:date="2021-01-29T18:40:00Z">
        <w:r w:rsidR="00545A51">
          <w:rPr>
            <w:rFonts w:hint="eastAsia"/>
          </w:rPr>
          <w:t>有极高的</w:t>
        </w:r>
      </w:ins>
      <w:del w:id="102" w:author="思漪 凌" w:date="2021-01-29T18:40:00Z">
        <w:r w:rsidR="0041655C" w:rsidDel="00545A51">
          <w:rPr>
            <w:rFonts w:hint="eastAsia"/>
          </w:rPr>
          <w:delText>都有太多</w:delText>
        </w:r>
      </w:del>
      <w:r w:rsidR="0041655C">
        <w:rPr>
          <w:rFonts w:hint="eastAsia"/>
        </w:rPr>
        <w:t>相</w:t>
      </w:r>
      <w:ins w:id="103" w:author="思漪 凌" w:date="2021-01-29T18:40:00Z">
        <w:r w:rsidR="00545A51">
          <w:rPr>
            <w:rFonts w:hint="eastAsia"/>
          </w:rPr>
          <w:t>似程度</w:t>
        </w:r>
      </w:ins>
      <w:del w:id="104" w:author="思漪 凌" w:date="2021-01-29T18:40:00Z">
        <w:r w:rsidR="0041655C" w:rsidDel="00545A51">
          <w:rPr>
            <w:rFonts w:hint="eastAsia"/>
          </w:rPr>
          <w:delText>像之处了</w:delText>
        </w:r>
      </w:del>
      <w:r w:rsidR="0041655C">
        <w:rPr>
          <w:rFonts w:hint="eastAsia"/>
        </w:rPr>
        <w:t>。</w:t>
      </w:r>
    </w:p>
    <w:p w14:paraId="05412AF9" w14:textId="79EBD890" w:rsidR="0041655C" w:rsidRDefault="0041655C" w:rsidP="00F348C6">
      <w:pPr>
        <w:pStyle w:val="-"/>
        <w:ind w:firstLine="420"/>
      </w:pP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>》没有创建角色的环节</w:t>
      </w:r>
      <w:r w:rsidR="00127BA2">
        <w:rPr>
          <w:rFonts w:hint="eastAsia"/>
        </w:rPr>
        <w:t>，</w:t>
      </w:r>
      <w:r>
        <w:rPr>
          <w:rFonts w:hint="eastAsia"/>
        </w:rPr>
        <w:t>你</w:t>
      </w:r>
      <w:r w:rsidR="00127BA2">
        <w:rPr>
          <w:rFonts w:hint="eastAsia"/>
        </w:rPr>
        <w:t>只需输入姓名就能进入游戏庞大的开放世界之中。你的首要目标是收集金币，提升实力，在不同的城镇里购买武器和装甲，去教堂里提升自己的</w:t>
      </w:r>
      <w:r w:rsidR="00127BA2">
        <w:rPr>
          <w:rFonts w:hint="eastAsia"/>
        </w:rPr>
        <w:t xml:space="preserve"> HP</w:t>
      </w:r>
      <w:r w:rsidR="00127BA2">
        <w:rPr>
          <w:rFonts w:hint="eastAsia"/>
        </w:rPr>
        <w:t>。</w:t>
      </w:r>
    </w:p>
    <w:p w14:paraId="724905FB" w14:textId="5EBDA9E8" w:rsidR="00127BA2" w:rsidRDefault="00127BA2" w:rsidP="00F348C6">
      <w:pPr>
        <w:pStyle w:val="-"/>
        <w:ind w:firstLine="420"/>
      </w:pP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>》</w:t>
      </w:r>
      <w:ins w:id="105" w:author="思漪 凌" w:date="2021-01-29T18:42:00Z">
        <w:r w:rsidR="00545A51">
          <w:rPr>
            <w:rFonts w:hint="eastAsia"/>
          </w:rPr>
          <w:t>也</w:t>
        </w:r>
      </w:ins>
      <w:r>
        <w:rPr>
          <w:rFonts w:hint="eastAsia"/>
        </w:rPr>
        <w:t>没有经验系统</w:t>
      </w:r>
      <w:r w:rsidR="008E731A">
        <w:rPr>
          <w:rFonts w:hint="eastAsia"/>
        </w:rPr>
        <w:t>，你只能通过玩小游戏来升级属性——例如，玩飞碟射击游戏</w:t>
      </w:r>
      <w:del w:id="106" w:author="思漪 凌" w:date="2021-01-29T18:42:00Z">
        <w:r w:rsidR="008E731A" w:rsidDel="00545A51">
          <w:rPr>
            <w:rFonts w:hint="eastAsia"/>
          </w:rPr>
          <w:delText>就</w:delText>
        </w:r>
      </w:del>
      <w:r w:rsidR="008E731A">
        <w:rPr>
          <w:rFonts w:hint="eastAsia"/>
        </w:rPr>
        <w:t>能</w:t>
      </w:r>
      <w:ins w:id="107" w:author="思漪 凌" w:date="2021-01-29T18:42:00Z">
        <w:r w:rsidR="00545A51">
          <w:rPr>
            <w:rFonts w:hint="eastAsia"/>
          </w:rPr>
          <w:t>逐渐</w:t>
        </w:r>
      </w:ins>
      <w:r w:rsidR="008E731A">
        <w:rPr>
          <w:rFonts w:hint="eastAsia"/>
        </w:rPr>
        <w:t>提升敏捷。这一设计很有新意，但</w:t>
      </w:r>
      <w:del w:id="108" w:author="思漪 凌" w:date="2021-01-29T18:52:00Z">
        <w:r w:rsidR="00F040D1" w:rsidDel="00515ED6">
          <w:rPr>
            <w:rFonts w:hint="eastAsia"/>
          </w:rPr>
          <w:delText>换而言之</w:delText>
        </w:r>
        <w:r w:rsidR="008E731A" w:rsidDel="00515ED6">
          <w:rPr>
            <w:rFonts w:hint="eastAsia"/>
          </w:rPr>
          <w:delText>，打怪基本就没有意义了</w:delText>
        </w:r>
      </w:del>
      <w:ins w:id="109" w:author="思漪 凌" w:date="2021-01-29T18:52:00Z">
        <w:r w:rsidR="00515ED6">
          <w:rPr>
            <w:rFonts w:hint="eastAsia"/>
          </w:rPr>
          <w:t>让玩家失去了打怪的动力，因为</w:t>
        </w:r>
      </w:ins>
      <w:del w:id="110" w:author="思漪 凌" w:date="2021-01-29T18:52:00Z">
        <w:r w:rsidR="008E731A" w:rsidDel="00515ED6">
          <w:rPr>
            <w:rFonts w:hint="eastAsia"/>
          </w:rPr>
          <w:delText>。</w:delText>
        </w:r>
      </w:del>
      <w:r w:rsidR="008E731A">
        <w:rPr>
          <w:rFonts w:hint="eastAsia"/>
        </w:rPr>
        <w:t>击败怪兽奖励的金钱很少，</w:t>
      </w:r>
      <w:ins w:id="111" w:author="思漪 凌" w:date="2021-01-29T18:53:00Z">
        <w:r w:rsidR="00515ED6">
          <w:rPr>
            <w:rFonts w:hint="eastAsia"/>
          </w:rPr>
          <w:t>没有</w:t>
        </w:r>
      </w:ins>
      <w:del w:id="112" w:author="思漪 凌" w:date="2021-01-29T18:53:00Z">
        <w:r w:rsidR="008E731A" w:rsidDel="00515ED6">
          <w:rPr>
            <w:rFonts w:hint="eastAsia"/>
          </w:rPr>
          <w:delText>不给</w:delText>
        </w:r>
      </w:del>
      <w:r w:rsidR="008E731A">
        <w:rPr>
          <w:rFonts w:hint="eastAsia"/>
        </w:rPr>
        <w:t>经验值，还会消耗</w:t>
      </w:r>
      <w:ins w:id="113" w:author="思漪 凌" w:date="2021-01-29T18:51:00Z">
        <w:r w:rsidR="00515ED6">
          <w:rPr>
            <w:rFonts w:hint="eastAsia"/>
          </w:rPr>
          <w:t xml:space="preserve"> XP</w:t>
        </w:r>
      </w:ins>
      <w:del w:id="114" w:author="思漪 凌" w:date="2021-01-29T18:51:00Z">
        <w:r w:rsidR="008E731A" w:rsidDel="00515ED6">
          <w:rPr>
            <w:rFonts w:hint="eastAsia"/>
          </w:rPr>
          <w:delText>血量</w:delText>
        </w:r>
      </w:del>
      <w:r w:rsidR="008E731A">
        <w:rPr>
          <w:rFonts w:hint="eastAsia"/>
        </w:rPr>
        <w:t>。</w:t>
      </w:r>
      <w:ins w:id="115" w:author="思漪 凌" w:date="2021-01-29T18:54:00Z">
        <w:r w:rsidR="00A02DF5">
          <w:rPr>
            <w:rFonts w:hint="eastAsia"/>
          </w:rPr>
          <w:t>玩家</w:t>
        </w:r>
      </w:ins>
      <w:ins w:id="116" w:author="思漪 凌" w:date="2021-01-29T18:53:00Z">
        <w:r w:rsidR="00515ED6">
          <w:rPr>
            <w:rFonts w:hint="eastAsia"/>
          </w:rPr>
          <w:t>还不如</w:t>
        </w:r>
      </w:ins>
      <w:del w:id="117" w:author="思漪 凌" w:date="2021-01-29T18:53:00Z">
        <w:r w:rsidR="008E731A" w:rsidDel="00515ED6">
          <w:rPr>
            <w:rFonts w:hint="eastAsia"/>
          </w:rPr>
          <w:delText>你最好还是</w:delText>
        </w:r>
      </w:del>
      <w:r w:rsidR="008E731A">
        <w:rPr>
          <w:rFonts w:hint="eastAsia"/>
        </w:rPr>
        <w:t>去城里赌博</w:t>
      </w:r>
      <w:del w:id="118" w:author="思漪 凌" w:date="2021-01-29T18:53:00Z">
        <w:r w:rsidR="008E731A" w:rsidDel="00515ED6">
          <w:rPr>
            <w:rFonts w:hint="eastAsia"/>
          </w:rPr>
          <w:delText>吧</w:delText>
        </w:r>
      </w:del>
      <w:r w:rsidR="008E731A">
        <w:rPr>
          <w:rFonts w:hint="eastAsia"/>
        </w:rPr>
        <w:t>，</w:t>
      </w:r>
      <w:ins w:id="119" w:author="思漪 凌" w:date="2021-01-29T18:53:00Z">
        <w:r w:rsidR="00515ED6">
          <w:rPr>
            <w:rFonts w:hint="eastAsia"/>
          </w:rPr>
          <w:t>沉迷</w:t>
        </w:r>
      </w:ins>
      <w:del w:id="120" w:author="思漪 凌" w:date="2021-01-29T18:53:00Z">
        <w:r w:rsidR="008E731A" w:rsidDel="00515ED6">
          <w:rPr>
            <w:rFonts w:hint="eastAsia"/>
          </w:rPr>
          <w:delText>去玩玩</w:delText>
        </w:r>
      </w:del>
      <w:r w:rsidR="008E731A">
        <w:rPr>
          <w:rFonts w:hint="eastAsia"/>
        </w:rPr>
        <w:t>二十一点或者轮盘赌</w:t>
      </w:r>
      <w:ins w:id="121" w:author="思漪 凌" w:date="2021-01-29T18:55:00Z">
        <w:r w:rsidR="00A02DF5">
          <w:rPr>
            <w:rFonts w:hint="eastAsia"/>
          </w:rPr>
          <w:t>。</w:t>
        </w:r>
      </w:ins>
      <w:del w:id="122" w:author="思漪 凌" w:date="2021-01-29T18:55:00Z">
        <w:r w:rsidR="00F040D1" w:rsidDel="00A02DF5">
          <w:rPr>
            <w:rFonts w:hint="eastAsia"/>
          </w:rPr>
          <w:delText>，</w:delText>
        </w:r>
      </w:del>
      <w:del w:id="123" w:author="思漪 凌" w:date="2021-01-29T18:54:00Z">
        <w:r w:rsidR="00F040D1" w:rsidDel="00BE0F32">
          <w:rPr>
            <w:rFonts w:hint="eastAsia"/>
          </w:rPr>
          <w:delText>做些没那么有</w:delText>
        </w:r>
        <w:r w:rsidR="008E731A" w:rsidDel="00BE0F32">
          <w:rPr>
            <w:rFonts w:hint="eastAsia"/>
          </w:rPr>
          <w:delText>英雄气概</w:delText>
        </w:r>
        <w:r w:rsidR="00F040D1" w:rsidDel="00BE0F32">
          <w:rPr>
            <w:rFonts w:hint="eastAsia"/>
          </w:rPr>
          <w:delText>的事情</w:delText>
        </w:r>
      </w:del>
      <w:ins w:id="124" w:author="思漪 凌" w:date="2021-01-29T18:54:00Z">
        <w:r w:rsidR="00BE0F32">
          <w:rPr>
            <w:rFonts w:hint="eastAsia"/>
          </w:rPr>
          <w:t>只不过这样</w:t>
        </w:r>
        <w:r w:rsidR="00A02DF5">
          <w:rPr>
            <w:rFonts w:hint="eastAsia"/>
          </w:rPr>
          <w:t>是</w:t>
        </w:r>
        <w:r w:rsidR="00BE0F32">
          <w:rPr>
            <w:rFonts w:hint="eastAsia"/>
          </w:rPr>
          <w:t>全然没有当英雄的感觉</w:t>
        </w:r>
      </w:ins>
      <w:r w:rsidR="008E731A">
        <w:rPr>
          <w:rFonts w:hint="eastAsia"/>
        </w:rPr>
        <w:t>。</w:t>
      </w:r>
    </w:p>
    <w:p w14:paraId="307A1D54" w14:textId="66F987AB" w:rsidR="008E731A" w:rsidRDefault="008E731A" w:rsidP="00F348C6">
      <w:pPr>
        <w:pStyle w:val="-"/>
        <w:ind w:firstLine="420"/>
      </w:pPr>
      <w:r>
        <w:rPr>
          <w:rFonts w:hint="eastAsia"/>
        </w:rPr>
        <w:t>等你足够富裕、足够强大，国王就会召见你。你</w:t>
      </w:r>
      <w:r>
        <w:rPr>
          <w:rFonts w:hint="eastAsia"/>
        </w:rPr>
        <w:t>会被委以重任，要去邪恶之地（</w:t>
      </w:r>
      <w:r>
        <w:rPr>
          <w:rFonts w:hint="eastAsia"/>
        </w:rPr>
        <w:t>L</w:t>
      </w:r>
      <w:r>
        <w:t>and of Evil</w:t>
      </w:r>
      <w:r>
        <w:rPr>
          <w:rFonts w:hint="eastAsia"/>
        </w:rPr>
        <w:t>）击败邪恶巫师。新地图又是一片广袤的大陆，那边的敌人更加危险，多了</w:t>
      </w:r>
      <w:ins w:id="125" w:author="思漪 凌" w:date="2021-01-29T18:55:00Z">
        <w:r w:rsidR="00A02DF5">
          <w:rPr>
            <w:rFonts w:hint="eastAsia"/>
          </w:rPr>
          <w:t>几个</w:t>
        </w:r>
      </w:ins>
      <w:del w:id="126" w:author="思漪 凌" w:date="2021-01-29T18:55:00Z">
        <w:r w:rsidDel="00A02DF5">
          <w:rPr>
            <w:rFonts w:hint="eastAsia"/>
          </w:rPr>
          <w:delText>一些</w:delText>
        </w:r>
      </w:del>
      <w:r>
        <w:rPr>
          <w:rFonts w:hint="eastAsia"/>
        </w:rPr>
        <w:t>第一人称视角的地牢</w:t>
      </w:r>
      <w:ins w:id="127" w:author="思漪 凌" w:date="2021-01-29T18:55:00Z">
        <w:r w:rsidR="00A02DF5">
          <w:rPr>
            <w:rFonts w:hint="eastAsia"/>
          </w:rPr>
          <w:t>。</w:t>
        </w:r>
      </w:ins>
      <w:del w:id="128" w:author="思漪 凌" w:date="2021-01-29T18:55:00Z">
        <w:r w:rsidDel="00A02DF5">
          <w:rPr>
            <w:rFonts w:hint="eastAsia"/>
          </w:rPr>
          <w:delText>，还给了</w:delText>
        </w:r>
      </w:del>
      <w:r>
        <w:rPr>
          <w:rFonts w:hint="eastAsia"/>
        </w:rPr>
        <w:t>你</w:t>
      </w:r>
      <w:ins w:id="129" w:author="思漪 凌" w:date="2021-01-29T18:55:00Z">
        <w:r w:rsidR="00A02DF5">
          <w:rPr>
            <w:rFonts w:hint="eastAsia"/>
          </w:rPr>
          <w:t>还会得到</w:t>
        </w:r>
      </w:ins>
      <w:r>
        <w:rPr>
          <w:rFonts w:hint="eastAsia"/>
        </w:rPr>
        <w:t>一只巨鹰，</w:t>
      </w:r>
      <w:del w:id="130" w:author="思漪 凌" w:date="2021-01-29T18:56:00Z">
        <w:r w:rsidDel="00A02DF5">
          <w:rPr>
            <w:rFonts w:hint="eastAsia"/>
          </w:rPr>
          <w:delText>你</w:delText>
        </w:r>
      </w:del>
      <w:r>
        <w:rPr>
          <w:rFonts w:hint="eastAsia"/>
        </w:rPr>
        <w:t>可以骑在它背上飞来飞去。</w:t>
      </w:r>
    </w:p>
    <w:p w14:paraId="2D811BB6" w14:textId="24333B82" w:rsidR="008E731A" w:rsidRDefault="008E731A" w:rsidP="00F348C6">
      <w:pPr>
        <w:pStyle w:val="-"/>
        <w:ind w:firstLine="420"/>
      </w:pPr>
    </w:p>
    <w:p w14:paraId="053D5CF9" w14:textId="77777777" w:rsidR="008E731A" w:rsidRDefault="008E731A" w:rsidP="008E731A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7834667E" wp14:editId="0D4CDDD9">
            <wp:extent cx="2959200" cy="222028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78A0" w14:textId="3013B174" w:rsidR="008E731A" w:rsidRDefault="008E731A" w:rsidP="008E731A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60B09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抵达邪恶之地后，你就能探索那些第一人称视角的地牢了。大部分的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游戏都用直线勾勒出地牢框架，但《</w:t>
      </w:r>
      <w:r w:rsidR="002F0882">
        <w:rPr>
          <w:rFonts w:hint="eastAsia"/>
        </w:rPr>
        <w:t>魔界神兵</w:t>
      </w:r>
      <w:r>
        <w:rPr>
          <w:rFonts w:hint="eastAsia"/>
        </w:rPr>
        <w:t>》的地牢更像是一个个洞穴。</w:t>
      </w:r>
    </w:p>
    <w:p w14:paraId="5C7EBD9F" w14:textId="77777777" w:rsidR="008E731A" w:rsidRPr="008E731A" w:rsidRDefault="008E731A" w:rsidP="00F348C6">
      <w:pPr>
        <w:pStyle w:val="-"/>
        <w:ind w:firstLine="420"/>
      </w:pPr>
    </w:p>
    <w:p w14:paraId="59FB2B88" w14:textId="225A1C56" w:rsidR="00F8075D" w:rsidRDefault="008E731A" w:rsidP="008E731A">
      <w:pPr>
        <w:pStyle w:val="-"/>
        <w:ind w:firstLine="420"/>
      </w:pP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>》的旅途过程鲜有创新之处，但</w:t>
      </w:r>
      <w:ins w:id="131" w:author="思漪 凌" w:date="2021-01-29T18:57:00Z">
        <w:r w:rsidR="00A02DF5">
          <w:rPr>
            <w:rFonts w:hint="eastAsia"/>
          </w:rPr>
          <w:t>它的</w:t>
        </w:r>
      </w:ins>
      <w:del w:id="132" w:author="思漪 凌" w:date="2021-01-29T18:56:00Z">
        <w:r w:rsidDel="00A02DF5">
          <w:rPr>
            <w:rFonts w:hint="eastAsia"/>
          </w:rPr>
          <w:delText>却有一个颠覆性的</w:delText>
        </w:r>
      </w:del>
      <w:r>
        <w:rPr>
          <w:rFonts w:hint="eastAsia"/>
        </w:rPr>
        <w:t>结局</w:t>
      </w:r>
      <w:ins w:id="133" w:author="思漪 凌" w:date="2021-01-29T18:57:00Z">
        <w:r w:rsidR="00A02DF5">
          <w:rPr>
            <w:rFonts w:hint="eastAsia"/>
          </w:rPr>
          <w:t>却很具革新性</w:t>
        </w:r>
      </w:ins>
      <w:r>
        <w:rPr>
          <w:rFonts w:hint="eastAsia"/>
        </w:rPr>
        <w:t>。现如今，我们都</w:t>
      </w:r>
      <w:r w:rsidR="00855E53">
        <w:rPr>
          <w:rFonts w:hint="eastAsia"/>
        </w:rPr>
        <w:t>习惯了</w:t>
      </w:r>
      <w:del w:id="134" w:author="思漪 凌" w:date="2021-01-29T18:57:00Z">
        <w:r w:rsidR="00855E53" w:rsidDel="00A02DF5">
          <w:rPr>
            <w:rFonts w:hint="eastAsia"/>
          </w:rPr>
          <w:delText>在</w:delText>
        </w:r>
      </w:del>
      <w:r>
        <w:rPr>
          <w:rFonts w:hint="eastAsia"/>
        </w:rPr>
        <w:t>通关游戏</w:t>
      </w:r>
      <w:ins w:id="135" w:author="思漪 凌" w:date="2021-01-29T18:57:00Z">
        <w:r w:rsidR="00A02DF5">
          <w:rPr>
            <w:rFonts w:hint="eastAsia"/>
          </w:rPr>
          <w:t>之</w:t>
        </w:r>
      </w:ins>
      <w:r>
        <w:rPr>
          <w:rFonts w:hint="eastAsia"/>
        </w:rPr>
        <w:t>前</w:t>
      </w:r>
      <w:del w:id="136" w:author="思漪 凌" w:date="2021-01-29T18:57:00Z">
        <w:r w:rsidR="00855E53" w:rsidDel="00A02DF5">
          <w:rPr>
            <w:rFonts w:hint="eastAsia"/>
          </w:rPr>
          <w:delText>会有</w:delText>
        </w:r>
        <w:r w:rsidDel="00A02DF5">
          <w:rPr>
            <w:rFonts w:hint="eastAsia"/>
          </w:rPr>
          <w:delText>一段</w:delText>
        </w:r>
      </w:del>
      <w:r w:rsidR="00855E53">
        <w:rPr>
          <w:rFonts w:hint="eastAsia"/>
        </w:rPr>
        <w:t>精美的结局动画，但在当年，画面上只会显示：“你赢了！”</w:t>
      </w:r>
      <w:del w:id="137" w:author="思漪 凌" w:date="2021-01-29T18:58:00Z">
        <w:r w:rsidR="00855E53" w:rsidDel="00A02DF5">
          <w:rPr>
            <w:rFonts w:hint="eastAsia"/>
          </w:rPr>
          <w:delText>然后</w:delText>
        </w:r>
      </w:del>
      <w:r w:rsidR="00855E53">
        <w:rPr>
          <w:rFonts w:hint="eastAsia"/>
        </w:rPr>
        <w:t>游戏</w:t>
      </w:r>
      <w:ins w:id="138" w:author="思漪 凌" w:date="2021-01-29T18:58:00Z">
        <w:r w:rsidR="00A02DF5">
          <w:rPr>
            <w:rFonts w:hint="eastAsia"/>
          </w:rPr>
          <w:t>界面便关闭了</w:t>
        </w:r>
      </w:ins>
      <w:del w:id="139" w:author="思漪 凌" w:date="2021-01-29T18:58:00Z">
        <w:r w:rsidR="00855E53" w:rsidDel="00A02DF5">
          <w:rPr>
            <w:rFonts w:hint="eastAsia"/>
          </w:rPr>
          <w:delText>就结束了</w:delText>
        </w:r>
      </w:del>
      <w:r w:rsidR="00855E53">
        <w:rPr>
          <w:rFonts w:hint="eastAsia"/>
        </w:rPr>
        <w:t>。《</w:t>
      </w:r>
      <w:r w:rsidR="002F0882">
        <w:rPr>
          <w:rFonts w:hint="eastAsia"/>
        </w:rPr>
        <w:t>魔界神兵</w:t>
      </w:r>
      <w:r w:rsidR="00855E53">
        <w:rPr>
          <w:rFonts w:hint="eastAsia"/>
        </w:rPr>
        <w:t>》是史上第一款有结局动画的</w:t>
      </w:r>
      <w:r w:rsidR="00855E53">
        <w:rPr>
          <w:rFonts w:hint="eastAsia"/>
        </w:rPr>
        <w:t xml:space="preserve"> CRPG </w:t>
      </w:r>
      <w:r w:rsidR="00855E53">
        <w:rPr>
          <w:rFonts w:hint="eastAsia"/>
        </w:rPr>
        <w:t>游戏，甚至可能是第一款这么做的电子游戏。你通关之后，游戏会播放一段很长的庆功典礼动画，小号手奏乐恭迎你归来，国王为你授勋，甚至还小小地暗示了一下续作。</w:t>
      </w:r>
    </w:p>
    <w:p w14:paraId="10F7D0D1" w14:textId="77777777" w:rsidR="00855E53" w:rsidRDefault="00855E53" w:rsidP="008E731A">
      <w:pPr>
        <w:pStyle w:val="-"/>
        <w:ind w:firstLine="420"/>
      </w:pPr>
    </w:p>
    <w:p w14:paraId="632570E2" w14:textId="77777777" w:rsidR="00347388" w:rsidRDefault="00347388" w:rsidP="00347388">
      <w:pPr>
        <w:pStyle w:val="-"/>
        <w:keepNext/>
        <w:ind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B0AD424" wp14:editId="0B369067">
            <wp:extent cx="2959100" cy="21932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E6D6" w14:textId="11A9E534" w:rsidR="003F7E6F" w:rsidRDefault="00347388" w:rsidP="00347388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60B0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这座城市有四个商店，一座赌场和一座监狱。我贿赂了守卫以和囚犯交谈，打听提示信息。和《创世纪》一样，商店里出售的物品会随</w:t>
      </w:r>
      <w:ins w:id="140" w:author="思漪 凌" w:date="2021-01-29T19:01:00Z">
        <w:r w:rsidR="00CF49C4">
          <w:rPr>
            <w:rFonts w:hint="eastAsia"/>
          </w:rPr>
          <w:t>游戏进度</w:t>
        </w:r>
      </w:ins>
      <w:del w:id="141" w:author="思漪 凌" w:date="2021-01-29T19:01:00Z">
        <w:r w:rsidDel="00CF49C4">
          <w:rPr>
            <w:rFonts w:hint="eastAsia"/>
          </w:rPr>
          <w:delText>时间</w:delText>
        </w:r>
      </w:del>
      <w:ins w:id="142" w:author="思漪 凌" w:date="2021-01-29T19:01:00Z">
        <w:r w:rsidR="00CF49C4">
          <w:rPr>
            <w:rFonts w:hint="eastAsia"/>
          </w:rPr>
          <w:t>更新</w:t>
        </w:r>
      </w:ins>
      <w:del w:id="143" w:author="思漪 凌" w:date="2021-01-29T19:01:00Z">
        <w:r w:rsidDel="00CF49C4">
          <w:rPr>
            <w:rFonts w:hint="eastAsia"/>
          </w:rPr>
          <w:delText>刷新</w:delText>
        </w:r>
      </w:del>
      <w:r>
        <w:rPr>
          <w:rFonts w:hint="eastAsia"/>
        </w:rPr>
        <w:t>。</w:t>
      </w:r>
    </w:p>
    <w:p w14:paraId="10C15ED6" w14:textId="77777777" w:rsidR="003F7E6F" w:rsidRDefault="003F7E6F" w:rsidP="00F348C6">
      <w:pPr>
        <w:pStyle w:val="-"/>
        <w:ind w:firstLine="420"/>
      </w:pPr>
    </w:p>
    <w:p w14:paraId="655FE8F8" w14:textId="4F834148" w:rsidR="003F7E6F" w:rsidRDefault="00347388" w:rsidP="00F348C6">
      <w:pPr>
        <w:pStyle w:val="-"/>
        <w:ind w:firstLine="420"/>
      </w:pP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>》一炮而红，十分畅销，于是</w:t>
      </w:r>
      <w:r>
        <w:rPr>
          <w:rFonts w:hint="eastAsia"/>
        </w:rPr>
        <w:t xml:space="preserve"> </w:t>
      </w:r>
      <w:r>
        <w:t xml:space="preserve">Charles </w:t>
      </w:r>
      <w:r>
        <w:rPr>
          <w:rFonts w:hint="eastAsia"/>
        </w:rPr>
        <w:t>和他的双胞胎兄弟</w:t>
      </w:r>
      <w:r>
        <w:rPr>
          <w:rFonts w:hint="eastAsia"/>
        </w:rPr>
        <w:t xml:space="preserve"> </w:t>
      </w:r>
      <w:r>
        <w:t xml:space="preserve">John </w:t>
      </w:r>
      <w:r>
        <w:rPr>
          <w:rFonts w:hint="eastAsia"/>
        </w:rPr>
        <w:t>成立了</w:t>
      </w:r>
      <w:r>
        <w:rPr>
          <w:rFonts w:hint="eastAsia"/>
        </w:rPr>
        <w:t xml:space="preserve"> </w:t>
      </w:r>
      <w:r>
        <w:t>Quest Software</w:t>
      </w:r>
      <w:r>
        <w:rPr>
          <w:rFonts w:hint="eastAsia"/>
        </w:rPr>
        <w:t>，于</w:t>
      </w:r>
      <w:r>
        <w:rPr>
          <w:rFonts w:hint="eastAsia"/>
        </w:rPr>
        <w:t xml:space="preserve"> </w:t>
      </w:r>
      <w:r>
        <w:t xml:space="preserve">1987 </w:t>
      </w:r>
      <w:r>
        <w:rPr>
          <w:rFonts w:hint="eastAsia"/>
        </w:rPr>
        <w:t>年推出了他们的第二款游戏</w:t>
      </w:r>
      <w:r w:rsidR="00F040D1">
        <w:rPr>
          <w:rFonts w:hint="eastAsia"/>
        </w:rPr>
        <w:t>《古者遗产》</w:t>
      </w:r>
      <w:r>
        <w:rPr>
          <w:rFonts w:hint="eastAsia"/>
        </w:rPr>
        <w:t>（</w:t>
      </w:r>
      <w:r>
        <w:rPr>
          <w:rFonts w:hint="eastAsia"/>
        </w:rPr>
        <w:t>L</w:t>
      </w:r>
      <w:r>
        <w:t>egacy of the Ancients</w:t>
      </w:r>
      <w:r>
        <w:rPr>
          <w:rFonts w:hint="eastAsia"/>
        </w:rPr>
        <w:t>）。此作的引擎升级了，城镇变大、图像更好，还加入了物品耐久度设定，不过基本玩法还是和《</w:t>
      </w:r>
      <w:r w:rsidR="002F0882">
        <w:rPr>
          <w:rFonts w:hint="eastAsia"/>
        </w:rPr>
        <w:t>魔界神兵</w:t>
      </w:r>
      <w:r>
        <w:rPr>
          <w:rFonts w:hint="eastAsia"/>
        </w:rPr>
        <w:t>》差不多——你要通过赌博或是战斗获得金钱，玩小游戏升级属性，最终击败邪恶反派。</w:t>
      </w:r>
    </w:p>
    <w:p w14:paraId="2B7958E6" w14:textId="53E756F6" w:rsidR="00FD78FB" w:rsidRDefault="00F040D1" w:rsidP="00F348C6">
      <w:pPr>
        <w:pStyle w:val="-"/>
        <w:ind w:firstLine="420"/>
      </w:pPr>
      <w:r>
        <w:rPr>
          <w:rFonts w:hint="eastAsia"/>
        </w:rPr>
        <w:t>《古者遗产》</w:t>
      </w:r>
      <w:r w:rsidR="00F37EE9">
        <w:rPr>
          <w:rFonts w:hint="eastAsia"/>
        </w:rPr>
        <w:t>倒是有</w:t>
      </w:r>
      <w:r w:rsidR="00ED7583">
        <w:rPr>
          <w:rFonts w:hint="eastAsia"/>
        </w:rPr>
        <w:t>其</w:t>
      </w:r>
      <w:r w:rsidR="00F37EE9">
        <w:rPr>
          <w:rFonts w:hint="eastAsia"/>
        </w:rPr>
        <w:t>独特</w:t>
      </w:r>
      <w:r w:rsidR="00ED7583">
        <w:rPr>
          <w:rFonts w:hint="eastAsia"/>
        </w:rPr>
        <w:t>亮点</w:t>
      </w:r>
      <w:r w:rsidR="00F37EE9">
        <w:rPr>
          <w:rFonts w:hint="eastAsia"/>
        </w:rPr>
        <w:t>：</w:t>
      </w:r>
      <w:r w:rsidR="00ED7583">
        <w:rPr>
          <w:rFonts w:hint="eastAsia"/>
        </w:rPr>
        <w:t>游戏始于</w:t>
      </w:r>
      <w:r w:rsidR="00ED7583">
        <w:rPr>
          <w:rFonts w:hint="eastAsia"/>
        </w:rPr>
        <w:t xml:space="preserve"> </w:t>
      </w:r>
      <w:proofErr w:type="spellStart"/>
      <w:r w:rsidR="00ED7583">
        <w:t>Galatic</w:t>
      </w:r>
      <w:proofErr w:type="spellEnd"/>
      <w:r w:rsidR="00ED7583">
        <w:t xml:space="preserve"> </w:t>
      </w:r>
      <w:r w:rsidR="00ED7583">
        <w:rPr>
          <w:rFonts w:hint="eastAsia"/>
        </w:rPr>
        <w:t>博物馆，里面的展品都有魔力。它们可能会把你传送到某座城市或者秘密地牢里，或是给你装备、升级属性。你需要在探险中找到特殊金币才能与它们交互。本作依然没有经验值系统。</w:t>
      </w:r>
      <w:del w:id="144" w:author="思漪 凌" w:date="2021-01-29T19:03:00Z">
        <w:r w:rsidR="00ED7583" w:rsidDel="00CF49C4">
          <w:rPr>
            <w:rFonts w:hint="eastAsia"/>
          </w:rPr>
          <w:delText>取而代之的是，</w:delText>
        </w:r>
      </w:del>
      <w:r w:rsidR="00ED7583">
        <w:rPr>
          <w:rFonts w:hint="eastAsia"/>
        </w:rPr>
        <w:t>你要完成博物馆管理员发布的任务，解锁新关卡和博物馆内的新区域。</w:t>
      </w:r>
    </w:p>
    <w:p w14:paraId="69542B1F" w14:textId="48CCCAE5" w:rsidR="00FD78FB" w:rsidRDefault="00E872C7" w:rsidP="00F348C6">
      <w:pPr>
        <w:pStyle w:val="-"/>
        <w:ind w:firstLine="420"/>
      </w:pPr>
      <w:r>
        <w:rPr>
          <w:rFonts w:hint="eastAsia"/>
        </w:rPr>
        <w:t>在美国艺电（</w:t>
      </w:r>
      <w:r>
        <w:rPr>
          <w:rFonts w:hint="eastAsia"/>
        </w:rPr>
        <w:t>EA</w:t>
      </w:r>
      <w:r>
        <w:t>, Electronic Arts</w:t>
      </w:r>
      <w:r>
        <w:rPr>
          <w:rFonts w:hint="eastAsia"/>
        </w:rPr>
        <w:t>）名下发行了《古者遗产》之后，兄弟俩又和</w:t>
      </w:r>
      <w:r>
        <w:rPr>
          <w:rFonts w:hint="eastAsia"/>
        </w:rPr>
        <w:t xml:space="preserve"> </w:t>
      </w:r>
      <w:r>
        <w:t xml:space="preserve">SSI </w:t>
      </w:r>
      <w:r>
        <w:rPr>
          <w:rFonts w:hint="eastAsia"/>
        </w:rPr>
        <w:t>合作，</w:t>
      </w:r>
      <w:r w:rsidR="00E558FD">
        <w:rPr>
          <w:rFonts w:hint="eastAsia"/>
        </w:rPr>
        <w:t>通过其</w:t>
      </w:r>
      <w:r>
        <w:rPr>
          <w:rFonts w:hint="eastAsia"/>
        </w:rPr>
        <w:t>旗下</w:t>
      </w:r>
      <w:r w:rsidR="00E558FD">
        <w:rPr>
          <w:rFonts w:hint="eastAsia"/>
        </w:rPr>
        <w:t>西木工作室（</w:t>
      </w:r>
      <w:r w:rsidR="00E558FD">
        <w:t>Westwood Studios</w:t>
      </w:r>
      <w:r w:rsidR="00E558FD">
        <w:rPr>
          <w:rFonts w:hint="eastAsia"/>
        </w:rPr>
        <w:t>）</w:t>
      </w:r>
      <w:r>
        <w:rPr>
          <w:rFonts w:hint="eastAsia"/>
        </w:rPr>
        <w:t>的帮助推出了《</w:t>
      </w:r>
      <w:r w:rsidR="002F0882">
        <w:rPr>
          <w:rFonts w:hint="eastAsia"/>
        </w:rPr>
        <w:t>魔界神兵</w:t>
      </w:r>
      <w:r>
        <w:rPr>
          <w:rFonts w:hint="eastAsia"/>
        </w:rPr>
        <w:t xml:space="preserve"> </w:t>
      </w:r>
      <w:r w:rsidR="00E558FD">
        <w:t>II</w:t>
      </w:r>
      <w:r>
        <w:t xml:space="preserve"> </w:t>
      </w:r>
      <w:r>
        <w:rPr>
          <w:rFonts w:hint="eastAsia"/>
        </w:rPr>
        <w:t>》。</w:t>
      </w:r>
    </w:p>
    <w:p w14:paraId="5D072D9C" w14:textId="77777777" w:rsidR="00FD78FB" w:rsidRDefault="00FD78FB" w:rsidP="00F348C6">
      <w:pPr>
        <w:pStyle w:val="-"/>
        <w:ind w:firstLine="420"/>
      </w:pPr>
    </w:p>
    <w:p w14:paraId="49232053" w14:textId="77777777" w:rsidR="00E558FD" w:rsidRDefault="00E558FD" w:rsidP="00E558FD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779E5BA4" wp14:editId="0A69A899">
            <wp:extent cx="2945918" cy="2219960"/>
            <wp:effectExtent l="0" t="0" r="698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18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A258" w14:textId="1EE20442" w:rsidR="00FD78FB" w:rsidRPr="00E558FD" w:rsidRDefault="00E558FD" w:rsidP="00E558FD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60B0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《古者遗产》最为标志性的</w:t>
      </w:r>
      <w:r>
        <w:rPr>
          <w:rFonts w:hint="eastAsia"/>
        </w:rPr>
        <w:t xml:space="preserve"> </w:t>
      </w:r>
      <w:proofErr w:type="spellStart"/>
      <w:r>
        <w:t>Galatic</w:t>
      </w:r>
      <w:proofErr w:type="spellEnd"/>
      <w:r>
        <w:t xml:space="preserve"> </w:t>
      </w:r>
      <w:r>
        <w:rPr>
          <w:rFonts w:hint="eastAsia"/>
        </w:rPr>
        <w:t>博物馆。这里的展品都是通向远方大陆的传送门。</w:t>
      </w:r>
    </w:p>
    <w:p w14:paraId="43FA00A8" w14:textId="77777777" w:rsidR="00FD78FB" w:rsidRDefault="00FD78FB" w:rsidP="00F348C6">
      <w:pPr>
        <w:pStyle w:val="-"/>
        <w:ind w:firstLine="420"/>
      </w:pPr>
    </w:p>
    <w:p w14:paraId="68F7FC14" w14:textId="41D620A6" w:rsidR="00FD78FB" w:rsidRDefault="00E558FD" w:rsidP="00F348C6">
      <w:pPr>
        <w:pStyle w:val="-"/>
        <w:ind w:firstLine="420"/>
      </w:pP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》于</w:t>
      </w:r>
      <w:r>
        <w:rPr>
          <w:rFonts w:hint="eastAsia"/>
        </w:rPr>
        <w:t xml:space="preserve"> 1</w:t>
      </w:r>
      <w:r>
        <w:t xml:space="preserve">988 </w:t>
      </w:r>
      <w:r>
        <w:rPr>
          <w:rFonts w:hint="eastAsia"/>
        </w:rPr>
        <w:t>年发售，画面</w:t>
      </w:r>
      <w:ins w:id="145" w:author="思漪 凌" w:date="2021-01-29T19:05:00Z">
        <w:r w:rsidR="00BD7110">
          <w:rPr>
            <w:rFonts w:hint="eastAsia"/>
          </w:rPr>
          <w:t>有所</w:t>
        </w:r>
      </w:ins>
      <w:r>
        <w:rPr>
          <w:rFonts w:hint="eastAsia"/>
        </w:rPr>
        <w:t>升级</w:t>
      </w:r>
      <w:del w:id="146" w:author="思漪 凌" w:date="2021-01-29T19:05:00Z">
        <w:r w:rsidDel="00BD7110">
          <w:rPr>
            <w:rFonts w:hint="eastAsia"/>
          </w:rPr>
          <w:delText>了</w:delText>
        </w:r>
      </w:del>
      <w:r>
        <w:rPr>
          <w:rFonts w:hint="eastAsia"/>
        </w:rPr>
        <w:t>，图像</w:t>
      </w:r>
      <w:ins w:id="147" w:author="思漪 凌" w:date="2021-01-29T19:05:00Z">
        <w:r w:rsidR="00BD7110">
          <w:rPr>
            <w:rFonts w:hint="eastAsia"/>
          </w:rPr>
          <w:t>更加</w:t>
        </w:r>
      </w:ins>
      <w:r>
        <w:rPr>
          <w:rFonts w:hint="eastAsia"/>
        </w:rPr>
        <w:t>花哨</w:t>
      </w:r>
      <w:del w:id="148" w:author="思漪 凌" w:date="2021-01-29T19:05:00Z">
        <w:r w:rsidDel="00BD7110">
          <w:rPr>
            <w:rFonts w:hint="eastAsia"/>
          </w:rPr>
          <w:delText>了</w:delText>
        </w:r>
      </w:del>
      <w:r>
        <w:rPr>
          <w:rFonts w:hint="eastAsia"/>
        </w:rPr>
        <w:t>，但本质上还是《</w:t>
      </w:r>
      <w:r w:rsidR="002F0882">
        <w:rPr>
          <w:rFonts w:hint="eastAsia"/>
        </w:rPr>
        <w:t>魔界神兵</w:t>
      </w:r>
      <w:r>
        <w:rPr>
          <w:rFonts w:hint="eastAsia"/>
        </w:rPr>
        <w:t>》的重置版。和前作一样，它依然还是单人</w:t>
      </w:r>
      <w:r>
        <w:rPr>
          <w:rFonts w:hint="eastAsia"/>
        </w:rPr>
        <w:t xml:space="preserve"> RPG </w:t>
      </w:r>
      <w:r>
        <w:rPr>
          <w:rFonts w:hint="eastAsia"/>
        </w:rPr>
        <w:t>游戏，</w:t>
      </w:r>
      <w:ins w:id="149" w:author="思漪 凌" w:date="2021-01-29T19:05:00Z">
        <w:r w:rsidR="00BD7110">
          <w:rPr>
            <w:rFonts w:hint="eastAsia"/>
          </w:rPr>
          <w:t>玩法是</w:t>
        </w:r>
      </w:ins>
      <w:del w:id="150" w:author="思漪 凌" w:date="2021-01-29T19:05:00Z">
        <w:r w:rsidDel="00BD7110">
          <w:rPr>
            <w:rFonts w:hint="eastAsia"/>
          </w:rPr>
          <w:delText>目的是</w:delText>
        </w:r>
      </w:del>
      <w:r>
        <w:rPr>
          <w:rFonts w:hint="eastAsia"/>
        </w:rPr>
        <w:t>收集金币、购买装备、升级属性。续作不像《古者遗产》那样有创新性的</w:t>
      </w:r>
      <w:r>
        <w:rPr>
          <w:rFonts w:hint="eastAsia"/>
        </w:rPr>
        <w:t xml:space="preserve"> </w:t>
      </w:r>
      <w:proofErr w:type="spellStart"/>
      <w:r>
        <w:t>Galatic</w:t>
      </w:r>
      <w:proofErr w:type="spellEnd"/>
      <w:r>
        <w:t xml:space="preserve"> </w:t>
      </w:r>
      <w:r>
        <w:rPr>
          <w:rFonts w:hint="eastAsia"/>
        </w:rPr>
        <w:t>博物馆，游戏机制也依然原始，</w:t>
      </w:r>
      <w:del w:id="151" w:author="思漪 凌" w:date="2021-01-29T19:06:00Z">
        <w:r w:rsidDel="00BD7110">
          <w:rPr>
            <w:rFonts w:hint="eastAsia"/>
          </w:rPr>
          <w:delText>风格</w:delText>
        </w:r>
      </w:del>
      <w:r>
        <w:rPr>
          <w:rFonts w:hint="eastAsia"/>
        </w:rPr>
        <w:t>停滞不前。</w:t>
      </w:r>
      <w:r>
        <w:t xml:space="preserve">1988 </w:t>
      </w:r>
      <w:r>
        <w:rPr>
          <w:rFonts w:hint="eastAsia"/>
        </w:rPr>
        <w:t>年还出了不少游戏，比如《</w:t>
      </w:r>
      <w:r w:rsidR="00A8465B">
        <w:rPr>
          <w:rFonts w:hint="eastAsia"/>
        </w:rPr>
        <w:t>废土</w:t>
      </w:r>
      <w:r>
        <w:rPr>
          <w:rFonts w:hint="eastAsia"/>
        </w:rPr>
        <w:t>》</w:t>
      </w:r>
      <w:r w:rsidR="00A8465B">
        <w:rPr>
          <w:rFonts w:hint="eastAsia"/>
        </w:rPr>
        <w:t>（</w:t>
      </w:r>
      <w:r w:rsidR="00A8465B">
        <w:rPr>
          <w:rFonts w:hint="eastAsia"/>
        </w:rPr>
        <w:t>W</w:t>
      </w:r>
      <w:r w:rsidR="00A8465B">
        <w:t>asteland</w:t>
      </w:r>
      <w:r w:rsidR="00A8465B">
        <w:rPr>
          <w:rFonts w:hint="eastAsia"/>
        </w:rPr>
        <w:t>）</w:t>
      </w:r>
      <w:r w:rsidR="00A8465B">
        <w:rPr>
          <w:rStyle w:val="a9"/>
        </w:rPr>
        <w:footnoteReference w:id="10"/>
      </w:r>
      <w:r w:rsidR="00A8465B">
        <w:rPr>
          <w:rFonts w:hint="eastAsia"/>
        </w:rPr>
        <w:t>、</w:t>
      </w:r>
      <w:r>
        <w:rPr>
          <w:rFonts w:hint="eastAsia"/>
        </w:rPr>
        <w:t>《创世纪</w:t>
      </w:r>
      <w:r>
        <w:rPr>
          <w:rFonts w:hint="eastAsia"/>
        </w:rPr>
        <w:t xml:space="preserve"> V</w:t>
      </w:r>
      <w:r>
        <w:rPr>
          <w:rFonts w:hint="eastAsia"/>
        </w:rPr>
        <w:t>》</w:t>
      </w:r>
      <w:r w:rsidR="00A8465B">
        <w:rPr>
          <w:rFonts w:hint="eastAsia"/>
        </w:rPr>
        <w:t>（</w:t>
      </w:r>
      <w:r w:rsidR="00A8465B">
        <w:rPr>
          <w:rFonts w:hint="eastAsia"/>
        </w:rPr>
        <w:t>U</w:t>
      </w:r>
      <w:r w:rsidR="00A8465B">
        <w:t>ltima V</w:t>
      </w:r>
      <w:r w:rsidR="00A8465B">
        <w:rPr>
          <w:rFonts w:hint="eastAsia"/>
        </w:rPr>
        <w:t>）</w:t>
      </w:r>
      <w:r>
        <w:rPr>
          <w:rFonts w:hint="eastAsia"/>
        </w:rPr>
        <w:t>和《</w:t>
      </w:r>
      <w:r w:rsidR="00A8465B">
        <w:rPr>
          <w:rFonts w:hint="eastAsia"/>
        </w:rPr>
        <w:t>光芒之池</w:t>
      </w:r>
      <w:r>
        <w:rPr>
          <w:rFonts w:hint="eastAsia"/>
        </w:rPr>
        <w:t>》</w:t>
      </w:r>
      <w:r w:rsidR="00A8465B">
        <w:rPr>
          <w:rFonts w:hint="eastAsia"/>
        </w:rPr>
        <w:t>（</w:t>
      </w:r>
      <w:r w:rsidR="00A8465B">
        <w:rPr>
          <w:rFonts w:hint="eastAsia"/>
        </w:rPr>
        <w:t>P</w:t>
      </w:r>
      <w:r w:rsidR="00A8465B">
        <w:t>ool of Radiance</w:t>
      </w:r>
      <w:r w:rsidR="00A8465B">
        <w:rPr>
          <w:rFonts w:hint="eastAsia"/>
        </w:rPr>
        <w:t>）</w:t>
      </w:r>
      <w:r w:rsidR="00A8465B">
        <w:rPr>
          <w:rStyle w:val="a9"/>
        </w:rPr>
        <w:footnoteReference w:id="11"/>
      </w:r>
      <w:r>
        <w:rPr>
          <w:rFonts w:hint="eastAsia"/>
        </w:rPr>
        <w:t>，与这些同期发售的名作相比，《</w:t>
      </w:r>
      <w:r w:rsidR="002F0882">
        <w:rPr>
          <w:rFonts w:hint="eastAsia"/>
        </w:rPr>
        <w:t>魔界神兵</w:t>
      </w:r>
      <w:r>
        <w:rPr>
          <w:rFonts w:hint="eastAsia"/>
        </w:rPr>
        <w:t xml:space="preserve"> II</w:t>
      </w:r>
      <w:r>
        <w:rPr>
          <w:rFonts w:hint="eastAsia"/>
        </w:rPr>
        <w:t>》</w:t>
      </w:r>
      <w:r w:rsidR="00A8465B">
        <w:rPr>
          <w:rFonts w:hint="eastAsia"/>
        </w:rPr>
        <w:t>只能算作平平无奇。</w:t>
      </w:r>
    </w:p>
    <w:p w14:paraId="0C8E7D4F" w14:textId="69865F56" w:rsidR="00FD78FB" w:rsidRPr="00E558FD" w:rsidRDefault="00E21E1D" w:rsidP="00F348C6">
      <w:pPr>
        <w:pStyle w:val="-"/>
        <w:ind w:firstLine="420"/>
      </w:pPr>
      <w:r>
        <w:rPr>
          <w:rFonts w:hint="eastAsia"/>
        </w:rPr>
        <w:t>兄弟俩在</w:t>
      </w:r>
      <w:r>
        <w:rPr>
          <w:rFonts w:hint="eastAsia"/>
        </w:rPr>
        <w:t xml:space="preserve"> 1</w:t>
      </w:r>
      <w:r>
        <w:t xml:space="preserve">988 </w:t>
      </w:r>
      <w:r>
        <w:rPr>
          <w:rFonts w:hint="eastAsia"/>
        </w:rPr>
        <w:t>年还制作了另一款游戏——《黑银传说》（</w:t>
      </w:r>
      <w:r>
        <w:rPr>
          <w:rFonts w:hint="eastAsia"/>
        </w:rPr>
        <w:t>T</w:t>
      </w:r>
      <w:r>
        <w:t xml:space="preserve">he Legend of </w:t>
      </w:r>
      <w:proofErr w:type="spellStart"/>
      <w:r>
        <w:t>Blacksilver</w:t>
      </w:r>
      <w:proofErr w:type="spellEnd"/>
      <w:r>
        <w:rPr>
          <w:rFonts w:hint="eastAsia"/>
        </w:rPr>
        <w:t>）。本作是《</w:t>
      </w:r>
      <w:r w:rsidR="002F0882">
        <w:rPr>
          <w:rFonts w:hint="eastAsia"/>
        </w:rPr>
        <w:t>魔界神兵</w:t>
      </w:r>
      <w:r>
        <w:rPr>
          <w:rFonts w:hint="eastAsia"/>
        </w:rPr>
        <w:t>》与《古者遗产》的集大成者，但本质依然与前作如出一辙。更糟的是，《黑银传说》的发行商</w:t>
      </w:r>
      <w:r>
        <w:rPr>
          <w:rFonts w:hint="eastAsia"/>
        </w:rPr>
        <w:t xml:space="preserve"> </w:t>
      </w:r>
      <w:proofErr w:type="spellStart"/>
      <w:r>
        <w:t>Epyx</w:t>
      </w:r>
      <w:proofErr w:type="spellEnd"/>
      <w:r>
        <w:t xml:space="preserve"> </w:t>
      </w:r>
      <w:r>
        <w:rPr>
          <w:rFonts w:hint="eastAsia"/>
        </w:rPr>
        <w:t>破产了，没能好好地为游戏做宣发。至此，种种原因促使这对双胞胎兄弟从游戏开发产业引退了。</w:t>
      </w:r>
    </w:p>
    <w:p w14:paraId="516A04B5" w14:textId="14A65406" w:rsidR="00FD78FB" w:rsidRPr="00E21E1D" w:rsidRDefault="00E21E1D" w:rsidP="00F348C6">
      <w:pPr>
        <w:pStyle w:val="-"/>
        <w:ind w:firstLine="420"/>
      </w:pPr>
      <w:r>
        <w:rPr>
          <w:rFonts w:hint="eastAsia"/>
        </w:rPr>
        <w:t>这</w:t>
      </w:r>
      <w:r w:rsidR="00B0030A">
        <w:rPr>
          <w:rFonts w:hint="eastAsia"/>
        </w:rPr>
        <w:t>可谓</w:t>
      </w:r>
      <w:r>
        <w:rPr>
          <w:rFonts w:hint="eastAsia"/>
        </w:rPr>
        <w:t>是一段轶事。</w:t>
      </w:r>
      <w:r>
        <w:rPr>
          <w:rFonts w:hint="eastAsia"/>
        </w:rPr>
        <w:t>C</w:t>
      </w:r>
      <w:r>
        <w:t xml:space="preserve">harles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John </w:t>
      </w:r>
      <w:r>
        <w:rPr>
          <w:rFonts w:hint="eastAsia"/>
        </w:rPr>
        <w:t>先前都没有任何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游戏相关的经验——他们只是</w:t>
      </w:r>
      <w:ins w:id="152" w:author="思漪 凌" w:date="2021-01-29T19:07:00Z">
        <w:r w:rsidR="00BD7110">
          <w:rPr>
            <w:rFonts w:hint="eastAsia"/>
          </w:rPr>
          <w:t>出于</w:t>
        </w:r>
      </w:ins>
      <w:del w:id="153" w:author="思漪 凌" w:date="2021-01-29T19:07:00Z">
        <w:r w:rsidDel="00BD7110">
          <w:rPr>
            <w:rFonts w:hint="eastAsia"/>
          </w:rPr>
          <w:delText>太爱</w:delText>
        </w:r>
      </w:del>
      <w:ins w:id="154" w:author="思漪 凌" w:date="2021-01-29T19:07:00Z">
        <w:r w:rsidR="00BD7110">
          <w:rPr>
            <w:rFonts w:hint="eastAsia"/>
          </w:rPr>
          <w:t>对</w:t>
        </w:r>
      </w:ins>
      <w:r>
        <w:rPr>
          <w:rFonts w:hint="eastAsia"/>
        </w:rPr>
        <w:t>《创世纪》</w:t>
      </w:r>
      <w:ins w:id="155" w:author="思漪 凌" w:date="2021-01-29T19:07:00Z">
        <w:r w:rsidR="00BD7110">
          <w:rPr>
            <w:rFonts w:hint="eastAsia"/>
          </w:rPr>
          <w:t>的喜爱</w:t>
        </w:r>
      </w:ins>
      <w:del w:id="156" w:author="思漪 凌" w:date="2021-01-29T19:07:00Z">
        <w:r w:rsidDel="00BD7110">
          <w:rPr>
            <w:rFonts w:hint="eastAsia"/>
          </w:rPr>
          <w:delText>了，</w:delText>
        </w:r>
      </w:del>
      <w:ins w:id="157" w:author="思漪 凌" w:date="2021-01-29T19:07:00Z">
        <w:r w:rsidR="00BD7110">
          <w:rPr>
            <w:rFonts w:hint="eastAsia"/>
          </w:rPr>
          <w:t>而</w:t>
        </w:r>
      </w:ins>
      <w:r>
        <w:rPr>
          <w:rFonts w:hint="eastAsia"/>
        </w:rPr>
        <w:t>决定做</w:t>
      </w:r>
      <w:ins w:id="158" w:author="思漪 凌" w:date="2021-01-29T19:11:00Z">
        <w:r w:rsidR="00BD7110">
          <w:rPr>
            <w:rFonts w:hint="eastAsia"/>
          </w:rPr>
          <w:t>和它一样</w:t>
        </w:r>
      </w:ins>
      <w:del w:id="159" w:author="思漪 凌" w:date="2021-01-29T19:11:00Z">
        <w:r w:rsidDel="00BD7110">
          <w:rPr>
            <w:rFonts w:hint="eastAsia"/>
          </w:rPr>
          <w:delText>出类似</w:delText>
        </w:r>
      </w:del>
      <w:r>
        <w:rPr>
          <w:rFonts w:hint="eastAsia"/>
        </w:rPr>
        <w:t>的游戏而已。</w:t>
      </w:r>
      <w:ins w:id="160" w:author="思漪 凌" w:date="2021-01-29T19:12:00Z">
        <w:r w:rsidR="00BD7110">
          <w:rPr>
            <w:rFonts w:hint="eastAsia"/>
          </w:rPr>
          <w:t>在这个理念引导下他们推出了几款</w:t>
        </w:r>
      </w:ins>
      <w:ins w:id="161" w:author="思漪 凌" w:date="2021-01-29T19:13:00Z">
        <w:r w:rsidR="00BD7110">
          <w:rPr>
            <w:rFonts w:hint="eastAsia"/>
          </w:rPr>
          <w:t>彼此极为相似的</w:t>
        </w:r>
      </w:ins>
      <w:ins w:id="162" w:author="思漪 凌" w:date="2021-01-29T19:12:00Z">
        <w:r w:rsidR="00BD7110">
          <w:rPr>
            <w:rFonts w:hint="eastAsia"/>
          </w:rPr>
          <w:t>作品</w:t>
        </w:r>
      </w:ins>
      <w:del w:id="163" w:author="思漪 凌" w:date="2021-01-29T19:12:00Z">
        <w:r w:rsidDel="00BD7110">
          <w:rPr>
            <w:rFonts w:hint="eastAsia"/>
          </w:rPr>
          <w:delText>他们牢牢抓着这一理念不放，几次</w:delText>
        </w:r>
        <w:r w:rsidR="00B0030A" w:rsidDel="00BD7110">
          <w:rPr>
            <w:rFonts w:hint="eastAsia"/>
          </w:rPr>
          <w:delText>更新换代</w:delText>
        </w:r>
        <w:r w:rsidDel="00BD7110">
          <w:rPr>
            <w:rFonts w:hint="eastAsia"/>
          </w:rPr>
          <w:delText>，</w:delText>
        </w:r>
      </w:del>
      <w:r>
        <w:rPr>
          <w:rFonts w:hint="eastAsia"/>
        </w:rPr>
        <w:t>但</w:t>
      </w:r>
      <w:r w:rsidR="00B60B09">
        <w:rPr>
          <w:rFonts w:hint="eastAsia"/>
        </w:rPr>
        <w:t>最终没能推陈出新，因而土崩瓦解，被时代所淘汰。</w:t>
      </w:r>
    </w:p>
    <w:p w14:paraId="543D0F47" w14:textId="51C19869" w:rsidR="00710D5F" w:rsidRPr="00B0030A" w:rsidRDefault="00710D5F" w:rsidP="00F348C6">
      <w:pPr>
        <w:pStyle w:val="-"/>
        <w:ind w:firstLine="420"/>
      </w:pPr>
    </w:p>
    <w:p w14:paraId="4A10EE97" w14:textId="77777777" w:rsidR="00B60B09" w:rsidRDefault="00B60B09" w:rsidP="00B60B09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75AC141B" wp14:editId="77A26B28">
            <wp:extent cx="2945918" cy="2216452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18" cy="22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CEBD" w14:textId="38B8CDA9" w:rsidR="00B60B09" w:rsidRPr="00E07734" w:rsidRDefault="00B60B09" w:rsidP="00B60B09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 xml:space="preserve"> II</w:t>
      </w:r>
      <w:r>
        <w:rPr>
          <w:rFonts w:hint="eastAsia"/>
        </w:rPr>
        <w:t>》的图像更加精美了，但与《创世纪</w:t>
      </w:r>
      <w:r>
        <w:rPr>
          <w:rFonts w:hint="eastAsia"/>
        </w:rPr>
        <w:t xml:space="preserve"> V</w:t>
      </w:r>
      <w:r>
        <w:rPr>
          <w:rFonts w:hint="eastAsia"/>
        </w:rPr>
        <w:t>》和《废土》相比，其游戏机制过于简朴单调。</w:t>
      </w:r>
    </w:p>
    <w:sectPr w:rsidR="00B60B09" w:rsidRPr="00E07734" w:rsidSect="00A8527F">
      <w:headerReference w:type="default" r:id="rId22"/>
      <w:footerReference w:type="default" r:id="rId23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82" w:author="Vita Astora" w:date="2020-11-30T10:02:00Z" w:initials="VA">
    <w:p w14:paraId="2AFBAB3C" w14:textId="18F14CCD" w:rsidR="00B0030A" w:rsidRDefault="00B0030A">
      <w:pPr>
        <w:pStyle w:val="af4"/>
      </w:pPr>
      <w:r>
        <w:rPr>
          <w:rStyle w:val="af3"/>
        </w:rPr>
        <w:annotationRef/>
      </w:r>
      <w:r>
        <w:rPr>
          <w:rFonts w:hint="eastAsia"/>
        </w:rPr>
        <w:t>查了下有好多叫E</w:t>
      </w:r>
      <w:r>
        <w:t>xile</w:t>
      </w:r>
      <w:r>
        <w:rPr>
          <w:rFonts w:hint="eastAsia"/>
        </w:rPr>
        <w:t>的游戏，不知道这里指的是哪一作，辛苦校对详细调查一下</w:t>
      </w:r>
    </w:p>
  </w:comment>
  <w:comment w:id="83" w:author="思漪 凌" w:date="2021-01-29T18:36:00Z" w:initials="思漪">
    <w:p w14:paraId="551E8E0C" w14:textId="78C48E5F" w:rsidR="00545A51" w:rsidRDefault="00545A51">
      <w:pPr>
        <w:pStyle w:val="af4"/>
      </w:pPr>
      <w:r>
        <w:rPr>
          <w:rStyle w:val="af3"/>
        </w:rPr>
        <w:annotationRef/>
      </w:r>
      <w:r>
        <w:rPr>
          <w:rFonts w:hint="eastAsia"/>
        </w:rPr>
        <w:t>应该是指</w:t>
      </w:r>
      <w:r>
        <w:t>Exile: Escape from the Pit</w:t>
      </w:r>
      <w:r>
        <w:rPr>
          <w:rFonts w:hint="eastAsia"/>
        </w:rPr>
        <w:t>，书中也有，提到了作者从创世纪5借鉴战斗系统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AFBAB3C" w15:done="0"/>
  <w15:commentEx w15:paraId="551E8E0C" w15:paraIdParent="2AFBAB3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6F41A3" w16cex:dateUtc="2020-11-30T02:02:00Z"/>
  <w16cex:commentExtensible w16cex:durableId="23BED41D" w16cex:dateUtc="2021-01-29T10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AFBAB3C" w16cid:durableId="236F41A3"/>
  <w16cid:commentId w16cid:paraId="551E8E0C" w16cid:durableId="23BED4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45F49" w14:textId="77777777" w:rsidR="00022C4B" w:rsidRDefault="00022C4B" w:rsidP="00F841EF">
      <w:r>
        <w:separator/>
      </w:r>
    </w:p>
  </w:endnote>
  <w:endnote w:type="continuationSeparator" w:id="0">
    <w:p w14:paraId="7D93B243" w14:textId="77777777" w:rsidR="00022C4B" w:rsidRDefault="00022C4B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40C" w14:textId="77777777" w:rsidR="00E46E42" w:rsidRPr="00412ACB" w:rsidRDefault="00E46E42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C55BB" w14:textId="77777777" w:rsidR="00E46E42" w:rsidRPr="00412ACB" w:rsidRDefault="00E46E42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328E8B" w14:textId="77777777" w:rsidR="00022C4B" w:rsidRDefault="00022C4B" w:rsidP="00F841EF">
      <w:r>
        <w:separator/>
      </w:r>
    </w:p>
  </w:footnote>
  <w:footnote w:type="continuationSeparator" w:id="0">
    <w:p w14:paraId="23D26393" w14:textId="77777777" w:rsidR="00022C4B" w:rsidRDefault="00022C4B" w:rsidP="00F841EF">
      <w:r>
        <w:continuationSeparator/>
      </w:r>
    </w:p>
  </w:footnote>
  <w:footnote w:id="1">
    <w:p w14:paraId="78518E4F" w14:textId="3412BD54" w:rsidR="004A3523" w:rsidRPr="004A3523" w:rsidRDefault="004A3523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 xml:space="preserve">《魔界神兵》是 </w:t>
      </w:r>
      <w:r>
        <w:t>SS</w:t>
      </w:r>
      <w:r w:rsidR="00DD4B98">
        <w:t>I</w:t>
      </w:r>
      <w:del w:id="0" w:author="思漪 凌" w:date="2021-01-29T17:30:00Z">
        <w:r w:rsidR="00DD4B98" w:rsidDel="00A40F00">
          <w:delText xml:space="preserve"> </w:delText>
        </w:r>
      </w:del>
      <w:r w:rsidR="00DD4B98">
        <w:rPr>
          <w:rFonts w:hint="eastAsia"/>
        </w:rPr>
        <w:t>（S</w:t>
      </w:r>
      <w:r w:rsidR="00DD4B98">
        <w:t>trategic Simulations, Inc</w:t>
      </w:r>
      <w:r w:rsidR="00DD4B98">
        <w:rPr>
          <w:rFonts w:hint="eastAsia"/>
        </w:rPr>
        <w:t>）</w:t>
      </w:r>
      <w:r>
        <w:rPr>
          <w:rFonts w:hint="eastAsia"/>
        </w:rPr>
        <w:t>发售的第一款 RPG</w:t>
      </w:r>
      <w:r>
        <w:t xml:space="preserve"> </w:t>
      </w:r>
      <w:r>
        <w:rPr>
          <w:rFonts w:hint="eastAsia"/>
        </w:rPr>
        <w:t>游戏。公司先前以策略游戏著称，但这款游戏很快名声大噪，一举超越了之前所有的作品。</w:t>
      </w:r>
    </w:p>
  </w:footnote>
  <w:footnote w:id="2">
    <w:p w14:paraId="0D65D6B9" w14:textId="740013FF" w:rsidR="00E872C7" w:rsidRPr="00E872C7" w:rsidRDefault="00E872C7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proofErr w:type="spellStart"/>
      <w:r w:rsidRPr="00E872C7">
        <w:t>Brøderbund</w:t>
      </w:r>
      <w:proofErr w:type="spellEnd"/>
      <w:r>
        <w:t xml:space="preserve"> </w:t>
      </w:r>
      <w:r>
        <w:rPr>
          <w:rFonts w:hint="eastAsia"/>
        </w:rPr>
        <w:t>原本是电子游戏和教育软件制造商，以首创发行游戏《神偷卡门》（C</w:t>
      </w:r>
      <w:r>
        <w:t xml:space="preserve">armen </w:t>
      </w:r>
      <w:proofErr w:type="spellStart"/>
      <w:r>
        <w:t>Sandiego</w:t>
      </w:r>
      <w:proofErr w:type="spellEnd"/>
      <w:r>
        <w:rPr>
          <w:rFonts w:hint="eastAsia"/>
        </w:rPr>
        <w:t>）著称。</w:t>
      </w:r>
    </w:p>
  </w:footnote>
  <w:footnote w:id="3">
    <w:p w14:paraId="4AA396D3" w14:textId="13B9142B" w:rsidR="00E872C7" w:rsidRPr="00E872C7" w:rsidRDefault="00E872C7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译者注：SSI</w:t>
      </w:r>
      <w:r>
        <w:t xml:space="preserve"> </w:t>
      </w:r>
      <w:r w:rsidRPr="00E872C7">
        <w:rPr>
          <w:rFonts w:hint="eastAsia"/>
        </w:rPr>
        <w:t>是一</w:t>
      </w:r>
      <w:ins w:id="56" w:author="思漪 凌" w:date="2021-01-29T17:29:00Z">
        <w:r w:rsidR="00A40F00">
          <w:rPr>
            <w:rFonts w:hint="eastAsia"/>
          </w:rPr>
          <w:t>家</w:t>
        </w:r>
      </w:ins>
      <w:del w:id="57" w:author="思漪 凌" w:date="2021-01-29T17:29:00Z">
        <w:r w:rsidRPr="00E872C7" w:rsidDel="00A40F00">
          <w:rPr>
            <w:rFonts w:hint="eastAsia"/>
          </w:rPr>
          <w:delText>间</w:delText>
        </w:r>
      </w:del>
      <w:r w:rsidRPr="00E872C7">
        <w:rPr>
          <w:rFonts w:hint="eastAsia"/>
        </w:rPr>
        <w:t>电子游戏开发公司，</w:t>
      </w:r>
      <w:r>
        <w:rPr>
          <w:rFonts w:hint="eastAsia"/>
        </w:rPr>
        <w:t>于 1</w:t>
      </w:r>
      <w:r>
        <w:t>979</w:t>
      </w:r>
      <w:r>
        <w:rPr>
          <w:rFonts w:hint="eastAsia"/>
        </w:rPr>
        <w:t xml:space="preserve"> 年成立。</w:t>
      </w:r>
      <w:r w:rsidRPr="00E872C7">
        <w:t>在</w:t>
      </w:r>
      <w:r>
        <w:rPr>
          <w:rFonts w:hint="eastAsia"/>
        </w:rPr>
        <w:t xml:space="preserve"> </w:t>
      </w:r>
      <w:r w:rsidRPr="00E872C7">
        <w:t>1994</w:t>
      </w:r>
      <w:r>
        <w:t xml:space="preserve"> </w:t>
      </w:r>
      <w:r w:rsidRPr="00E872C7">
        <w:t>年，SSI</w:t>
      </w:r>
      <w:ins w:id="58" w:author="思漪 凌" w:date="2021-01-29T17:30:00Z">
        <w:r w:rsidR="00A40F00">
          <w:t xml:space="preserve"> </w:t>
        </w:r>
      </w:ins>
      <w:r w:rsidRPr="00E872C7">
        <w:t>被</w:t>
      </w:r>
      <w:ins w:id="59" w:author="思漪 凌" w:date="2021-01-29T17:30:00Z">
        <w:r w:rsidR="00A40F00">
          <w:rPr>
            <w:rFonts w:hint="eastAsia"/>
          </w:rPr>
          <w:t xml:space="preserve"> </w:t>
        </w:r>
      </w:ins>
      <w:r w:rsidRPr="00E872C7">
        <w:t>Mindscape</w:t>
      </w:r>
      <w:ins w:id="60" w:author="思漪 凌" w:date="2021-01-29T17:30:00Z">
        <w:r w:rsidR="00A40F00">
          <w:t xml:space="preserve"> </w:t>
        </w:r>
      </w:ins>
      <w:r w:rsidRPr="00E872C7">
        <w:t>买下，一度成为美泰的一部分，最后在</w:t>
      </w:r>
      <w:r>
        <w:rPr>
          <w:rFonts w:hint="eastAsia"/>
        </w:rPr>
        <w:t xml:space="preserve"> </w:t>
      </w:r>
      <w:r w:rsidRPr="00E872C7">
        <w:t>2001</w:t>
      </w:r>
      <w:r>
        <w:t xml:space="preserve"> </w:t>
      </w:r>
      <w:r w:rsidRPr="00E872C7">
        <w:t>年</w:t>
      </w:r>
      <w:r>
        <w:rPr>
          <w:rFonts w:hint="eastAsia"/>
        </w:rPr>
        <w:t xml:space="preserve"> </w:t>
      </w:r>
      <w:r w:rsidRPr="00E872C7">
        <w:t>1</w:t>
      </w:r>
      <w:r>
        <w:t xml:space="preserve"> </w:t>
      </w:r>
      <w:r w:rsidRPr="00E872C7">
        <w:t>月</w:t>
      </w:r>
      <w:r>
        <w:rPr>
          <w:rFonts w:hint="eastAsia"/>
        </w:rPr>
        <w:t>并入</w:t>
      </w:r>
      <w:r w:rsidRPr="00E872C7">
        <w:t>育碧软件。</w:t>
      </w:r>
    </w:p>
  </w:footnote>
  <w:footnote w:id="4">
    <w:p w14:paraId="0A91DD22" w14:textId="03128450" w:rsidR="002E4B69" w:rsidRDefault="002E4B69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 xml:space="preserve">译者注：《春之碎片》是由 </w:t>
      </w:r>
      <w:r>
        <w:t xml:space="preserve">TX Digital Illusions </w:t>
      </w:r>
      <w:r>
        <w:rPr>
          <w:rFonts w:hint="eastAsia"/>
        </w:rPr>
        <w:t>开发，于 1</w:t>
      </w:r>
      <w:r>
        <w:t xml:space="preserve">986 </w:t>
      </w:r>
      <w:r>
        <w:rPr>
          <w:rFonts w:hint="eastAsia"/>
        </w:rPr>
        <w:t>年由 SSI</w:t>
      </w:r>
      <w:r>
        <w:t xml:space="preserve"> </w:t>
      </w:r>
      <w:r>
        <w:rPr>
          <w:rFonts w:hint="eastAsia"/>
        </w:rPr>
        <w:t>发售的一款角色扮演游戏，经常被拿来与《创世纪 III》相比较。</w:t>
      </w:r>
      <w:r w:rsidRPr="002E4B69">
        <w:t>Tim Bailey</w:t>
      </w:r>
      <w:r>
        <w:t xml:space="preserve"> </w:t>
      </w:r>
      <w:r>
        <w:rPr>
          <w:rFonts w:hint="eastAsia"/>
        </w:rPr>
        <w:t>评价此作：“如果你有闲钱，等不及《创世纪 IV》发售，那可以先玩玩这部略次一些的仿品。”</w:t>
      </w:r>
    </w:p>
  </w:footnote>
  <w:footnote w:id="5">
    <w:p w14:paraId="708F6FAB" w14:textId="2C5B0D40" w:rsidR="002E4B69" w:rsidRDefault="002E4B69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译者注：《</w:t>
      </w:r>
      <w:r>
        <w:t>2400 A.D.</w:t>
      </w:r>
      <w:r>
        <w:rPr>
          <w:rFonts w:hint="eastAsia"/>
        </w:rPr>
        <w:t xml:space="preserve">》是由 </w:t>
      </w:r>
      <w:r>
        <w:t xml:space="preserve">Origin Systems </w:t>
      </w:r>
      <w:r w:rsidR="00C27615">
        <w:rPr>
          <w:rFonts w:hint="eastAsia"/>
        </w:rPr>
        <w:t xml:space="preserve">于 </w:t>
      </w:r>
      <w:r w:rsidR="00C27615">
        <w:t xml:space="preserve">1987 </w:t>
      </w:r>
      <w:r w:rsidR="00C27615">
        <w:rPr>
          <w:rFonts w:hint="eastAsia"/>
        </w:rPr>
        <w:t>年</w:t>
      </w:r>
      <w:r>
        <w:rPr>
          <w:rFonts w:hint="eastAsia"/>
        </w:rPr>
        <w:t>发售的一款轻量级角色扮演游戏，以世界末日为题材，风格非常类似于《创世纪》系列。</w:t>
      </w:r>
    </w:p>
  </w:footnote>
  <w:footnote w:id="6">
    <w:p w14:paraId="74E30730" w14:textId="46DFD45F" w:rsidR="00C27615" w:rsidRDefault="00C27615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 xml:space="preserve">译者注：《魔法之烛》是由 </w:t>
      </w:r>
      <w:proofErr w:type="spellStart"/>
      <w:r>
        <w:rPr>
          <w:rFonts w:hint="eastAsia"/>
        </w:rPr>
        <w:t>M</w:t>
      </w:r>
      <w:r>
        <w:t>indcraft</w:t>
      </w:r>
      <w:proofErr w:type="spellEnd"/>
      <w:r>
        <w:t xml:space="preserve"> </w:t>
      </w:r>
      <w:r>
        <w:rPr>
          <w:rFonts w:hint="eastAsia"/>
        </w:rPr>
        <w:t xml:space="preserve">在 </w:t>
      </w:r>
      <w:r>
        <w:t xml:space="preserve">1989 </w:t>
      </w:r>
      <w:r>
        <w:rPr>
          <w:rFonts w:hint="eastAsia"/>
        </w:rPr>
        <w:t xml:space="preserve">年发售的一款角色扮演游戏，与《创世纪 </w:t>
      </w:r>
      <w:r>
        <w:t>II</w:t>
      </w:r>
      <w:r>
        <w:rPr>
          <w:rFonts w:hint="eastAsia"/>
        </w:rPr>
        <w:t xml:space="preserve">》风格类似，荣获电脑游戏世界 </w:t>
      </w:r>
      <w:r>
        <w:t xml:space="preserve">1989 </w:t>
      </w:r>
      <w:r>
        <w:rPr>
          <w:rFonts w:hint="eastAsia"/>
        </w:rPr>
        <w:t>年年度最佳角色扮演游戏。</w:t>
      </w:r>
    </w:p>
  </w:footnote>
  <w:footnote w:id="7">
    <w:p w14:paraId="036C74EF" w14:textId="758C8F1C" w:rsidR="00C27615" w:rsidRDefault="00C27615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译者注：《死亡领主》是由 EA</w:t>
      </w:r>
      <w:r>
        <w:t xml:space="preserve"> </w:t>
      </w:r>
      <w:r>
        <w:rPr>
          <w:rFonts w:hint="eastAsia"/>
        </w:rPr>
        <w:t xml:space="preserve">在 </w:t>
      </w:r>
      <w:r>
        <w:t xml:space="preserve">1987 </w:t>
      </w:r>
      <w:r>
        <w:rPr>
          <w:rFonts w:hint="eastAsia"/>
        </w:rPr>
        <w:t>年发售的一款日本舞台的角色扮演游戏，风评较差。R</w:t>
      </w:r>
      <w:r>
        <w:t xml:space="preserve">ichard Garriott </w:t>
      </w:r>
      <w:r>
        <w:rPr>
          <w:rFonts w:hint="eastAsia"/>
        </w:rPr>
        <w:t>认为此作是对《创世纪》系列的拙劣模仿，因此不再与 EA</w:t>
      </w:r>
      <w:r>
        <w:t xml:space="preserve"> </w:t>
      </w:r>
      <w:r>
        <w:rPr>
          <w:rFonts w:hint="eastAsia"/>
        </w:rPr>
        <w:t xml:space="preserve">合作，还在之后的《创世纪》游戏中加入了一位海盗角色 </w:t>
      </w:r>
      <w:proofErr w:type="spellStart"/>
      <w:r>
        <w:t>Pirt</w:t>
      </w:r>
      <w:proofErr w:type="spellEnd"/>
      <w:r>
        <w:t xml:space="preserve"> </w:t>
      </w:r>
      <w:proofErr w:type="spellStart"/>
      <w:r>
        <w:t>Snikwah</w:t>
      </w:r>
      <w:proofErr w:type="spellEnd"/>
      <w:r>
        <w:t xml:space="preserve"> </w:t>
      </w:r>
      <w:r>
        <w:rPr>
          <w:rFonts w:hint="eastAsia"/>
        </w:rPr>
        <w:t>，以此暗讽</w:t>
      </w:r>
      <w:r w:rsidRPr="00C27615">
        <w:t>Trip Hawkins</w:t>
      </w:r>
      <w:r>
        <w:rPr>
          <w:rFonts w:hint="eastAsia"/>
        </w:rPr>
        <w:t>，EA</w:t>
      </w:r>
      <w:r>
        <w:t xml:space="preserve"> </w:t>
      </w:r>
      <w:r>
        <w:rPr>
          <w:rFonts w:hint="eastAsia"/>
        </w:rPr>
        <w:t>的创始人。</w:t>
      </w:r>
    </w:p>
  </w:footnote>
  <w:footnote w:id="8">
    <w:p w14:paraId="5C46393B" w14:textId="24B68F28" w:rsidR="00C27615" w:rsidRDefault="00C27615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译者注：《勇者斗恶龙》</w:t>
      </w:r>
      <w:r w:rsidRPr="00C27615">
        <w:rPr>
          <w:rFonts w:hint="eastAsia"/>
        </w:rPr>
        <w:t>是由日本艾尼克斯（</w:t>
      </w:r>
      <w:r w:rsidRPr="00C27615">
        <w:rPr>
          <w:rFonts w:hint="eastAsia"/>
        </w:rPr>
        <w:t>现为史克威尔艾尼克斯）研发的角色扮演游戏</w:t>
      </w:r>
      <w:r w:rsidRPr="00C27615">
        <w:t>系列，其作为游戏史上最畅销的长寿游戏系列之一，在日本具有“国民RPG”之称</w:t>
      </w:r>
      <w:r w:rsidR="001D63DE">
        <w:rPr>
          <w:rFonts w:hint="eastAsia"/>
        </w:rPr>
        <w:t>，最初设计受到《创世纪 II</w:t>
      </w:r>
      <w:r w:rsidR="001D63DE">
        <w:t>I</w:t>
      </w:r>
      <w:r w:rsidR="001D63DE">
        <w:rPr>
          <w:rFonts w:hint="eastAsia"/>
        </w:rPr>
        <w:t>》影响。</w:t>
      </w:r>
    </w:p>
  </w:footnote>
  <w:footnote w:id="9">
    <w:p w14:paraId="5F04582A" w14:textId="2382BBC0" w:rsidR="00515ED6" w:rsidRDefault="00515ED6">
      <w:pPr>
        <w:pStyle w:val="a7"/>
        <w:rPr>
          <w:rFonts w:hint="eastAsia"/>
        </w:rPr>
      </w:pPr>
      <w:ins w:id="86" w:author="思漪 凌" w:date="2021-01-29T18:46:00Z">
        <w:r>
          <w:rPr>
            <w:rStyle w:val="a9"/>
          </w:rPr>
          <w:footnoteRef/>
        </w:r>
        <w:r>
          <w:t xml:space="preserve"> </w:t>
        </w:r>
        <w:r>
          <w:rPr>
            <w:rFonts w:hint="eastAsia"/>
          </w:rPr>
          <w:t>译者注：</w:t>
        </w:r>
      </w:ins>
      <w:ins w:id="87" w:author="思漪 凌" w:date="2021-01-29T18:47:00Z">
        <w:r>
          <w:rPr>
            <w:rFonts w:hint="eastAsia"/>
          </w:rPr>
          <w:t>《流放》（全称《流放：地穴逃生》）</w:t>
        </w:r>
      </w:ins>
      <w:ins w:id="88" w:author="思漪 凌" w:date="2021-01-29T18:48:00Z">
        <w:r>
          <w:rPr>
            <w:rFonts w:hint="eastAsia"/>
          </w:rPr>
          <w:t>是</w:t>
        </w:r>
      </w:ins>
      <w:ins w:id="89" w:author="思漪 凌" w:date="2021-01-29T18:47:00Z">
        <w:r>
          <w:rPr>
            <w:rFonts w:hint="eastAsia"/>
          </w:rPr>
          <w:t xml:space="preserve">由 </w:t>
        </w:r>
        <w:r>
          <w:t>Spiderweb</w:t>
        </w:r>
      </w:ins>
      <w:ins w:id="90" w:author="思漪 凌" w:date="2021-01-29T18:48:00Z">
        <w:r>
          <w:t xml:space="preserve"> Software </w:t>
        </w:r>
        <w:r>
          <w:rPr>
            <w:rFonts w:hint="eastAsia"/>
          </w:rPr>
          <w:t xml:space="preserve">在 </w:t>
        </w:r>
        <w:r>
          <w:t>1</w:t>
        </w:r>
      </w:ins>
      <w:ins w:id="91" w:author="思漪 凌" w:date="2021-01-29T18:49:00Z">
        <w:r>
          <w:t xml:space="preserve">995 </w:t>
        </w:r>
        <w:r>
          <w:rPr>
            <w:rFonts w:hint="eastAsia"/>
          </w:rPr>
          <w:t>年</w:t>
        </w:r>
      </w:ins>
      <w:ins w:id="92" w:author="思漪 凌" w:date="2021-01-29T18:48:00Z">
        <w:r>
          <w:rPr>
            <w:rFonts w:hint="eastAsia"/>
          </w:rPr>
          <w:t>制作</w:t>
        </w:r>
      </w:ins>
      <w:ins w:id="93" w:author="思漪 凌" w:date="2021-01-29T18:49:00Z">
        <w:r>
          <w:rPr>
            <w:rFonts w:hint="eastAsia"/>
          </w:rPr>
          <w:t>的回合制角色扮演游戏，</w:t>
        </w:r>
      </w:ins>
      <w:ins w:id="94" w:author="思漪 凌" w:date="2021-01-29T18:50:00Z">
        <w:r>
          <w:t xml:space="preserve">Spiderweb Software </w:t>
        </w:r>
      </w:ins>
      <w:ins w:id="95" w:author="思漪 凌" w:date="2021-01-29T18:49:00Z">
        <w:r>
          <w:rPr>
            <w:rFonts w:hint="eastAsia"/>
          </w:rPr>
          <w:t>创始人兼游戏制作者</w:t>
        </w:r>
      </w:ins>
      <w:ins w:id="96" w:author="思漪 凌" w:date="2021-01-29T18:50:00Z">
        <w:r>
          <w:rPr>
            <w:rFonts w:hint="eastAsia"/>
          </w:rPr>
          <w:t xml:space="preserve"> </w:t>
        </w:r>
        <w:r>
          <w:t xml:space="preserve">Jeff Vogel </w:t>
        </w:r>
        <w:r>
          <w:rPr>
            <w:rFonts w:hint="eastAsia"/>
          </w:rPr>
          <w:t>表示游戏的战斗系统是在《创世纪 V》的基础上加以改良。</w:t>
        </w:r>
      </w:ins>
    </w:p>
  </w:footnote>
  <w:footnote w:id="10">
    <w:p w14:paraId="71C3626F" w14:textId="29D6BED2" w:rsidR="00A8465B" w:rsidRPr="00A8465B" w:rsidRDefault="00A8465B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译者注：《废土》是</w:t>
      </w:r>
      <w:r w:rsidRPr="00A8465B">
        <w:rPr>
          <w:rFonts w:hint="eastAsia"/>
        </w:rPr>
        <w:t>由</w:t>
      </w:r>
      <w:r w:rsidRPr="00A8465B">
        <w:t xml:space="preserve"> Interplay 开发并于1988年初发售的科幻开放世界角色扮演游戏</w:t>
      </w:r>
      <w:r>
        <w:rPr>
          <w:rFonts w:hint="eastAsia"/>
        </w:rPr>
        <w:t>。作为公认最具影响力的 RPG</w:t>
      </w:r>
      <w:r>
        <w:t xml:space="preserve"> </w:t>
      </w:r>
      <w:r>
        <w:rPr>
          <w:rFonts w:hint="eastAsia"/>
        </w:rPr>
        <w:t>游戏之一，《废土》影响了后世许多游戏，包括广为人知的《辐射》系列。</w:t>
      </w:r>
    </w:p>
  </w:footnote>
  <w:footnote w:id="11">
    <w:p w14:paraId="38D1172A" w14:textId="1F3CA4F8" w:rsidR="00A8465B" w:rsidRPr="00A8465B" w:rsidRDefault="00A8465B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 xml:space="preserve">译者注：《光芒之池》是由 </w:t>
      </w:r>
      <w:r>
        <w:t xml:space="preserve">SSI </w:t>
      </w:r>
      <w:r>
        <w:rPr>
          <w:rFonts w:hint="eastAsia"/>
        </w:rPr>
        <w:t>发行的一款奇幻题材角色扮演游戏，是“金盒子”系列中的第一作，其游戏机制影响了后世许多“龙与地下城”题材的游戏，包括《无冬之夜》等。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3AD24" w14:textId="77777777" w:rsidR="00E46E42" w:rsidRDefault="00E46E42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0675F" w14:textId="77777777" w:rsidR="00E46E42" w:rsidRDefault="00E46E42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思漪 凌">
    <w15:presenceInfo w15:providerId="Windows Live" w15:userId="f639c10088b4c1b9"/>
  </w15:person>
  <w15:person w15:author="Vita Astora">
    <w15:presenceInfo w15:providerId="Windows Live" w15:userId="f589937ac1ce2a5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bordersDoNotSurroundHeader/>
  <w:bordersDoNotSurroundFooter/>
  <w:proofState w:spelling="clean"/>
  <w:attachedTemplate r:id="rId1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E42"/>
    <w:rsid w:val="00022C4B"/>
    <w:rsid w:val="00045DB7"/>
    <w:rsid w:val="00055882"/>
    <w:rsid w:val="00062CAA"/>
    <w:rsid w:val="00064042"/>
    <w:rsid w:val="00087AE0"/>
    <w:rsid w:val="000A6A0B"/>
    <w:rsid w:val="000B0499"/>
    <w:rsid w:val="000B34CB"/>
    <w:rsid w:val="000C1A81"/>
    <w:rsid w:val="000D0BE4"/>
    <w:rsid w:val="000E4E1E"/>
    <w:rsid w:val="00111EB5"/>
    <w:rsid w:val="00117365"/>
    <w:rsid w:val="00127BA2"/>
    <w:rsid w:val="00150BAB"/>
    <w:rsid w:val="00153EE2"/>
    <w:rsid w:val="001573DA"/>
    <w:rsid w:val="0016522A"/>
    <w:rsid w:val="001664A1"/>
    <w:rsid w:val="001806CB"/>
    <w:rsid w:val="00197B60"/>
    <w:rsid w:val="001B3B4D"/>
    <w:rsid w:val="001C799A"/>
    <w:rsid w:val="001D0E73"/>
    <w:rsid w:val="001D5185"/>
    <w:rsid w:val="001D5E94"/>
    <w:rsid w:val="001D63DE"/>
    <w:rsid w:val="001E57C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C1275"/>
    <w:rsid w:val="002D01D3"/>
    <w:rsid w:val="002E4B69"/>
    <w:rsid w:val="002F0882"/>
    <w:rsid w:val="002F1A0E"/>
    <w:rsid w:val="002F3408"/>
    <w:rsid w:val="002F7493"/>
    <w:rsid w:val="00316C8C"/>
    <w:rsid w:val="003249D9"/>
    <w:rsid w:val="00333CDD"/>
    <w:rsid w:val="00347388"/>
    <w:rsid w:val="00355319"/>
    <w:rsid w:val="003575CF"/>
    <w:rsid w:val="00362338"/>
    <w:rsid w:val="00366B4E"/>
    <w:rsid w:val="00373773"/>
    <w:rsid w:val="003845EC"/>
    <w:rsid w:val="00384947"/>
    <w:rsid w:val="00385064"/>
    <w:rsid w:val="00385C4B"/>
    <w:rsid w:val="003E13C6"/>
    <w:rsid w:val="003F442C"/>
    <w:rsid w:val="003F4C7E"/>
    <w:rsid w:val="003F7E6F"/>
    <w:rsid w:val="00412ACB"/>
    <w:rsid w:val="0041655C"/>
    <w:rsid w:val="00427A03"/>
    <w:rsid w:val="004367FE"/>
    <w:rsid w:val="00445F1D"/>
    <w:rsid w:val="00473DBD"/>
    <w:rsid w:val="004740EE"/>
    <w:rsid w:val="004A3523"/>
    <w:rsid w:val="004B4D18"/>
    <w:rsid w:val="004B7AB8"/>
    <w:rsid w:val="004C323F"/>
    <w:rsid w:val="004C691F"/>
    <w:rsid w:val="005062C4"/>
    <w:rsid w:val="00506D60"/>
    <w:rsid w:val="00515ED6"/>
    <w:rsid w:val="00532598"/>
    <w:rsid w:val="00545A51"/>
    <w:rsid w:val="00561057"/>
    <w:rsid w:val="00576BB6"/>
    <w:rsid w:val="00594354"/>
    <w:rsid w:val="005A1FAD"/>
    <w:rsid w:val="005A2AD5"/>
    <w:rsid w:val="005B5669"/>
    <w:rsid w:val="005C71CD"/>
    <w:rsid w:val="005E1D00"/>
    <w:rsid w:val="00621D8F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F4D28"/>
    <w:rsid w:val="0071094A"/>
    <w:rsid w:val="00710D5F"/>
    <w:rsid w:val="0071777F"/>
    <w:rsid w:val="00730438"/>
    <w:rsid w:val="00731BF1"/>
    <w:rsid w:val="00766048"/>
    <w:rsid w:val="007752FB"/>
    <w:rsid w:val="00785B03"/>
    <w:rsid w:val="007869FA"/>
    <w:rsid w:val="00791749"/>
    <w:rsid w:val="00793073"/>
    <w:rsid w:val="007A09AC"/>
    <w:rsid w:val="007A2BD6"/>
    <w:rsid w:val="007D71D1"/>
    <w:rsid w:val="00804F76"/>
    <w:rsid w:val="00806138"/>
    <w:rsid w:val="008451DD"/>
    <w:rsid w:val="00845AF8"/>
    <w:rsid w:val="00855E53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E731A"/>
    <w:rsid w:val="008F2B87"/>
    <w:rsid w:val="00911BFC"/>
    <w:rsid w:val="0092047D"/>
    <w:rsid w:val="0092507E"/>
    <w:rsid w:val="00937B95"/>
    <w:rsid w:val="00960341"/>
    <w:rsid w:val="0097206B"/>
    <w:rsid w:val="009851AC"/>
    <w:rsid w:val="009B5ACC"/>
    <w:rsid w:val="009C45E4"/>
    <w:rsid w:val="009D21CC"/>
    <w:rsid w:val="00A02DF5"/>
    <w:rsid w:val="00A2094B"/>
    <w:rsid w:val="00A3384D"/>
    <w:rsid w:val="00A40F00"/>
    <w:rsid w:val="00A47A89"/>
    <w:rsid w:val="00A50650"/>
    <w:rsid w:val="00A633EF"/>
    <w:rsid w:val="00A773E6"/>
    <w:rsid w:val="00A8465B"/>
    <w:rsid w:val="00A8527F"/>
    <w:rsid w:val="00A867B3"/>
    <w:rsid w:val="00A8783F"/>
    <w:rsid w:val="00AA606A"/>
    <w:rsid w:val="00AA68E8"/>
    <w:rsid w:val="00AC153E"/>
    <w:rsid w:val="00AC3916"/>
    <w:rsid w:val="00AC437D"/>
    <w:rsid w:val="00B0030A"/>
    <w:rsid w:val="00B10A40"/>
    <w:rsid w:val="00B25851"/>
    <w:rsid w:val="00B415B0"/>
    <w:rsid w:val="00B50715"/>
    <w:rsid w:val="00B60B09"/>
    <w:rsid w:val="00B62941"/>
    <w:rsid w:val="00B64617"/>
    <w:rsid w:val="00BA2914"/>
    <w:rsid w:val="00BD7110"/>
    <w:rsid w:val="00BE0F32"/>
    <w:rsid w:val="00BE1C72"/>
    <w:rsid w:val="00BF11F4"/>
    <w:rsid w:val="00C27615"/>
    <w:rsid w:val="00C36086"/>
    <w:rsid w:val="00C61659"/>
    <w:rsid w:val="00C7080D"/>
    <w:rsid w:val="00CE2F7E"/>
    <w:rsid w:val="00CF49C4"/>
    <w:rsid w:val="00D02128"/>
    <w:rsid w:val="00D03448"/>
    <w:rsid w:val="00D2473E"/>
    <w:rsid w:val="00D40B17"/>
    <w:rsid w:val="00D43879"/>
    <w:rsid w:val="00D47D43"/>
    <w:rsid w:val="00D62021"/>
    <w:rsid w:val="00D71F6C"/>
    <w:rsid w:val="00DA3E65"/>
    <w:rsid w:val="00DB684D"/>
    <w:rsid w:val="00DC7054"/>
    <w:rsid w:val="00DD0457"/>
    <w:rsid w:val="00DD4B98"/>
    <w:rsid w:val="00DF1BD2"/>
    <w:rsid w:val="00E06D6C"/>
    <w:rsid w:val="00E07734"/>
    <w:rsid w:val="00E1534E"/>
    <w:rsid w:val="00E20D0F"/>
    <w:rsid w:val="00E21E1D"/>
    <w:rsid w:val="00E377C2"/>
    <w:rsid w:val="00E40B66"/>
    <w:rsid w:val="00E46E42"/>
    <w:rsid w:val="00E558FD"/>
    <w:rsid w:val="00E61F41"/>
    <w:rsid w:val="00E63C55"/>
    <w:rsid w:val="00E81749"/>
    <w:rsid w:val="00E81D1D"/>
    <w:rsid w:val="00E85ED9"/>
    <w:rsid w:val="00E872C7"/>
    <w:rsid w:val="00E96BDA"/>
    <w:rsid w:val="00EA10AB"/>
    <w:rsid w:val="00EA35E2"/>
    <w:rsid w:val="00EB267F"/>
    <w:rsid w:val="00ED7583"/>
    <w:rsid w:val="00EE2E4F"/>
    <w:rsid w:val="00EE3E02"/>
    <w:rsid w:val="00EE6307"/>
    <w:rsid w:val="00F040D1"/>
    <w:rsid w:val="00F27EC2"/>
    <w:rsid w:val="00F348C6"/>
    <w:rsid w:val="00F37EE9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03DA09"/>
  <w15:chartTrackingRefBased/>
  <w15:docId w15:val="{FF0EC3C4-BF43-434A-8A4E-E57ED3F68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6404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64042"/>
    <w:rPr>
      <w:sz w:val="18"/>
      <w:szCs w:val="18"/>
    </w:rPr>
  </w:style>
  <w:style w:type="paragraph" w:styleId="af2">
    <w:name w:val="List Paragraph"/>
    <w:basedOn w:val="a"/>
    <w:uiPriority w:val="34"/>
    <w:qFormat/>
    <w:rsid w:val="002169D6"/>
    <w:pPr>
      <w:ind w:firstLineChars="200" w:firstLine="420"/>
    </w:pPr>
  </w:style>
  <w:style w:type="character" w:styleId="af3">
    <w:name w:val="annotation reference"/>
    <w:basedOn w:val="a0"/>
    <w:uiPriority w:val="99"/>
    <w:semiHidden/>
    <w:unhideWhenUsed/>
    <w:rsid w:val="00B0030A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B0030A"/>
    <w:pPr>
      <w:jc w:val="left"/>
    </w:pPr>
  </w:style>
  <w:style w:type="character" w:customStyle="1" w:styleId="af5">
    <w:name w:val="批注文字 字符"/>
    <w:basedOn w:val="a0"/>
    <w:link w:val="af4"/>
    <w:uiPriority w:val="99"/>
    <w:semiHidden/>
    <w:rsid w:val="00B0030A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B0030A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B003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image" Target="media/image3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18/08/relationships/commentsExtensible" Target="commentsExtensible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rpgaddict.blogspot.com/2015/10/questron-more-from-creator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footer" Target="footer2.xml"/><Relationship Id="rId10" Type="http://schemas.openxmlformats.org/officeDocument/2006/relationships/hyperlink" Target="http://crpgaddict.blogspot.com/2015/10/questron-more-from-creator.html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omments" Target="comments.xml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itaCloud\sisu&#22823;&#19977;&#19978;\crpg\review&#27169;&#29256;20201016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AFB1D-A58E-42BE-8EC9-2D021E10E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review模版20201016.dotx</Template>
  <TotalTime>474</TotalTime>
  <Pages>4</Pages>
  <Words>435</Words>
  <Characters>2482</Characters>
  <Application>Microsoft Office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VitaminA</dc:creator>
  <cp:keywords/>
  <dc:description/>
  <cp:lastModifiedBy>思漪 凌</cp:lastModifiedBy>
  <cp:revision>17</cp:revision>
  <dcterms:created xsi:type="dcterms:W3CDTF">2020-11-25T02:41:00Z</dcterms:created>
  <dcterms:modified xsi:type="dcterms:W3CDTF">2021-01-29T11:13:00Z</dcterms:modified>
</cp:coreProperties>
</file>