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0EC5B7" w14:textId="4F9EF925" w:rsidR="0016522A" w:rsidRPr="00F734E7" w:rsidRDefault="000C1A81" w:rsidP="00DB684D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E115DBD" wp14:editId="54091239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554730"/>
                <wp:effectExtent l="0" t="0" r="5715" b="762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554730"/>
                          <a:chOff x="0" y="1033"/>
                          <a:chExt cx="6185535" cy="355473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033"/>
                            <a:ext cx="6185535" cy="26763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083"/>
                            <a:ext cx="6185535" cy="8686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EA9ED8" w14:textId="77777777" w:rsidR="00835129" w:rsidRDefault="00835129" w:rsidP="00F96429">
                              <w:pPr>
                                <w:jc w:val="center"/>
                              </w:pPr>
                              <w:r>
                                <w:t>Origin Systems, 1985 Amiga, C64, Apple II, MS-DOS and Atari ST</w:t>
                              </w:r>
                            </w:p>
                            <w:p w14:paraId="1995252D" w14:textId="179FF1F3" w:rsidR="000C1A81" w:rsidRPr="001723AD" w:rsidRDefault="00F96429" w:rsidP="008978D8">
                              <w:pPr>
                                <w:jc w:val="center"/>
                                <w:rPr>
                                  <w:sz w:val="20"/>
                                  <w:szCs w:val="21"/>
                                  <w:rPrChange w:id="0" w:author="Fan Quan" w:date="2021-02-22T16:10:00Z">
                                    <w:rPr/>
                                  </w:rPrChange>
                                </w:rPr>
                              </w:pPr>
                              <w:r w:rsidRPr="001723AD">
                                <w:rPr>
                                  <w:sz w:val="20"/>
                                  <w:szCs w:val="21"/>
                                  <w:rPrChange w:id="1" w:author="Fan Quan" w:date="2021-02-22T16:10:00Z">
                                    <w:rPr/>
                                  </w:rPrChange>
                                </w:rPr>
                                <w:t>*</w:t>
                              </w:r>
                              <w:ins w:id="2" w:author="Fan Quan" w:date="2021-02-22T16:09:00Z">
                                <w:r w:rsidR="001723AD" w:rsidRPr="001723AD">
                                  <w:rPr>
                                    <w:sz w:val="20"/>
                                    <w:szCs w:val="21"/>
                                    <w:rPrChange w:id="3" w:author="Fan Quan" w:date="2021-02-22T16:10:00Z">
                                      <w:rPr/>
                                    </w:rPrChange>
                                  </w:rPr>
                                  <w:t xml:space="preserve"> </w:t>
                                </w:r>
                              </w:ins>
                              <w:r w:rsidR="00835129" w:rsidRPr="001723AD">
                                <w:rPr>
                                  <w:rFonts w:hint="eastAsia"/>
                                  <w:sz w:val="20"/>
                                  <w:szCs w:val="21"/>
                                  <w:rPrChange w:id="4" w:author="Fan Quan" w:date="2021-02-22T16:10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粉丝制作了</w:t>
                              </w:r>
                              <w:r w:rsidR="00835129" w:rsidRPr="001723AD">
                                <w:rPr>
                                  <w:sz w:val="20"/>
                                  <w:szCs w:val="21"/>
                                  <w:rPrChange w:id="5" w:author="Fan Quan" w:date="2021-02-22T16:10:00Z">
                                    <w:rPr/>
                                  </w:rPrChange>
                                </w:rPr>
                                <w:t xml:space="preserve"> DOS </w:t>
                              </w:r>
                              <w:r w:rsidR="00835129" w:rsidRPr="001723AD">
                                <w:rPr>
                                  <w:rFonts w:hint="eastAsia"/>
                                  <w:sz w:val="20"/>
                                  <w:szCs w:val="21"/>
                                  <w:rPrChange w:id="6" w:author="Fan Quan" w:date="2021-02-22T16:10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版本的</w:t>
                              </w:r>
                              <w:del w:id="7" w:author="Fan Quan" w:date="2021-02-22T16:16:00Z">
                                <w:r w:rsidR="00835129" w:rsidRPr="001723AD" w:rsidDel="00FD1DA3">
                                  <w:rPr>
                                    <w:rFonts w:hint="eastAsia"/>
                                    <w:sz w:val="20"/>
                                    <w:szCs w:val="21"/>
                                    <w:rPrChange w:id="8" w:author="Fan Quan" w:date="2021-02-22T16:10:00Z">
                                      <w:rPr>
                                        <w:rFonts w:hint="eastAsia"/>
                                      </w:rPr>
                                    </w:rPrChange>
                                  </w:rPr>
                                  <w:delText>同人</w:delText>
                                </w:r>
                              </w:del>
                              <w:r w:rsidR="00835129" w:rsidRPr="001723AD">
                                <w:rPr>
                                  <w:rFonts w:hint="eastAsia"/>
                                  <w:sz w:val="20"/>
                                  <w:szCs w:val="21"/>
                                  <w:rPrChange w:id="9" w:author="Fan Quan" w:date="2021-02-22T16:10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升级版。</w:t>
                              </w:r>
                              <w:r w:rsidR="00E05473" w:rsidRPr="001723AD">
                                <w:rPr>
                                  <w:sz w:val="20"/>
                                  <w:szCs w:val="21"/>
                                  <w:rPrChange w:id="10" w:author="Fan Quan" w:date="2021-02-22T16:10:00Z">
                                    <w:rPr/>
                                  </w:rPrChange>
                                </w:rPr>
                                <w:fldChar w:fldCharType="begin"/>
                              </w:r>
                              <w:r w:rsidR="00E05473" w:rsidRPr="001723AD">
                                <w:rPr>
                                  <w:sz w:val="20"/>
                                  <w:szCs w:val="21"/>
                                  <w:rPrChange w:id="11" w:author="Fan Quan" w:date="2021-02-22T16:10:00Z">
                                    <w:rPr/>
                                  </w:rPrChange>
                                </w:rPr>
                                <w:instrText xml:space="preserve"> HYPERLINK "http://www.moongates.com/u4/upgrade/Upgrade.htm" </w:instrText>
                              </w:r>
                              <w:r w:rsidR="00E05473" w:rsidRPr="001723AD">
                                <w:rPr>
                                  <w:sz w:val="20"/>
                                  <w:szCs w:val="21"/>
                                  <w:rPrChange w:id="12" w:author="Fan Quan" w:date="2021-02-22T16:10:00Z">
                                    <w:rPr>
                                      <w:rStyle w:val="aa"/>
                                    </w:rPr>
                                  </w:rPrChange>
                                </w:rPr>
                                <w:fldChar w:fldCharType="separate"/>
                              </w:r>
                              <w:r w:rsidR="004749FE" w:rsidRPr="001723AD">
                                <w:rPr>
                                  <w:rStyle w:val="aa"/>
                                  <w:rFonts w:hint="eastAsia"/>
                                  <w:sz w:val="20"/>
                                  <w:szCs w:val="21"/>
                                  <w:rPrChange w:id="13" w:author="Fan Quan" w:date="2021-02-22T16:10:00Z">
                                    <w:rPr>
                                      <w:rStyle w:val="aa"/>
                                      <w:rFonts w:hint="eastAsia"/>
                                    </w:rPr>
                                  </w:rPrChange>
                                </w:rPr>
                                <w:t>此版本</w:t>
                              </w:r>
                              <w:r w:rsidR="00E05473" w:rsidRPr="001723AD">
                                <w:rPr>
                                  <w:rStyle w:val="aa"/>
                                  <w:sz w:val="20"/>
                                  <w:szCs w:val="21"/>
                                  <w:rPrChange w:id="14" w:author="Fan Quan" w:date="2021-02-22T16:10:00Z">
                                    <w:rPr>
                                      <w:rStyle w:val="aa"/>
                                    </w:rPr>
                                  </w:rPrChange>
                                </w:rPr>
                                <w:fldChar w:fldCharType="end"/>
                              </w:r>
                              <w:ins w:id="15" w:author="Fan Quan" w:date="2021-02-23T16:59:00Z">
                                <w:r w:rsidR="00933A19" w:rsidRPr="00933A19">
                                  <w:rPr>
                                    <w:rStyle w:val="aa"/>
                                    <w:sz w:val="20"/>
                                    <w:szCs w:val="21"/>
                                    <w:u w:val="none"/>
                                    <w:rPrChange w:id="16" w:author="Fan Quan" w:date="2021-02-23T16:59:00Z">
                                      <w:rPr>
                                        <w:rStyle w:val="aa"/>
                                        <w:sz w:val="20"/>
                                        <w:szCs w:val="21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</w:ins>
                              <w:r w:rsidR="004749FE" w:rsidRPr="001723AD">
                                <w:rPr>
                                  <w:rFonts w:hint="eastAsia"/>
                                  <w:sz w:val="20"/>
                                  <w:szCs w:val="21"/>
                                  <w:rPrChange w:id="17" w:author="Fan Quan" w:date="2021-02-22T16:10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修复了一些</w:t>
                              </w:r>
                              <w:r w:rsidR="004749FE" w:rsidRPr="001723AD">
                                <w:rPr>
                                  <w:sz w:val="20"/>
                                  <w:szCs w:val="21"/>
                                  <w:rPrChange w:id="18" w:author="Fan Quan" w:date="2021-02-22T16:10:00Z">
                                    <w:rPr/>
                                  </w:rPrChange>
                                </w:rPr>
                                <w:t xml:space="preserve"> bugs，优化了游戏画面，界面 UI </w:t>
                              </w:r>
                              <w:r w:rsidR="004749FE" w:rsidRPr="001723AD">
                                <w:rPr>
                                  <w:rFonts w:hint="eastAsia"/>
                                  <w:sz w:val="20"/>
                                  <w:szCs w:val="21"/>
                                  <w:rPrChange w:id="19" w:author="Fan Quan" w:date="2021-02-22T16:10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以及音乐。</w:t>
                              </w:r>
                              <w:r w:rsidR="008978D8" w:rsidRPr="001723AD">
                                <w:rPr>
                                  <w:sz w:val="20"/>
                                  <w:szCs w:val="21"/>
                                  <w:rPrChange w:id="20" w:author="Fan Quan" w:date="2021-02-22T16:10:00Z">
                                    <w:rPr/>
                                  </w:rPrChange>
                                </w:rPr>
                                <w:t xml:space="preserve">         </w:t>
                              </w:r>
                            </w:p>
                            <w:p w14:paraId="7E3A3884" w14:textId="71850844" w:rsidR="008978D8" w:rsidRDefault="008978D8" w:rsidP="00933A19">
                              <w:pPr>
                                <w:jc w:val="center"/>
                                <w:rPr>
                                  <w:ins w:id="21" w:author="Fan Quan" w:date="2021-02-22T16:10:00Z"/>
                                  <w:sz w:val="20"/>
                                  <w:szCs w:val="21"/>
                                </w:rPr>
                                <w:pPrChange w:id="22" w:author="Fan Quan" w:date="2021-02-23T17:00:00Z">
                                  <w:pPr>
                                    <w:jc w:val="center"/>
                                  </w:pPr>
                                </w:pPrChange>
                              </w:pPr>
                              <w:r w:rsidRPr="001723AD">
                                <w:rPr>
                                  <w:sz w:val="20"/>
                                  <w:szCs w:val="21"/>
                                  <w:rPrChange w:id="23" w:author="Fan Quan" w:date="2021-02-22T16:10:00Z">
                                    <w:rPr/>
                                  </w:rPrChange>
                                </w:rPr>
                                <w:t>*</w:t>
                              </w:r>
                              <w:ins w:id="24" w:author="Fan Quan" w:date="2021-02-22T16:09:00Z">
                                <w:r w:rsidR="001723AD" w:rsidRPr="001723AD">
                                  <w:rPr>
                                    <w:sz w:val="20"/>
                                    <w:szCs w:val="21"/>
                                    <w:rPrChange w:id="25" w:author="Fan Quan" w:date="2021-02-22T16:10:00Z">
                                      <w:rPr/>
                                    </w:rPrChange>
                                  </w:rPr>
                                  <w:t xml:space="preserve"> </w:t>
                                </w:r>
                              </w:ins>
                              <w:r w:rsidRPr="001723AD">
                                <w:rPr>
                                  <w:rFonts w:hint="eastAsia"/>
                                  <w:sz w:val="20"/>
                                  <w:szCs w:val="21"/>
                                  <w:rPrChange w:id="26" w:author="Fan Quan" w:date="2021-02-22T16:10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粉丝克里斯·霍普金斯制作的</w:t>
                              </w:r>
                              <w:r w:rsidR="00E05473" w:rsidRPr="001723AD">
                                <w:rPr>
                                  <w:sz w:val="20"/>
                                  <w:szCs w:val="21"/>
                                  <w:rPrChange w:id="27" w:author="Fan Quan" w:date="2021-02-22T16:10:00Z">
                                    <w:rPr/>
                                  </w:rPrChange>
                                </w:rPr>
                                <w:fldChar w:fldCharType="begin"/>
                              </w:r>
                              <w:r w:rsidR="00E05473" w:rsidRPr="001723AD">
                                <w:rPr>
                                  <w:sz w:val="20"/>
                                  <w:szCs w:val="21"/>
                                  <w:rPrChange w:id="28" w:author="Fan Quan" w:date="2021-02-22T16:10:00Z">
                                    <w:rPr/>
                                  </w:rPrChange>
                                </w:rPr>
                                <w:instrText xml:space="preserve"> HYPERLINK "http://www.80sgaming.org/ultima-parody/" </w:instrText>
                              </w:r>
                              <w:r w:rsidR="00E05473" w:rsidRPr="001723AD">
                                <w:rPr>
                                  <w:sz w:val="20"/>
                                  <w:szCs w:val="21"/>
                                  <w:rPrChange w:id="29" w:author="Fan Quan" w:date="2021-02-22T16:10:00Z">
                                    <w:rPr>
                                      <w:rStyle w:val="aa"/>
                                    </w:rPr>
                                  </w:rPrChange>
                                </w:rPr>
                                <w:fldChar w:fldCharType="separate"/>
                              </w:r>
                              <w:r w:rsidRPr="001723AD">
                                <w:rPr>
                                  <w:rStyle w:val="aa"/>
                                  <w:rFonts w:hint="eastAsia"/>
                                  <w:sz w:val="20"/>
                                  <w:szCs w:val="21"/>
                                  <w:rPrChange w:id="30" w:author="Fan Quan" w:date="2021-02-22T16:10:00Z">
                                    <w:rPr>
                                      <w:rStyle w:val="aa"/>
                                      <w:rFonts w:hint="eastAsia"/>
                                    </w:rPr>
                                  </w:rPrChange>
                                </w:rPr>
                                <w:t>《创世纪</w:t>
                              </w:r>
                              <w:r w:rsidRPr="001723AD">
                                <w:rPr>
                                  <w:rStyle w:val="aa"/>
                                  <w:sz w:val="20"/>
                                  <w:szCs w:val="21"/>
                                  <w:rPrChange w:id="31" w:author="Fan Quan" w:date="2021-02-22T16:10:00Z">
                                    <w:rPr>
                                      <w:rStyle w:val="aa"/>
                                    </w:rPr>
                                  </w:rPrChange>
                                </w:rPr>
                                <w:t xml:space="preserve"> 4 </w:t>
                              </w:r>
                              <w:r w:rsidRPr="001723AD">
                                <w:rPr>
                                  <w:rStyle w:val="aa"/>
                                  <w:rFonts w:hint="eastAsia"/>
                                  <w:sz w:val="20"/>
                                  <w:szCs w:val="21"/>
                                  <w:rPrChange w:id="32" w:author="Fan Quan" w:date="2021-02-22T16:10:00Z">
                                    <w:rPr>
                                      <w:rStyle w:val="aa"/>
                                      <w:rFonts w:hint="eastAsia"/>
                                    </w:rPr>
                                  </w:rPrChange>
                                </w:rPr>
                                <w:t>第二段：兄弟，我的圣者呢？》</w:t>
                              </w:r>
                              <w:r w:rsidR="00E05473" w:rsidRPr="001723AD">
                                <w:rPr>
                                  <w:rStyle w:val="aa"/>
                                  <w:sz w:val="20"/>
                                  <w:szCs w:val="21"/>
                                  <w:rPrChange w:id="33" w:author="Fan Quan" w:date="2021-02-22T16:10:00Z">
                                    <w:rPr>
                                      <w:rStyle w:val="aa"/>
                                    </w:rPr>
                                  </w:rPrChange>
                                </w:rPr>
                                <w:fldChar w:fldCharType="end"/>
                              </w:r>
                              <w:ins w:id="34" w:author="Fan Quan" w:date="2021-02-23T16:59:00Z">
                                <w:r w:rsidR="00933A19">
                                  <w:rPr>
                                    <w:rStyle w:val="aa"/>
                                    <w:rFonts w:hint="eastAsia"/>
                                    <w:sz w:val="20"/>
                                    <w:szCs w:val="21"/>
                                  </w:rPr>
                                  <w:t>（Ultima</w:t>
                                </w:r>
                                <w:r w:rsidR="00933A19">
                                  <w:rPr>
                                    <w:rStyle w:val="aa"/>
                                    <w:sz w:val="20"/>
                                    <w:szCs w:val="21"/>
                                  </w:rPr>
                                  <w:t xml:space="preserve"> </w:t>
                                </w:r>
                              </w:ins>
                              <w:ins w:id="35" w:author="Fan Quan" w:date="2021-02-23T17:00:00Z">
                                <w:r w:rsidR="00933A19">
                                  <w:rPr>
                                    <w:rStyle w:val="aa"/>
                                    <w:sz w:val="20"/>
                                    <w:szCs w:val="21"/>
                                  </w:rPr>
                                  <w:t>IV Part 2: Dude, where’s my Avatar?</w:t>
                                </w:r>
                              </w:ins>
                              <w:ins w:id="36" w:author="Fan Quan" w:date="2021-02-23T16:59:00Z">
                                <w:r w:rsidR="00933A19">
                                  <w:rPr>
                                    <w:rStyle w:val="aa"/>
                                    <w:rFonts w:hint="eastAsia"/>
                                    <w:sz w:val="20"/>
                                    <w:szCs w:val="21"/>
                                  </w:rPr>
                                  <w:t>）</w:t>
                                </w:r>
                              </w:ins>
                              <w:r w:rsidRPr="001723AD">
                                <w:rPr>
                                  <w:rFonts w:hint="eastAsia"/>
                                  <w:sz w:val="20"/>
                                  <w:szCs w:val="21"/>
                                  <w:rPrChange w:id="37" w:author="Fan Quan" w:date="2021-02-22T16:10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是对创世纪系列的模仿。故事发生在《创世纪</w:t>
                              </w:r>
                              <w:r w:rsidRPr="001723AD">
                                <w:rPr>
                                  <w:sz w:val="20"/>
                                  <w:szCs w:val="21"/>
                                  <w:rPrChange w:id="38" w:author="Fan Quan" w:date="2021-02-22T16:10:00Z">
                                    <w:rPr/>
                                  </w:rPrChange>
                                </w:rPr>
                                <w:t xml:space="preserve"> 4</w:t>
                              </w:r>
                              <w:r w:rsidRPr="001723AD">
                                <w:rPr>
                                  <w:rFonts w:hint="eastAsia"/>
                                  <w:sz w:val="20"/>
                                  <w:szCs w:val="21"/>
                                  <w:rPrChange w:id="39" w:author="Fan Quan" w:date="2021-02-22T16:10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》和《创世纪</w:t>
                              </w:r>
                              <w:r w:rsidRPr="001723AD">
                                <w:rPr>
                                  <w:sz w:val="20"/>
                                  <w:szCs w:val="21"/>
                                  <w:rPrChange w:id="40" w:author="Fan Quan" w:date="2021-02-22T16:10:00Z">
                                    <w:rPr/>
                                  </w:rPrChange>
                                </w:rPr>
                                <w:t xml:space="preserve"> 5</w:t>
                              </w:r>
                              <w:r w:rsidRPr="001723AD">
                                <w:rPr>
                                  <w:rFonts w:hint="eastAsia"/>
                                  <w:sz w:val="20"/>
                                  <w:szCs w:val="21"/>
                                  <w:rPrChange w:id="41" w:author="Fan Quan" w:date="2021-02-22T16:10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》</w:t>
                              </w:r>
                              <w:ins w:id="42" w:author="Fan Quan" w:date="2021-02-23T17:00:00Z">
                                <w:r w:rsidR="00933A19">
                                  <w:rPr>
                                    <w:rFonts w:hint="eastAsia"/>
                                    <w:sz w:val="20"/>
                                    <w:szCs w:val="21"/>
                                  </w:rPr>
                                  <w:t>（Ultima</w:t>
                                </w:r>
                                <w:r w:rsidR="00933A19">
                                  <w:rPr>
                                    <w:sz w:val="20"/>
                                    <w:szCs w:val="21"/>
                                  </w:rPr>
                                  <w:t xml:space="preserve"> V</w:t>
                                </w:r>
                                <w:r w:rsidR="00933A19">
                                  <w:rPr>
                                    <w:rFonts w:hint="eastAsia"/>
                                    <w:sz w:val="20"/>
                                    <w:szCs w:val="21"/>
                                  </w:rPr>
                                  <w:t>）</w:t>
                                </w:r>
                              </w:ins>
                              <w:r w:rsidRPr="001723AD">
                                <w:rPr>
                                  <w:rFonts w:hint="eastAsia"/>
                                  <w:sz w:val="20"/>
                                  <w:szCs w:val="21"/>
                                  <w:rPrChange w:id="43" w:author="Fan Quan" w:date="2021-02-22T16:10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之间。</w:t>
                              </w:r>
                            </w:p>
                            <w:p w14:paraId="3F12D9E0" w14:textId="77777777" w:rsidR="001723AD" w:rsidRPr="001723AD" w:rsidRDefault="001723AD" w:rsidP="008978D8">
                              <w:pPr>
                                <w:jc w:val="center"/>
                                <w:rPr>
                                  <w:sz w:val="20"/>
                                  <w:szCs w:val="21"/>
                                  <w:rPrChange w:id="44" w:author="Fan Quan" w:date="2021-02-22T16:10:00Z">
                                    <w:rPr/>
                                  </w:rPrChang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15DBD" id="组合 4" o:spid="_x0000_s1026" style="position:absolute;left:0;text-align:left;margin-left:435.85pt;margin-top:44.4pt;width:487.05pt;height:279.9pt;z-index:251660288;mso-position-horizontal:right;mso-position-horizontal-relative:margin;mso-width-relative:margin;mso-height-relative:margin" coordorigin=",10" coordsize="61855,355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top:10;width:61855;height:26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0;width:61855;height:8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72EA9ED8" w14:textId="77777777" w:rsidR="00835129" w:rsidRDefault="00835129" w:rsidP="00F96429">
                        <w:pPr>
                          <w:jc w:val="center"/>
                        </w:pPr>
                        <w:r>
                          <w:t>Origin Systems, 1985 Amiga, C64, Apple II, MS-DOS and Atari ST</w:t>
                        </w:r>
                      </w:p>
                      <w:p w14:paraId="1995252D" w14:textId="179FF1F3" w:rsidR="000C1A81" w:rsidRPr="001723AD" w:rsidRDefault="00F96429" w:rsidP="008978D8">
                        <w:pPr>
                          <w:jc w:val="center"/>
                          <w:rPr>
                            <w:sz w:val="20"/>
                            <w:szCs w:val="21"/>
                            <w:rPrChange w:id="45" w:author="Fan Quan" w:date="2021-02-22T16:10:00Z">
                              <w:rPr/>
                            </w:rPrChange>
                          </w:rPr>
                        </w:pPr>
                        <w:r w:rsidRPr="001723AD">
                          <w:rPr>
                            <w:sz w:val="20"/>
                            <w:szCs w:val="21"/>
                            <w:rPrChange w:id="46" w:author="Fan Quan" w:date="2021-02-22T16:10:00Z">
                              <w:rPr/>
                            </w:rPrChange>
                          </w:rPr>
                          <w:t>*</w:t>
                        </w:r>
                        <w:ins w:id="47" w:author="Fan Quan" w:date="2021-02-22T16:09:00Z">
                          <w:r w:rsidR="001723AD" w:rsidRPr="001723AD">
                            <w:rPr>
                              <w:sz w:val="20"/>
                              <w:szCs w:val="21"/>
                              <w:rPrChange w:id="48" w:author="Fan Quan" w:date="2021-02-22T16:10:00Z">
                                <w:rPr/>
                              </w:rPrChange>
                            </w:rPr>
                            <w:t xml:space="preserve"> </w:t>
                          </w:r>
                        </w:ins>
                        <w:r w:rsidR="00835129" w:rsidRPr="001723AD">
                          <w:rPr>
                            <w:rFonts w:hint="eastAsia"/>
                            <w:sz w:val="20"/>
                            <w:szCs w:val="21"/>
                            <w:rPrChange w:id="49" w:author="Fan Quan" w:date="2021-02-22T16:10:00Z">
                              <w:rPr>
                                <w:rFonts w:hint="eastAsia"/>
                              </w:rPr>
                            </w:rPrChange>
                          </w:rPr>
                          <w:t>粉丝制作了</w:t>
                        </w:r>
                        <w:r w:rsidR="00835129" w:rsidRPr="001723AD">
                          <w:rPr>
                            <w:sz w:val="20"/>
                            <w:szCs w:val="21"/>
                            <w:rPrChange w:id="50" w:author="Fan Quan" w:date="2021-02-22T16:10:00Z">
                              <w:rPr/>
                            </w:rPrChange>
                          </w:rPr>
                          <w:t xml:space="preserve"> DOS </w:t>
                        </w:r>
                        <w:r w:rsidR="00835129" w:rsidRPr="001723AD">
                          <w:rPr>
                            <w:rFonts w:hint="eastAsia"/>
                            <w:sz w:val="20"/>
                            <w:szCs w:val="21"/>
                            <w:rPrChange w:id="51" w:author="Fan Quan" w:date="2021-02-22T16:10:00Z">
                              <w:rPr>
                                <w:rFonts w:hint="eastAsia"/>
                              </w:rPr>
                            </w:rPrChange>
                          </w:rPr>
                          <w:t>版本的</w:t>
                        </w:r>
                        <w:del w:id="52" w:author="Fan Quan" w:date="2021-02-22T16:16:00Z">
                          <w:r w:rsidR="00835129" w:rsidRPr="001723AD" w:rsidDel="00FD1DA3">
                            <w:rPr>
                              <w:rFonts w:hint="eastAsia"/>
                              <w:sz w:val="20"/>
                              <w:szCs w:val="21"/>
                              <w:rPrChange w:id="53" w:author="Fan Quan" w:date="2021-02-22T16:10:00Z">
                                <w:rPr>
                                  <w:rFonts w:hint="eastAsia"/>
                                </w:rPr>
                              </w:rPrChange>
                            </w:rPr>
                            <w:delText>同人</w:delText>
                          </w:r>
                        </w:del>
                        <w:r w:rsidR="00835129" w:rsidRPr="001723AD">
                          <w:rPr>
                            <w:rFonts w:hint="eastAsia"/>
                            <w:sz w:val="20"/>
                            <w:szCs w:val="21"/>
                            <w:rPrChange w:id="54" w:author="Fan Quan" w:date="2021-02-22T16:10:00Z">
                              <w:rPr>
                                <w:rFonts w:hint="eastAsia"/>
                              </w:rPr>
                            </w:rPrChange>
                          </w:rPr>
                          <w:t>升级版。</w:t>
                        </w:r>
                        <w:r w:rsidR="00E05473" w:rsidRPr="001723AD">
                          <w:rPr>
                            <w:sz w:val="20"/>
                            <w:szCs w:val="21"/>
                            <w:rPrChange w:id="55" w:author="Fan Quan" w:date="2021-02-22T16:10:00Z">
                              <w:rPr/>
                            </w:rPrChange>
                          </w:rPr>
                          <w:fldChar w:fldCharType="begin"/>
                        </w:r>
                        <w:r w:rsidR="00E05473" w:rsidRPr="001723AD">
                          <w:rPr>
                            <w:sz w:val="20"/>
                            <w:szCs w:val="21"/>
                            <w:rPrChange w:id="56" w:author="Fan Quan" w:date="2021-02-22T16:10:00Z">
                              <w:rPr/>
                            </w:rPrChange>
                          </w:rPr>
                          <w:instrText xml:space="preserve"> HYPERLINK "http://www.moongates.com/u4/upgrade/Upgrade.htm" </w:instrText>
                        </w:r>
                        <w:r w:rsidR="00E05473" w:rsidRPr="001723AD">
                          <w:rPr>
                            <w:sz w:val="20"/>
                            <w:szCs w:val="21"/>
                            <w:rPrChange w:id="57" w:author="Fan Quan" w:date="2021-02-22T16:10:00Z">
                              <w:rPr>
                                <w:rStyle w:val="aa"/>
                              </w:rPr>
                            </w:rPrChange>
                          </w:rPr>
                          <w:fldChar w:fldCharType="separate"/>
                        </w:r>
                        <w:r w:rsidR="004749FE" w:rsidRPr="001723AD">
                          <w:rPr>
                            <w:rStyle w:val="aa"/>
                            <w:rFonts w:hint="eastAsia"/>
                            <w:sz w:val="20"/>
                            <w:szCs w:val="21"/>
                            <w:rPrChange w:id="58" w:author="Fan Quan" w:date="2021-02-22T16:10:00Z">
                              <w:rPr>
                                <w:rStyle w:val="aa"/>
                                <w:rFonts w:hint="eastAsia"/>
                              </w:rPr>
                            </w:rPrChange>
                          </w:rPr>
                          <w:t>此版本</w:t>
                        </w:r>
                        <w:r w:rsidR="00E05473" w:rsidRPr="001723AD">
                          <w:rPr>
                            <w:rStyle w:val="aa"/>
                            <w:sz w:val="20"/>
                            <w:szCs w:val="21"/>
                            <w:rPrChange w:id="59" w:author="Fan Quan" w:date="2021-02-22T16:10:00Z">
                              <w:rPr>
                                <w:rStyle w:val="aa"/>
                              </w:rPr>
                            </w:rPrChange>
                          </w:rPr>
                          <w:fldChar w:fldCharType="end"/>
                        </w:r>
                        <w:ins w:id="60" w:author="Fan Quan" w:date="2021-02-23T16:59:00Z">
                          <w:r w:rsidR="00933A19" w:rsidRPr="00933A19">
                            <w:rPr>
                              <w:rStyle w:val="aa"/>
                              <w:sz w:val="20"/>
                              <w:szCs w:val="21"/>
                              <w:u w:val="none"/>
                              <w:rPrChange w:id="61" w:author="Fan Quan" w:date="2021-02-23T16:59:00Z">
                                <w:rPr>
                                  <w:rStyle w:val="aa"/>
                                  <w:sz w:val="20"/>
                                  <w:szCs w:val="21"/>
                                </w:rPr>
                              </w:rPrChange>
                            </w:rPr>
                            <w:t xml:space="preserve"> </w:t>
                          </w:r>
                        </w:ins>
                        <w:r w:rsidR="004749FE" w:rsidRPr="001723AD">
                          <w:rPr>
                            <w:rFonts w:hint="eastAsia"/>
                            <w:sz w:val="20"/>
                            <w:szCs w:val="21"/>
                            <w:rPrChange w:id="62" w:author="Fan Quan" w:date="2021-02-22T16:10:00Z">
                              <w:rPr>
                                <w:rFonts w:hint="eastAsia"/>
                              </w:rPr>
                            </w:rPrChange>
                          </w:rPr>
                          <w:t>修复了一些</w:t>
                        </w:r>
                        <w:r w:rsidR="004749FE" w:rsidRPr="001723AD">
                          <w:rPr>
                            <w:sz w:val="20"/>
                            <w:szCs w:val="21"/>
                            <w:rPrChange w:id="63" w:author="Fan Quan" w:date="2021-02-22T16:10:00Z">
                              <w:rPr/>
                            </w:rPrChange>
                          </w:rPr>
                          <w:t xml:space="preserve"> bugs，优化了游戏画面，界面 UI </w:t>
                        </w:r>
                        <w:r w:rsidR="004749FE" w:rsidRPr="001723AD">
                          <w:rPr>
                            <w:rFonts w:hint="eastAsia"/>
                            <w:sz w:val="20"/>
                            <w:szCs w:val="21"/>
                            <w:rPrChange w:id="64" w:author="Fan Quan" w:date="2021-02-22T16:10:00Z">
                              <w:rPr>
                                <w:rFonts w:hint="eastAsia"/>
                              </w:rPr>
                            </w:rPrChange>
                          </w:rPr>
                          <w:t>以及音乐。</w:t>
                        </w:r>
                        <w:r w:rsidR="008978D8" w:rsidRPr="001723AD">
                          <w:rPr>
                            <w:sz w:val="20"/>
                            <w:szCs w:val="21"/>
                            <w:rPrChange w:id="65" w:author="Fan Quan" w:date="2021-02-22T16:10:00Z">
                              <w:rPr/>
                            </w:rPrChange>
                          </w:rPr>
                          <w:t xml:space="preserve">         </w:t>
                        </w:r>
                      </w:p>
                      <w:p w14:paraId="7E3A3884" w14:textId="71850844" w:rsidR="008978D8" w:rsidRDefault="008978D8" w:rsidP="00933A19">
                        <w:pPr>
                          <w:jc w:val="center"/>
                          <w:rPr>
                            <w:ins w:id="66" w:author="Fan Quan" w:date="2021-02-22T16:10:00Z"/>
                            <w:sz w:val="20"/>
                            <w:szCs w:val="21"/>
                          </w:rPr>
                          <w:pPrChange w:id="67" w:author="Fan Quan" w:date="2021-02-23T17:00:00Z">
                            <w:pPr>
                              <w:jc w:val="center"/>
                            </w:pPr>
                          </w:pPrChange>
                        </w:pPr>
                        <w:r w:rsidRPr="001723AD">
                          <w:rPr>
                            <w:sz w:val="20"/>
                            <w:szCs w:val="21"/>
                            <w:rPrChange w:id="68" w:author="Fan Quan" w:date="2021-02-22T16:10:00Z">
                              <w:rPr/>
                            </w:rPrChange>
                          </w:rPr>
                          <w:t>*</w:t>
                        </w:r>
                        <w:ins w:id="69" w:author="Fan Quan" w:date="2021-02-22T16:09:00Z">
                          <w:r w:rsidR="001723AD" w:rsidRPr="001723AD">
                            <w:rPr>
                              <w:sz w:val="20"/>
                              <w:szCs w:val="21"/>
                              <w:rPrChange w:id="70" w:author="Fan Quan" w:date="2021-02-22T16:10:00Z">
                                <w:rPr/>
                              </w:rPrChange>
                            </w:rPr>
                            <w:t xml:space="preserve"> </w:t>
                          </w:r>
                        </w:ins>
                        <w:r w:rsidRPr="001723AD">
                          <w:rPr>
                            <w:rFonts w:hint="eastAsia"/>
                            <w:sz w:val="20"/>
                            <w:szCs w:val="21"/>
                            <w:rPrChange w:id="71" w:author="Fan Quan" w:date="2021-02-22T16:10:00Z">
                              <w:rPr>
                                <w:rFonts w:hint="eastAsia"/>
                              </w:rPr>
                            </w:rPrChange>
                          </w:rPr>
                          <w:t>粉丝克里斯·霍普金斯制作的</w:t>
                        </w:r>
                        <w:r w:rsidR="00E05473" w:rsidRPr="001723AD">
                          <w:rPr>
                            <w:sz w:val="20"/>
                            <w:szCs w:val="21"/>
                            <w:rPrChange w:id="72" w:author="Fan Quan" w:date="2021-02-22T16:10:00Z">
                              <w:rPr/>
                            </w:rPrChange>
                          </w:rPr>
                          <w:fldChar w:fldCharType="begin"/>
                        </w:r>
                        <w:r w:rsidR="00E05473" w:rsidRPr="001723AD">
                          <w:rPr>
                            <w:sz w:val="20"/>
                            <w:szCs w:val="21"/>
                            <w:rPrChange w:id="73" w:author="Fan Quan" w:date="2021-02-22T16:10:00Z">
                              <w:rPr/>
                            </w:rPrChange>
                          </w:rPr>
                          <w:instrText xml:space="preserve"> HYPERLINK "http://www.80sgaming.org/ultima-parody/" </w:instrText>
                        </w:r>
                        <w:r w:rsidR="00E05473" w:rsidRPr="001723AD">
                          <w:rPr>
                            <w:sz w:val="20"/>
                            <w:szCs w:val="21"/>
                            <w:rPrChange w:id="74" w:author="Fan Quan" w:date="2021-02-22T16:10:00Z">
                              <w:rPr>
                                <w:rStyle w:val="aa"/>
                              </w:rPr>
                            </w:rPrChange>
                          </w:rPr>
                          <w:fldChar w:fldCharType="separate"/>
                        </w:r>
                        <w:r w:rsidRPr="001723AD">
                          <w:rPr>
                            <w:rStyle w:val="aa"/>
                            <w:rFonts w:hint="eastAsia"/>
                            <w:sz w:val="20"/>
                            <w:szCs w:val="21"/>
                            <w:rPrChange w:id="75" w:author="Fan Quan" w:date="2021-02-22T16:10:00Z">
                              <w:rPr>
                                <w:rStyle w:val="aa"/>
                                <w:rFonts w:hint="eastAsia"/>
                              </w:rPr>
                            </w:rPrChange>
                          </w:rPr>
                          <w:t>《创世纪</w:t>
                        </w:r>
                        <w:r w:rsidRPr="001723AD">
                          <w:rPr>
                            <w:rStyle w:val="aa"/>
                            <w:sz w:val="20"/>
                            <w:szCs w:val="21"/>
                            <w:rPrChange w:id="76" w:author="Fan Quan" w:date="2021-02-22T16:10:00Z">
                              <w:rPr>
                                <w:rStyle w:val="aa"/>
                              </w:rPr>
                            </w:rPrChange>
                          </w:rPr>
                          <w:t xml:space="preserve"> 4 </w:t>
                        </w:r>
                        <w:r w:rsidRPr="001723AD">
                          <w:rPr>
                            <w:rStyle w:val="aa"/>
                            <w:rFonts w:hint="eastAsia"/>
                            <w:sz w:val="20"/>
                            <w:szCs w:val="21"/>
                            <w:rPrChange w:id="77" w:author="Fan Quan" w:date="2021-02-22T16:10:00Z">
                              <w:rPr>
                                <w:rStyle w:val="aa"/>
                                <w:rFonts w:hint="eastAsia"/>
                              </w:rPr>
                            </w:rPrChange>
                          </w:rPr>
                          <w:t>第二段：兄弟，我的圣者呢？》</w:t>
                        </w:r>
                        <w:r w:rsidR="00E05473" w:rsidRPr="001723AD">
                          <w:rPr>
                            <w:rStyle w:val="aa"/>
                            <w:sz w:val="20"/>
                            <w:szCs w:val="21"/>
                            <w:rPrChange w:id="78" w:author="Fan Quan" w:date="2021-02-22T16:10:00Z">
                              <w:rPr>
                                <w:rStyle w:val="aa"/>
                              </w:rPr>
                            </w:rPrChange>
                          </w:rPr>
                          <w:fldChar w:fldCharType="end"/>
                        </w:r>
                        <w:ins w:id="79" w:author="Fan Quan" w:date="2021-02-23T16:59:00Z">
                          <w:r w:rsidR="00933A19">
                            <w:rPr>
                              <w:rStyle w:val="aa"/>
                              <w:rFonts w:hint="eastAsia"/>
                              <w:sz w:val="20"/>
                              <w:szCs w:val="21"/>
                            </w:rPr>
                            <w:t>（Ultima</w:t>
                          </w:r>
                          <w:r w:rsidR="00933A19">
                            <w:rPr>
                              <w:rStyle w:val="aa"/>
                              <w:sz w:val="20"/>
                              <w:szCs w:val="21"/>
                            </w:rPr>
                            <w:t xml:space="preserve"> </w:t>
                          </w:r>
                        </w:ins>
                        <w:ins w:id="80" w:author="Fan Quan" w:date="2021-02-23T17:00:00Z">
                          <w:r w:rsidR="00933A19">
                            <w:rPr>
                              <w:rStyle w:val="aa"/>
                              <w:sz w:val="20"/>
                              <w:szCs w:val="21"/>
                            </w:rPr>
                            <w:t>IV Part 2: Dude, where’s my Avatar?</w:t>
                          </w:r>
                        </w:ins>
                        <w:ins w:id="81" w:author="Fan Quan" w:date="2021-02-23T16:59:00Z">
                          <w:r w:rsidR="00933A19">
                            <w:rPr>
                              <w:rStyle w:val="aa"/>
                              <w:rFonts w:hint="eastAsia"/>
                              <w:sz w:val="20"/>
                              <w:szCs w:val="21"/>
                            </w:rPr>
                            <w:t>）</w:t>
                          </w:r>
                        </w:ins>
                        <w:r w:rsidRPr="001723AD">
                          <w:rPr>
                            <w:rFonts w:hint="eastAsia"/>
                            <w:sz w:val="20"/>
                            <w:szCs w:val="21"/>
                            <w:rPrChange w:id="82" w:author="Fan Quan" w:date="2021-02-22T16:10:00Z">
                              <w:rPr>
                                <w:rFonts w:hint="eastAsia"/>
                              </w:rPr>
                            </w:rPrChange>
                          </w:rPr>
                          <w:t>是对创世纪系列的模仿。故事发生在《创世纪</w:t>
                        </w:r>
                        <w:r w:rsidRPr="001723AD">
                          <w:rPr>
                            <w:sz w:val="20"/>
                            <w:szCs w:val="21"/>
                            <w:rPrChange w:id="83" w:author="Fan Quan" w:date="2021-02-22T16:10:00Z">
                              <w:rPr/>
                            </w:rPrChange>
                          </w:rPr>
                          <w:t xml:space="preserve"> 4</w:t>
                        </w:r>
                        <w:r w:rsidRPr="001723AD">
                          <w:rPr>
                            <w:rFonts w:hint="eastAsia"/>
                            <w:sz w:val="20"/>
                            <w:szCs w:val="21"/>
                            <w:rPrChange w:id="84" w:author="Fan Quan" w:date="2021-02-22T16:10:00Z">
                              <w:rPr>
                                <w:rFonts w:hint="eastAsia"/>
                              </w:rPr>
                            </w:rPrChange>
                          </w:rPr>
                          <w:t>》和《创世纪</w:t>
                        </w:r>
                        <w:r w:rsidRPr="001723AD">
                          <w:rPr>
                            <w:sz w:val="20"/>
                            <w:szCs w:val="21"/>
                            <w:rPrChange w:id="85" w:author="Fan Quan" w:date="2021-02-22T16:10:00Z">
                              <w:rPr/>
                            </w:rPrChange>
                          </w:rPr>
                          <w:t xml:space="preserve"> 5</w:t>
                        </w:r>
                        <w:r w:rsidRPr="001723AD">
                          <w:rPr>
                            <w:rFonts w:hint="eastAsia"/>
                            <w:sz w:val="20"/>
                            <w:szCs w:val="21"/>
                            <w:rPrChange w:id="86" w:author="Fan Quan" w:date="2021-02-22T16:10:00Z">
                              <w:rPr>
                                <w:rFonts w:hint="eastAsia"/>
                              </w:rPr>
                            </w:rPrChange>
                          </w:rPr>
                          <w:t>》</w:t>
                        </w:r>
                        <w:ins w:id="87" w:author="Fan Quan" w:date="2021-02-23T17:00:00Z">
                          <w:r w:rsidR="00933A19">
                            <w:rPr>
                              <w:rFonts w:hint="eastAsia"/>
                              <w:sz w:val="20"/>
                              <w:szCs w:val="21"/>
                            </w:rPr>
                            <w:t>（Ultima</w:t>
                          </w:r>
                          <w:r w:rsidR="00933A19">
                            <w:rPr>
                              <w:sz w:val="20"/>
                              <w:szCs w:val="21"/>
                            </w:rPr>
                            <w:t xml:space="preserve"> V</w:t>
                          </w:r>
                          <w:r w:rsidR="00933A19">
                            <w:rPr>
                              <w:rFonts w:hint="eastAsia"/>
                              <w:sz w:val="20"/>
                              <w:szCs w:val="21"/>
                            </w:rPr>
                            <w:t>）</w:t>
                          </w:r>
                        </w:ins>
                        <w:r w:rsidRPr="001723AD">
                          <w:rPr>
                            <w:rFonts w:hint="eastAsia"/>
                            <w:sz w:val="20"/>
                            <w:szCs w:val="21"/>
                            <w:rPrChange w:id="88" w:author="Fan Quan" w:date="2021-02-22T16:10:00Z">
                              <w:rPr>
                                <w:rFonts w:hint="eastAsia"/>
                              </w:rPr>
                            </w:rPrChange>
                          </w:rPr>
                          <w:t>之间。</w:t>
                        </w:r>
                      </w:p>
                      <w:p w14:paraId="3F12D9E0" w14:textId="77777777" w:rsidR="001723AD" w:rsidRPr="001723AD" w:rsidRDefault="001723AD" w:rsidP="008978D8">
                        <w:pPr>
                          <w:jc w:val="center"/>
                          <w:rPr>
                            <w:sz w:val="20"/>
                            <w:szCs w:val="21"/>
                            <w:rPrChange w:id="89" w:author="Fan Quan" w:date="2021-02-22T16:10:00Z">
                              <w:rPr/>
                            </w:rPrChange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835129" w:rsidRPr="00835129">
        <w:rPr>
          <w:rFonts w:hint="eastAsia"/>
        </w:rPr>
        <w:t>创世纪</w:t>
      </w:r>
      <w:r w:rsidR="00835129" w:rsidRPr="00835129">
        <w:rPr>
          <w:rFonts w:hint="eastAsia"/>
        </w:rPr>
        <w:t xml:space="preserve"> 4</w:t>
      </w:r>
      <w:r w:rsidR="00835129" w:rsidRPr="00835129">
        <w:rPr>
          <w:rFonts w:hint="eastAsia"/>
        </w:rPr>
        <w:t>：圣者的传奇</w:t>
      </w:r>
      <w:r w:rsidR="00DB684D">
        <w:rPr>
          <w:rFonts w:hint="eastAsia"/>
        </w:rPr>
        <w:t>》（</w:t>
      </w:r>
      <w:r w:rsidR="00835129">
        <w:t>Ultima IV: Quest of the Avatar</w:t>
      </w:r>
      <w:r w:rsidR="00DB684D">
        <w:rPr>
          <w:rFonts w:hint="eastAsia"/>
        </w:rPr>
        <w:t>）</w:t>
      </w:r>
    </w:p>
    <w:p w14:paraId="3BC3EB67" w14:textId="233909F7" w:rsidR="0016522A" w:rsidRDefault="008F2B87" w:rsidP="00F734E7">
      <w:r w:rsidRPr="008F2B87">
        <w:rPr>
          <w:rFonts w:hint="eastAsia"/>
        </w:rPr>
        <w:t>作者：</w:t>
      </w:r>
      <w:r w:rsidR="004749FE">
        <w:t>SC</w:t>
      </w:r>
    </w:p>
    <w:p w14:paraId="662A93E0" w14:textId="3DAAC3C1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proofErr w:type="spellStart"/>
      <w:r w:rsidR="004749FE">
        <w:t>LightningChris</w:t>
      </w:r>
      <w:proofErr w:type="spellEnd"/>
    </w:p>
    <w:p w14:paraId="0A77E0D4" w14:textId="76833F5E" w:rsidR="0016522A" w:rsidRDefault="0092507E" w:rsidP="00F734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6F35525" wp14:editId="30164635">
                <wp:simplePos x="0" y="0"/>
                <wp:positionH relativeFrom="margin">
                  <wp:align>right</wp:align>
                </wp:positionH>
                <wp:positionV relativeFrom="paragraph">
                  <wp:posOffset>249362</wp:posOffset>
                </wp:positionV>
                <wp:extent cx="6169660" cy="1404620"/>
                <wp:effectExtent l="0" t="0" r="2540" b="571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45DC8" w14:textId="455AF3BF" w:rsidR="00B64617" w:rsidRDefault="0092507E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“</w:t>
                            </w:r>
                            <w:r w:rsidR="004749FE">
                              <w:rPr>
                                <w:rFonts w:ascii="Times New Roman" w:eastAsia="楷体" w:hAnsi="Times New Roman" w:hint="eastAsia"/>
                              </w:rPr>
                              <w:t>重点不在于你是否有足够大的力量或是足够强的火力去通关，重点应该是：你学到了什么？从游戏的开始到最后</w:t>
                            </w:r>
                            <w:r w:rsidR="00B43770">
                              <w:rPr>
                                <w:rFonts w:ascii="Times New Roman" w:eastAsia="楷体" w:hAnsi="Times New Roman" w:hint="eastAsia"/>
                              </w:rPr>
                              <w:t>你学到了什么东西使你成为了解决这些问题的合适人选？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14:paraId="4B0E8AF0" w14:textId="77777777" w:rsidR="003F7E6F" w:rsidRPr="00B43770" w:rsidRDefault="003F7E6F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</w:p>
                          <w:p w14:paraId="07F4E565" w14:textId="740E2808" w:rsidR="002169D6" w:rsidRPr="00E81749" w:rsidRDefault="002169D6" w:rsidP="002169D6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/>
                              </w:rPr>
                              <w:t>——</w:t>
                            </w:r>
                            <w:hyperlink r:id="rId10" w:history="1">
                              <w:r w:rsidR="00B43770" w:rsidRPr="00B43770">
                                <w:rPr>
                                  <w:rStyle w:val="aa"/>
                                </w:rPr>
                                <w:t>Richard Garriott</w:t>
                              </w:r>
                            </w:hyperlink>
                          </w:p>
                          <w:p w14:paraId="7BBD4044" w14:textId="5E13E343" w:rsidR="00F96429" w:rsidRPr="00E81749" w:rsidRDefault="002169D6" w:rsidP="00B43770">
                            <w:pPr>
                              <w:jc w:val="right"/>
                              <w:rPr>
                                <w:rFonts w:ascii="Times New Roman" w:eastAsia="楷体" w:hAnsi="Times New Roman" w:hint="eastAsia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《</w:t>
                            </w:r>
                            <w:r w:rsidR="00B43770">
                              <w:rPr>
                                <w:rFonts w:ascii="Times New Roman" w:eastAsia="楷体" w:hAnsi="Times New Roman" w:hint="eastAsia"/>
                              </w:rPr>
                              <w:t>创世纪</w:t>
                            </w:r>
                            <w:r w:rsidR="00B43770"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 w:rsidR="00B43770">
                              <w:rPr>
                                <w:rFonts w:ascii="Times New Roman" w:eastAsia="楷体" w:hAnsi="Times New Roman"/>
                              </w:rPr>
                              <w:t>4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》</w:t>
                            </w:r>
                            <w:del w:id="90" w:author="Fan Quan" w:date="2021-02-23T16:48:00Z">
                              <w:r w:rsidR="00B43770" w:rsidDel="00E5552C">
                                <w:rPr>
                                  <w:rFonts w:ascii="Times New Roman" w:eastAsia="楷体" w:hAnsi="Times New Roman" w:hint="eastAsia"/>
                                </w:rPr>
                                <w:delText>创作者</w:delText>
                              </w:r>
                            </w:del>
                            <w:ins w:id="91" w:author="Fan Quan" w:date="2021-02-23T16:48:00Z">
                              <w:r w:rsidR="00E5552C">
                                <w:rPr>
                                  <w:rFonts w:ascii="Times New Roman" w:eastAsia="楷体" w:hAnsi="Times New Roman" w:hint="eastAsia"/>
                                </w:rPr>
                                <w:t>项目</w:t>
                              </w:r>
                            </w:ins>
                            <w:ins w:id="92" w:author="Fan Quan" w:date="2021-02-23T16:49:00Z">
                              <w:r w:rsidR="00E5552C">
                                <w:rPr>
                                  <w:rFonts w:ascii="Times New Roman" w:eastAsia="楷体" w:hAnsi="Times New Roman" w:hint="eastAsia"/>
                                </w:rPr>
                                <w:t>带头人</w:t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F35525" id="文本框 2" o:spid="_x0000_s1029" type="#_x0000_t202" style="position:absolute;left:0;text-align:left;margin-left:434.6pt;margin-top:19.65pt;width:485.8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" stroked="f">
                <v:textbox style="mso-fit-shape-to-text:t">
                  <w:txbxContent>
                    <w:p w14:paraId="22845DC8" w14:textId="455AF3BF" w:rsidR="00B64617" w:rsidRDefault="0092507E">
                      <w:pPr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“</w:t>
                      </w:r>
                      <w:r w:rsidR="004749FE">
                        <w:rPr>
                          <w:rFonts w:ascii="Times New Roman" w:eastAsia="楷体" w:hAnsi="Times New Roman" w:hint="eastAsia"/>
                        </w:rPr>
                        <w:t>重点不在于你是否有足够大的力量或是足够强的火力去通关，重点应该是：你学到了什么？从游戏的开始到最后</w:t>
                      </w:r>
                      <w:r w:rsidR="00B43770">
                        <w:rPr>
                          <w:rFonts w:ascii="Times New Roman" w:eastAsia="楷体" w:hAnsi="Times New Roman" w:hint="eastAsia"/>
                        </w:rPr>
                        <w:t>你学到了什么东西使你成为了解决这些问题的合适人选？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14:paraId="4B0E8AF0" w14:textId="77777777" w:rsidR="003F7E6F" w:rsidRPr="00B43770" w:rsidRDefault="003F7E6F">
                      <w:pPr>
                        <w:rPr>
                          <w:rFonts w:ascii="Times New Roman" w:eastAsia="楷体" w:hAnsi="Times New Roman"/>
                        </w:rPr>
                      </w:pPr>
                    </w:p>
                    <w:p w14:paraId="07F4E565" w14:textId="740E2808" w:rsidR="002169D6" w:rsidRPr="00E81749" w:rsidRDefault="002169D6" w:rsidP="002169D6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/>
                        </w:rPr>
                        <w:t>——</w:t>
                      </w:r>
                      <w:hyperlink r:id="rId11" w:history="1">
                        <w:r w:rsidR="00B43770" w:rsidRPr="00B43770">
                          <w:rPr>
                            <w:rStyle w:val="aa"/>
                          </w:rPr>
                          <w:t>Richard Garriott</w:t>
                        </w:r>
                      </w:hyperlink>
                    </w:p>
                    <w:p w14:paraId="7BBD4044" w14:textId="5E13E343" w:rsidR="00F96429" w:rsidRPr="00E81749" w:rsidRDefault="002169D6" w:rsidP="00B43770">
                      <w:pPr>
                        <w:jc w:val="right"/>
                        <w:rPr>
                          <w:rFonts w:ascii="Times New Roman" w:eastAsia="楷体" w:hAnsi="Times New Roman" w:hint="eastAsia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《</w:t>
                      </w:r>
                      <w:r w:rsidR="00B43770">
                        <w:rPr>
                          <w:rFonts w:ascii="Times New Roman" w:eastAsia="楷体" w:hAnsi="Times New Roman" w:hint="eastAsia"/>
                        </w:rPr>
                        <w:t>创世纪</w:t>
                      </w:r>
                      <w:r w:rsidR="00B43770"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 w:rsidR="00B43770">
                        <w:rPr>
                          <w:rFonts w:ascii="Times New Roman" w:eastAsia="楷体" w:hAnsi="Times New Roman"/>
                        </w:rPr>
                        <w:t>4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》</w:t>
                      </w:r>
                      <w:del w:id="93" w:author="Fan Quan" w:date="2021-02-23T16:48:00Z">
                        <w:r w:rsidR="00B43770" w:rsidDel="00E5552C">
                          <w:rPr>
                            <w:rFonts w:ascii="Times New Roman" w:eastAsia="楷体" w:hAnsi="Times New Roman" w:hint="eastAsia"/>
                          </w:rPr>
                          <w:delText>创作者</w:delText>
                        </w:r>
                      </w:del>
                      <w:ins w:id="94" w:author="Fan Quan" w:date="2021-02-23T16:48:00Z">
                        <w:r w:rsidR="00E5552C">
                          <w:rPr>
                            <w:rFonts w:ascii="Times New Roman" w:eastAsia="楷体" w:hAnsi="Times New Roman" w:hint="eastAsia"/>
                          </w:rPr>
                          <w:t>项目</w:t>
                        </w:r>
                      </w:ins>
                      <w:ins w:id="95" w:author="Fan Quan" w:date="2021-02-23T16:49:00Z">
                        <w:r w:rsidR="00E5552C">
                          <w:rPr>
                            <w:rFonts w:ascii="Times New Roman" w:eastAsia="楷体" w:hAnsi="Times New Roman" w:hint="eastAsia"/>
                          </w:rPr>
                          <w:t>带头人</w:t>
                        </w:r>
                      </w:ins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60CFD">
        <w:pict w14:anchorId="5FC7292B">
          <v:rect id="_x0000_i1025" style="width:261.65pt;height:1pt" o:hrpct="500" o:hrstd="t" o:hrnoshade="t" o:hr="t" fillcolor="#cfcdcd [2894]" stroked="f"/>
        </w:pict>
      </w:r>
    </w:p>
    <w:p w14:paraId="33F8E06F" w14:textId="77777777" w:rsidR="0016522A" w:rsidRDefault="0016522A" w:rsidP="00F734E7">
      <w:pPr>
        <w:sectPr w:rsidR="0016522A" w:rsidSect="00F800C8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6DC6DDBC" w14:textId="481137A5" w:rsidR="00F348C6" w:rsidRDefault="0067480B" w:rsidP="00F348C6">
      <w:pPr>
        <w:pStyle w:val="-"/>
        <w:ind w:firstLine="420"/>
      </w:pPr>
      <w:r>
        <w:rPr>
          <w:rFonts w:hint="eastAsia"/>
        </w:rPr>
        <w:t>这是个挺老的游戏了，最初</w:t>
      </w:r>
      <w:del w:id="96" w:author="Fan Quan" w:date="2021-02-22T16:15:00Z">
        <w:r w:rsidDel="00FD1DA3">
          <w:rPr>
            <w:rFonts w:hint="eastAsia"/>
          </w:rPr>
          <w:delText>只</w:delText>
        </w:r>
      </w:del>
      <w:r>
        <w:rPr>
          <w:rFonts w:hint="eastAsia"/>
        </w:rPr>
        <w:t>是给</w:t>
      </w:r>
      <w:ins w:id="97" w:author="Fan Quan" w:date="2021-02-22T16:15:00Z">
        <w:r w:rsidR="00FD1DA3">
          <w:rPr>
            <w:rFonts w:hint="eastAsia"/>
          </w:rPr>
          <w:t>只有</w:t>
        </w:r>
      </w:ins>
      <w:r>
        <w:t xml:space="preserve"> 8-bit 64K </w:t>
      </w:r>
      <w:ins w:id="98" w:author="Fan Quan" w:date="2021-02-22T16:15:00Z">
        <w:r w:rsidR="00FD1DA3">
          <w:rPr>
            <w:rFonts w:hint="eastAsia"/>
          </w:rPr>
          <w:t>内</w:t>
        </w:r>
      </w:ins>
      <w:del w:id="99" w:author="Fan Quan" w:date="2021-02-22T16:14:00Z">
        <w:r w:rsidDel="00FD1DA3">
          <w:rPr>
            <w:rFonts w:hint="eastAsia"/>
          </w:rPr>
          <w:delText>显</w:delText>
        </w:r>
      </w:del>
      <w:r>
        <w:rPr>
          <w:rFonts w:hint="eastAsia"/>
        </w:rPr>
        <w:t>存</w:t>
      </w:r>
      <w:del w:id="100" w:author="Fan Quan" w:date="2021-02-22T16:15:00Z">
        <w:r w:rsidDel="00FD1DA3">
          <w:rPr>
            <w:rFonts w:hint="eastAsia"/>
          </w:rPr>
          <w:delText>的系统</w:delText>
        </w:r>
      </w:del>
      <w:ins w:id="101" w:author="Fan Quan" w:date="2021-02-22T16:15:00Z">
        <w:r w:rsidR="00FD1DA3">
          <w:rPr>
            <w:rFonts w:hint="eastAsia"/>
          </w:rPr>
          <w:t>和</w:t>
        </w:r>
      </w:ins>
      <w:del w:id="102" w:author="Fan Quan" w:date="2021-02-22T16:15:00Z">
        <w:r w:rsidDel="00FD1DA3">
          <w:rPr>
            <w:rFonts w:hint="eastAsia"/>
          </w:rPr>
          <w:delText>以及</w:delText>
        </w:r>
      </w:del>
      <w:r>
        <w:rPr>
          <w:rFonts w:hint="eastAsia"/>
        </w:rPr>
        <w:t xml:space="preserve"> </w:t>
      </w:r>
      <w:r>
        <w:t>1</w:t>
      </w:r>
      <w:ins w:id="103" w:author="Fan Quan" w:date="2021-02-22T16:15:00Z">
        <w:r w:rsidR="00FD1DA3">
          <w:rPr>
            <w:rFonts w:hint="eastAsia"/>
          </w:rPr>
          <w:t>MHz</w:t>
        </w:r>
      </w:ins>
      <w:ins w:id="104" w:author="Fan Quan" w:date="2021-02-22T16:16:00Z">
        <w:r w:rsidR="00FD1DA3">
          <w:t xml:space="preserve"> </w:t>
        </w:r>
      </w:ins>
      <w:del w:id="105" w:author="Fan Quan" w:date="2021-02-22T16:15:00Z">
        <w:r w:rsidDel="00FD1DA3">
          <w:delText xml:space="preserve"> </w:delText>
        </w:r>
        <w:r w:rsidDel="00FD1DA3">
          <w:rPr>
            <w:rFonts w:hint="eastAsia"/>
          </w:rPr>
          <w:delText>兆赫的</w:delText>
        </w:r>
      </w:del>
      <w:del w:id="106" w:author="Fan Quan" w:date="2021-02-22T16:16:00Z">
        <w:r w:rsidDel="00FD1DA3">
          <w:rPr>
            <w:rFonts w:hint="eastAsia"/>
          </w:rPr>
          <w:delText xml:space="preserve"> </w:delText>
        </w:r>
      </w:del>
      <w:r>
        <w:rPr>
          <w:rFonts w:hint="eastAsia"/>
        </w:rPr>
        <w:t>CPU</w:t>
      </w:r>
      <w:r>
        <w:t xml:space="preserve"> </w:t>
      </w:r>
      <w:ins w:id="107" w:author="Fan Quan" w:date="2021-02-22T16:16:00Z">
        <w:r w:rsidR="00FD1DA3">
          <w:rPr>
            <w:rFonts w:hint="eastAsia"/>
          </w:rPr>
          <w:t>的系统</w:t>
        </w:r>
      </w:ins>
      <w:del w:id="108" w:author="Fan Quan" w:date="2021-02-22T16:16:00Z">
        <w:r w:rsidDel="00FD1DA3">
          <w:rPr>
            <w:rFonts w:hint="eastAsia"/>
          </w:rPr>
          <w:delText>所</w:delText>
        </w:r>
      </w:del>
      <w:r>
        <w:rPr>
          <w:rFonts w:hint="eastAsia"/>
        </w:rPr>
        <w:t>设计的。尽管如此，《创世纪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：圣者的传奇》</w:t>
      </w:r>
      <w:del w:id="109" w:author="Fan Quan" w:date="2021-02-22T16:16:00Z">
        <w:r w:rsidRPr="0067480B" w:rsidDel="00FD1DA3">
          <w:rPr>
            <w:rFonts w:hint="eastAsia"/>
          </w:rPr>
          <w:delText>（</w:delText>
        </w:r>
        <w:r w:rsidRPr="0067480B" w:rsidDel="00FD1DA3">
          <w:delText>Ultima IV: Quest of the Avatar</w:delText>
        </w:r>
        <w:r w:rsidR="007B3820" w:rsidDel="00FD1DA3">
          <w:rPr>
            <w:rFonts w:hint="eastAsia"/>
          </w:rPr>
          <w:delText>，</w:delText>
        </w:r>
        <w:r w:rsidDel="00FD1DA3">
          <w:rPr>
            <w:rFonts w:hint="eastAsia"/>
          </w:rPr>
          <w:delText>以下简称创世纪</w:delText>
        </w:r>
        <w:r w:rsidDel="00FD1DA3">
          <w:rPr>
            <w:rFonts w:hint="eastAsia"/>
          </w:rPr>
          <w:delText xml:space="preserve"> </w:delText>
        </w:r>
        <w:r w:rsidDel="00FD1DA3">
          <w:delText>4</w:delText>
        </w:r>
        <w:r w:rsidDel="00FD1DA3">
          <w:rPr>
            <w:rFonts w:hint="eastAsia"/>
          </w:rPr>
          <w:delText>）</w:delText>
        </w:r>
      </w:del>
      <w:r>
        <w:rPr>
          <w:rFonts w:hint="eastAsia"/>
        </w:rPr>
        <w:t>的成就也是超凡的。</w:t>
      </w:r>
    </w:p>
    <w:p w14:paraId="5839BB47" w14:textId="627DFBD8" w:rsidR="00A64A1C" w:rsidRDefault="00A64A1C" w:rsidP="00F348C6">
      <w:pPr>
        <w:pStyle w:val="-"/>
        <w:ind w:firstLine="420"/>
      </w:pPr>
      <w:r>
        <w:rPr>
          <w:rFonts w:hint="eastAsia"/>
        </w:rPr>
        <w:t>游戏开始于一种新奇的角色创建方式：一个吉普</w:t>
      </w:r>
      <w:proofErr w:type="gramStart"/>
      <w:r>
        <w:rPr>
          <w:rFonts w:hint="eastAsia"/>
        </w:rPr>
        <w:t>赛女人</w:t>
      </w:r>
      <w:proofErr w:type="gramEnd"/>
      <w:r>
        <w:rPr>
          <w:rFonts w:hint="eastAsia"/>
        </w:rPr>
        <w:t>拿着她的</w:t>
      </w:r>
      <w:proofErr w:type="gramStart"/>
      <w:r>
        <w:rPr>
          <w:rFonts w:hint="eastAsia"/>
        </w:rPr>
        <w:t>仿塔</w:t>
      </w:r>
      <w:proofErr w:type="gramEnd"/>
      <w:r>
        <w:rPr>
          <w:rFonts w:hint="eastAsia"/>
        </w:rPr>
        <w:t>罗牌，并展示不同的场景，每种场景都有两</w:t>
      </w:r>
      <w:del w:id="110" w:author="Fan Quan" w:date="2021-02-22T16:18:00Z">
        <w:r w:rsidDel="00FE1387">
          <w:rPr>
            <w:rFonts w:hint="eastAsia"/>
          </w:rPr>
          <w:delText>种方式去回应</w:delText>
        </w:r>
      </w:del>
      <w:ins w:id="111" w:author="Fan Quan" w:date="2021-02-22T16:18:00Z">
        <w:r w:rsidR="00FE1387">
          <w:rPr>
            <w:rFonts w:hint="eastAsia"/>
          </w:rPr>
          <w:t>个选项</w:t>
        </w:r>
      </w:ins>
      <w:r>
        <w:rPr>
          <w:rFonts w:hint="eastAsia"/>
        </w:rPr>
        <w:t>。</w:t>
      </w:r>
      <w:del w:id="112" w:author="Fan Quan" w:date="2021-02-22T16:18:00Z">
        <w:r w:rsidDel="00FE1387">
          <w:rPr>
            <w:rFonts w:hint="eastAsia"/>
          </w:rPr>
          <w:delText>整个回应都</w:delText>
        </w:r>
      </w:del>
      <w:r>
        <w:rPr>
          <w:rFonts w:hint="eastAsia"/>
        </w:rPr>
        <w:t>没有</w:t>
      </w:r>
      <w:ins w:id="113" w:author="Fan Quan" w:date="2021-02-22T16:18:00Z">
        <w:r w:rsidR="00FE1387">
          <w:rPr>
            <w:rFonts w:hint="eastAsia"/>
          </w:rPr>
          <w:t>所谓</w:t>
        </w:r>
      </w:ins>
      <w:del w:id="114" w:author="Fan Quan" w:date="2021-02-22T16:18:00Z">
        <w:r w:rsidDel="00FE1387">
          <w:rPr>
            <w:rFonts w:hint="eastAsia"/>
          </w:rPr>
          <w:delText>唯一</w:delText>
        </w:r>
      </w:del>
      <w:r>
        <w:rPr>
          <w:rFonts w:hint="eastAsia"/>
        </w:rPr>
        <w:t>的正确答案。</w:t>
      </w:r>
    </w:p>
    <w:p w14:paraId="35C1308F" w14:textId="63143F4E" w:rsidR="001723AD" w:rsidRDefault="00A64A1C" w:rsidP="007C015E">
      <w:pPr>
        <w:pStyle w:val="-"/>
        <w:keepNext/>
        <w:ind w:firstLine="420"/>
        <w:rPr>
          <w:ins w:id="115" w:author="Fan Quan" w:date="2021-02-22T16:23:00Z"/>
        </w:rPr>
      </w:pPr>
      <w:r>
        <w:rPr>
          <w:rFonts w:hint="eastAsia"/>
        </w:rPr>
        <w:t>这个角色创建</w:t>
      </w:r>
      <w:ins w:id="116" w:author="Fan Quan" w:date="2021-02-22T16:19:00Z">
        <w:r w:rsidR="00FE1387">
          <w:rPr>
            <w:rFonts w:hint="eastAsia"/>
          </w:rPr>
          <w:t>系统</w:t>
        </w:r>
      </w:ins>
      <w:r>
        <w:rPr>
          <w:rFonts w:hint="eastAsia"/>
        </w:rPr>
        <w:t>是为了探测你内心深处的观点</w:t>
      </w:r>
      <w:ins w:id="117" w:author="Fan Quan" w:date="2021-02-22T16:19:00Z">
        <w:r w:rsidR="00FE1387">
          <w:rPr>
            <w:rFonts w:hint="eastAsia"/>
          </w:rPr>
          <w:t>、</w:t>
        </w:r>
      </w:ins>
      <w:del w:id="118" w:author="Fan Quan" w:date="2021-02-22T16:19:00Z">
        <w:r w:rsidDel="00FE1387">
          <w:rPr>
            <w:rFonts w:hint="eastAsia"/>
          </w:rPr>
          <w:delText>，为了探测</w:delText>
        </w:r>
      </w:del>
      <w:r>
        <w:rPr>
          <w:rFonts w:hint="eastAsia"/>
        </w:rPr>
        <w:t>你的伦理</w:t>
      </w:r>
      <w:ins w:id="119" w:author="Fan Quan" w:date="2021-02-22T16:20:00Z">
        <w:r w:rsidR="00FE1387">
          <w:rPr>
            <w:rFonts w:hint="eastAsia"/>
          </w:rPr>
          <w:t>和</w:t>
        </w:r>
      </w:ins>
      <w:r>
        <w:rPr>
          <w:rFonts w:hint="eastAsia"/>
        </w:rPr>
        <w:t>道德</w:t>
      </w:r>
      <w:ins w:id="120" w:author="Fan Quan" w:date="2021-02-22T16:19:00Z">
        <w:r w:rsidR="00FE1387">
          <w:rPr>
            <w:rFonts w:hint="eastAsia"/>
          </w:rPr>
          <w:t>倾向</w:t>
        </w:r>
      </w:ins>
      <w:r>
        <w:rPr>
          <w:rFonts w:hint="eastAsia"/>
        </w:rPr>
        <w:t>，最后给你一个最符合你内心的职业。每种职业都代表了</w:t>
      </w:r>
      <w:r>
        <w:rPr>
          <w:rFonts w:hint="eastAsia"/>
        </w:rPr>
        <w:t xml:space="preserve"> 8</w:t>
      </w:r>
      <w:r>
        <w:t xml:space="preserve"> </w:t>
      </w:r>
      <w:r>
        <w:rPr>
          <w:rFonts w:hint="eastAsia"/>
        </w:rPr>
        <w:t>种美德中的</w:t>
      </w:r>
      <w:del w:id="121" w:author="Fan Quan" w:date="2021-02-22T16:20:00Z">
        <w:r w:rsidDel="00FE1387">
          <w:rPr>
            <w:rFonts w:hint="eastAsia"/>
          </w:rPr>
          <w:delText>其中</w:delText>
        </w:r>
      </w:del>
      <w:r>
        <w:rPr>
          <w:rFonts w:hint="eastAsia"/>
        </w:rPr>
        <w:t>一种：</w:t>
      </w:r>
      <w:r w:rsidR="00C45328">
        <w:rPr>
          <w:rFonts w:hint="eastAsia"/>
        </w:rPr>
        <w:t>英勇</w:t>
      </w:r>
      <w:ins w:id="122" w:author="Fan Quan" w:date="2021-02-22T16:20:00Z">
        <w:r w:rsidR="00FE1387">
          <w:rPr>
            <w:rFonts w:hint="eastAsia"/>
          </w:rPr>
          <w:t xml:space="preserve"> </w:t>
        </w:r>
        <w:proofErr w:type="spellStart"/>
        <w:r w:rsidR="00FE1387">
          <w:rPr>
            <w:rFonts w:hint="eastAsia"/>
          </w:rPr>
          <w:t>Valour</w:t>
        </w:r>
      </w:ins>
      <w:proofErr w:type="spellEnd"/>
      <w:r>
        <w:rPr>
          <w:rFonts w:hint="eastAsia"/>
        </w:rPr>
        <w:t>（战士</w:t>
      </w:r>
      <w:ins w:id="123" w:author="Fan Quan" w:date="2021-02-22T16:20:00Z">
        <w:r w:rsidR="00FE1387">
          <w:rPr>
            <w:rFonts w:hint="eastAsia"/>
          </w:rPr>
          <w:t>，</w:t>
        </w:r>
        <w:r w:rsidR="00FE1387">
          <w:rPr>
            <w:rFonts w:hint="eastAsia"/>
          </w:rPr>
          <w:t>Fighter</w:t>
        </w:r>
      </w:ins>
      <w:r>
        <w:rPr>
          <w:rFonts w:hint="eastAsia"/>
        </w:rPr>
        <w:t>），荣耀</w:t>
      </w:r>
      <w:ins w:id="124" w:author="Fan Quan" w:date="2021-02-22T16:20:00Z">
        <w:r w:rsidR="00FE1387">
          <w:rPr>
            <w:rFonts w:hint="eastAsia"/>
          </w:rPr>
          <w:t xml:space="preserve"> </w:t>
        </w:r>
        <w:proofErr w:type="spellStart"/>
        <w:r w:rsidR="00FE1387">
          <w:rPr>
            <w:rFonts w:hint="eastAsia"/>
          </w:rPr>
          <w:t>Honour</w:t>
        </w:r>
      </w:ins>
      <w:proofErr w:type="spellEnd"/>
      <w:r>
        <w:rPr>
          <w:rFonts w:hint="eastAsia"/>
        </w:rPr>
        <w:t>（侠客</w:t>
      </w:r>
      <w:ins w:id="125" w:author="Fan Quan" w:date="2021-02-22T16:20:00Z">
        <w:r w:rsidR="00FE1387">
          <w:rPr>
            <w:rFonts w:hint="eastAsia"/>
          </w:rPr>
          <w:t>，</w:t>
        </w:r>
        <w:r w:rsidR="00FE1387">
          <w:rPr>
            <w:rFonts w:hint="eastAsia"/>
          </w:rPr>
          <w:t>Paladin</w:t>
        </w:r>
      </w:ins>
      <w:r>
        <w:rPr>
          <w:rFonts w:hint="eastAsia"/>
        </w:rPr>
        <w:t>），灵性</w:t>
      </w:r>
      <w:ins w:id="126" w:author="Fan Quan" w:date="2021-02-22T16:21:00Z">
        <w:r w:rsidR="00166249">
          <w:rPr>
            <w:rFonts w:hint="eastAsia"/>
          </w:rPr>
          <w:t xml:space="preserve"> Spirituality</w:t>
        </w:r>
      </w:ins>
      <w:r>
        <w:rPr>
          <w:rFonts w:hint="eastAsia"/>
        </w:rPr>
        <w:t>（漫游者</w:t>
      </w:r>
      <w:ins w:id="127" w:author="Fan Quan" w:date="2021-02-22T16:21:00Z">
        <w:r w:rsidR="00166249">
          <w:rPr>
            <w:rFonts w:hint="eastAsia"/>
          </w:rPr>
          <w:t>，</w:t>
        </w:r>
        <w:r w:rsidR="00166249">
          <w:rPr>
            <w:rFonts w:hint="eastAsia"/>
          </w:rPr>
          <w:t>Ranger</w:t>
        </w:r>
      </w:ins>
      <w:r>
        <w:rPr>
          <w:rFonts w:hint="eastAsia"/>
        </w:rPr>
        <w:t>），谦卑</w:t>
      </w:r>
      <w:ins w:id="128" w:author="Fan Quan" w:date="2021-02-22T16:21:00Z">
        <w:r w:rsidR="00166249">
          <w:rPr>
            <w:rFonts w:hint="eastAsia"/>
          </w:rPr>
          <w:t>Humility</w:t>
        </w:r>
      </w:ins>
      <w:r>
        <w:rPr>
          <w:rFonts w:hint="eastAsia"/>
        </w:rPr>
        <w:t>（牧师</w:t>
      </w:r>
      <w:ins w:id="129" w:author="Fan Quan" w:date="2021-02-22T16:21:00Z">
        <w:r w:rsidR="00166249">
          <w:rPr>
            <w:rFonts w:hint="eastAsia"/>
          </w:rPr>
          <w:t>，</w:t>
        </w:r>
        <w:r w:rsidR="00166249">
          <w:rPr>
            <w:rFonts w:hint="eastAsia"/>
          </w:rPr>
          <w:t>Shepherd</w:t>
        </w:r>
      </w:ins>
      <w:r>
        <w:rPr>
          <w:rFonts w:hint="eastAsia"/>
        </w:rPr>
        <w:t>），正直</w:t>
      </w:r>
      <w:ins w:id="130" w:author="Fan Quan" w:date="2021-02-22T16:21:00Z">
        <w:r w:rsidR="00166249">
          <w:rPr>
            <w:rFonts w:hint="eastAsia"/>
          </w:rPr>
          <w:t xml:space="preserve"> Honesty</w:t>
        </w:r>
      </w:ins>
      <w:r>
        <w:rPr>
          <w:rFonts w:hint="eastAsia"/>
        </w:rPr>
        <w:t>（法师</w:t>
      </w:r>
      <w:ins w:id="131" w:author="Fan Quan" w:date="2021-02-22T16:21:00Z">
        <w:r w:rsidR="00166249">
          <w:rPr>
            <w:rFonts w:hint="eastAsia"/>
          </w:rPr>
          <w:t>，</w:t>
        </w:r>
        <w:r w:rsidR="00166249">
          <w:rPr>
            <w:rFonts w:hint="eastAsia"/>
          </w:rPr>
          <w:t>Mage</w:t>
        </w:r>
      </w:ins>
      <w:r>
        <w:rPr>
          <w:rFonts w:hint="eastAsia"/>
        </w:rPr>
        <w:t>），自我牺牲</w:t>
      </w:r>
      <w:ins w:id="132" w:author="Fan Quan" w:date="2021-02-22T16:22:00Z">
        <w:r w:rsidR="00166249">
          <w:rPr>
            <w:rFonts w:hint="eastAsia"/>
          </w:rPr>
          <w:t xml:space="preserve"> Self-Sacrifice</w:t>
        </w:r>
      </w:ins>
      <w:r>
        <w:rPr>
          <w:rFonts w:hint="eastAsia"/>
        </w:rPr>
        <w:t>（铁匠</w:t>
      </w:r>
      <w:ins w:id="133" w:author="Fan Quan" w:date="2021-02-22T16:22:00Z">
        <w:r w:rsidR="00166249">
          <w:rPr>
            <w:rFonts w:hint="eastAsia"/>
          </w:rPr>
          <w:t>，</w:t>
        </w:r>
        <w:r w:rsidR="00166249">
          <w:rPr>
            <w:rFonts w:hint="eastAsia"/>
          </w:rPr>
          <w:t>Tinker</w:t>
        </w:r>
      </w:ins>
      <w:r>
        <w:rPr>
          <w:rFonts w:hint="eastAsia"/>
        </w:rPr>
        <w:t>），怜悯</w:t>
      </w:r>
      <w:ins w:id="134" w:author="Fan Quan" w:date="2021-02-22T16:22:00Z">
        <w:r w:rsidR="00166249">
          <w:rPr>
            <w:rFonts w:hint="eastAsia"/>
          </w:rPr>
          <w:t xml:space="preserve"> Compassion</w:t>
        </w:r>
      </w:ins>
      <w:r>
        <w:rPr>
          <w:rFonts w:hint="eastAsia"/>
        </w:rPr>
        <w:t>（</w:t>
      </w:r>
      <w:proofErr w:type="gramStart"/>
      <w:r>
        <w:rPr>
          <w:rFonts w:hint="eastAsia"/>
        </w:rPr>
        <w:t>吟游诗人</w:t>
      </w:r>
      <w:proofErr w:type="gramEnd"/>
      <w:ins w:id="135" w:author="Fan Quan" w:date="2021-02-22T16:22:00Z">
        <w:r w:rsidR="00166249">
          <w:rPr>
            <w:rFonts w:hint="eastAsia"/>
          </w:rPr>
          <w:t>，</w:t>
        </w:r>
        <w:r w:rsidR="00166249">
          <w:rPr>
            <w:rFonts w:hint="eastAsia"/>
          </w:rPr>
          <w:t>Bard</w:t>
        </w:r>
      </w:ins>
      <w:r>
        <w:rPr>
          <w:rFonts w:hint="eastAsia"/>
        </w:rPr>
        <w:t>），正义</w:t>
      </w:r>
      <w:ins w:id="136" w:author="Fan Quan" w:date="2021-02-22T16:22:00Z">
        <w:r w:rsidR="00166249">
          <w:rPr>
            <w:rFonts w:hint="eastAsia"/>
          </w:rPr>
          <w:t xml:space="preserve"> Justice</w:t>
        </w:r>
      </w:ins>
      <w:r>
        <w:rPr>
          <w:rFonts w:hint="eastAsia"/>
        </w:rPr>
        <w:t>（德鲁伊</w:t>
      </w:r>
      <w:ins w:id="137" w:author="Fan Quan" w:date="2021-02-22T16:22:00Z">
        <w:r w:rsidR="00166249">
          <w:rPr>
            <w:rFonts w:hint="eastAsia"/>
          </w:rPr>
          <w:t>，</w:t>
        </w:r>
        <w:r w:rsidR="00166249">
          <w:rPr>
            <w:rFonts w:hint="eastAsia"/>
          </w:rPr>
          <w:t>Druid</w:t>
        </w:r>
      </w:ins>
      <w:r>
        <w:rPr>
          <w:rFonts w:hint="eastAsia"/>
        </w:rPr>
        <w:t>）。</w:t>
      </w:r>
    </w:p>
    <w:p w14:paraId="5649A45D" w14:textId="2C8CB00D" w:rsidR="00166249" w:rsidRDefault="00166249" w:rsidP="00166249">
      <w:pPr>
        <w:pStyle w:val="-"/>
        <w:ind w:firstLine="420"/>
        <w:rPr>
          <w:moveTo w:id="138" w:author="Fan Quan" w:date="2021-02-22T16:23:00Z"/>
        </w:rPr>
      </w:pPr>
      <w:moveToRangeStart w:id="139" w:author="Fan Quan" w:date="2021-02-22T16:23:00Z" w:name="move64903447"/>
      <w:moveTo w:id="140" w:author="Fan Quan" w:date="2021-02-22T16:23:00Z">
        <w:r>
          <w:rPr>
            <w:rFonts w:hint="eastAsia"/>
          </w:rPr>
          <w:t>对于其他游戏来说，角色创建就算是结束了。接下来你就用你创建好的法师、战士、</w:t>
        </w:r>
        <w:proofErr w:type="gramStart"/>
        <w:r>
          <w:rPr>
            <w:rFonts w:hint="eastAsia"/>
          </w:rPr>
          <w:t>吟游诗人</w:t>
        </w:r>
        <w:proofErr w:type="gramEnd"/>
        <w:r>
          <w:rPr>
            <w:rFonts w:hint="eastAsia"/>
          </w:rPr>
          <w:t>或是别的任何职业继续玩下去就行了</w:t>
        </w:r>
      </w:moveTo>
      <w:ins w:id="141" w:author="Fan Quan" w:date="2021-02-22T16:25:00Z">
        <w:r w:rsidR="000A3A90">
          <w:rPr>
            <w:rFonts w:hint="eastAsia"/>
          </w:rPr>
          <w:t>，无非就是</w:t>
        </w:r>
      </w:ins>
      <w:moveTo w:id="142" w:author="Fan Quan" w:date="2021-02-22T16:23:00Z">
        <w:del w:id="143" w:author="Fan Quan" w:date="2021-02-22T16:24:00Z">
          <w:r w:rsidDel="000A3A90">
            <w:rPr>
              <w:rFonts w:hint="eastAsia"/>
            </w:rPr>
            <w:delText>——</w:delText>
          </w:r>
        </w:del>
        <w:del w:id="144" w:author="Fan Quan" w:date="2021-02-22T16:25:00Z">
          <w:r w:rsidDel="000A3A90">
            <w:rPr>
              <w:rFonts w:hint="eastAsia"/>
            </w:rPr>
            <w:delText>也就是</w:delText>
          </w:r>
        </w:del>
        <w:r>
          <w:rPr>
            <w:rFonts w:hint="eastAsia"/>
          </w:rPr>
          <w:t>打打怪，搜刮下战利品并顺便拯救下世界罢了。但在</w:t>
        </w:r>
      </w:moveTo>
      <w:ins w:id="145" w:author="Fan Quan" w:date="2021-02-22T16:25:00Z">
        <w:r w:rsidR="000A3A90">
          <w:rPr>
            <w:rFonts w:hint="eastAsia"/>
          </w:rPr>
          <w:t>《</w:t>
        </w:r>
      </w:ins>
      <w:moveTo w:id="146" w:author="Fan Quan" w:date="2021-02-22T16:23:00Z">
        <w:r>
          <w:rPr>
            <w:rFonts w:hint="eastAsia"/>
          </w:rPr>
          <w:t>创世纪</w:t>
        </w:r>
        <w:r>
          <w:rPr>
            <w:rFonts w:hint="eastAsia"/>
          </w:rPr>
          <w:t xml:space="preserve"> </w:t>
        </w:r>
        <w:r>
          <w:t>4</w:t>
        </w:r>
      </w:moveTo>
      <w:ins w:id="147" w:author="Fan Quan" w:date="2021-02-22T16:25:00Z">
        <w:r w:rsidR="000A3A90">
          <w:rPr>
            <w:rFonts w:hint="eastAsia"/>
          </w:rPr>
          <w:t>》</w:t>
        </w:r>
      </w:ins>
      <w:moveTo w:id="148" w:author="Fan Quan" w:date="2021-02-22T16:23:00Z">
        <w:del w:id="149" w:author="Fan Quan" w:date="2021-02-22T16:25:00Z">
          <w:r w:rsidDel="000A3A90">
            <w:delText xml:space="preserve"> </w:delText>
          </w:r>
        </w:del>
        <w:r>
          <w:rPr>
            <w:rFonts w:hint="eastAsia"/>
          </w:rPr>
          <w:t>中，这仅仅是你角色创建的开始，后面还会有一段很长的旅程。这段旅程需要你</w:t>
        </w:r>
      </w:moveTo>
      <w:ins w:id="150" w:author="Fan Quan" w:date="2021-02-22T16:25:00Z">
        <w:r w:rsidR="000A3A90">
          <w:rPr>
            <w:rFonts w:hint="eastAsia"/>
          </w:rPr>
          <w:t>在所有</w:t>
        </w:r>
      </w:ins>
      <w:ins w:id="151" w:author="Fan Quan" w:date="2021-02-22T16:26:00Z">
        <w:r w:rsidR="000A3A90">
          <w:t xml:space="preserve"> 8 </w:t>
        </w:r>
        <w:proofErr w:type="gramStart"/>
        <w:r w:rsidR="000A3A90">
          <w:rPr>
            <w:rFonts w:hint="eastAsia"/>
          </w:rPr>
          <w:t>个</w:t>
        </w:r>
        <w:proofErr w:type="gramEnd"/>
        <w:r w:rsidR="000A3A90">
          <w:rPr>
            <w:rFonts w:hint="eastAsia"/>
          </w:rPr>
          <w:t>方面</w:t>
        </w:r>
      </w:ins>
      <w:moveTo w:id="152" w:author="Fan Quan" w:date="2021-02-22T16:23:00Z">
        <w:r>
          <w:rPr>
            <w:rFonts w:hint="eastAsia"/>
          </w:rPr>
          <w:t>不断</w:t>
        </w:r>
      </w:moveTo>
      <w:ins w:id="153" w:author="Fan Quan" w:date="2021-02-22T16:26:00Z">
        <w:r w:rsidR="000A3A90">
          <w:rPr>
            <w:rFonts w:hint="eastAsia"/>
          </w:rPr>
          <w:t>地</w:t>
        </w:r>
      </w:ins>
      <w:moveTo w:id="154" w:author="Fan Quan" w:date="2021-02-22T16:23:00Z">
        <w:del w:id="155" w:author="Fan Quan" w:date="2021-02-22T16:26:00Z">
          <w:r w:rsidDel="000A3A90">
            <w:rPr>
              <w:rFonts w:hint="eastAsia"/>
            </w:rPr>
            <w:delText>的</w:delText>
          </w:r>
        </w:del>
        <w:proofErr w:type="gramStart"/>
        <w:r>
          <w:rPr>
            <w:rFonts w:hint="eastAsia"/>
          </w:rPr>
          <w:t>去完</w:t>
        </w:r>
        <w:proofErr w:type="gramEnd"/>
        <w:r>
          <w:rPr>
            <w:rFonts w:hint="eastAsia"/>
          </w:rPr>
          <w:t>善</w:t>
        </w:r>
        <w:del w:id="156" w:author="Fan Quan" w:date="2021-02-22T16:26:00Z">
          <w:r w:rsidDel="000A3A90">
            <w:rPr>
              <w:rFonts w:hint="eastAsia"/>
            </w:rPr>
            <w:delText>你</w:delText>
          </w:r>
        </w:del>
      </w:moveTo>
      <w:ins w:id="157" w:author="Fan Quan" w:date="2021-02-22T16:25:00Z">
        <w:r w:rsidR="000A3A90">
          <w:rPr>
            <w:rFonts w:hint="eastAsia"/>
          </w:rPr>
          <w:t>自己</w:t>
        </w:r>
      </w:ins>
      <w:moveTo w:id="158" w:author="Fan Quan" w:date="2021-02-22T16:23:00Z">
        <w:del w:id="159" w:author="Fan Quan" w:date="2021-02-22T16:25:00Z">
          <w:r w:rsidDel="000A3A90">
            <w:rPr>
              <w:rFonts w:hint="eastAsia"/>
            </w:rPr>
            <w:delText>的角色</w:delText>
          </w:r>
        </w:del>
        <w:r>
          <w:rPr>
            <w:rFonts w:hint="eastAsia"/>
          </w:rPr>
          <w:t>，</w:t>
        </w:r>
        <w:del w:id="160" w:author="Fan Quan" w:date="2021-02-22T16:26:00Z">
          <w:r w:rsidDel="000A3A90">
            <w:rPr>
              <w:rFonts w:hint="eastAsia"/>
            </w:rPr>
            <w:delText>去不断的补全</w:delText>
          </w:r>
          <w:r w:rsidDel="000A3A90">
            <w:rPr>
              <w:rFonts w:hint="eastAsia"/>
            </w:rPr>
            <w:delText xml:space="preserve"> </w:delText>
          </w:r>
          <w:r w:rsidDel="000A3A90">
            <w:delText xml:space="preserve">8 </w:delText>
          </w:r>
          <w:r w:rsidDel="000A3A90">
            <w:rPr>
              <w:rFonts w:hint="eastAsia"/>
            </w:rPr>
            <w:delText>种美德，</w:delText>
          </w:r>
        </w:del>
        <w:r>
          <w:rPr>
            <w:rFonts w:hint="eastAsia"/>
          </w:rPr>
          <w:t>最后成为圣者。</w:t>
        </w:r>
      </w:moveTo>
    </w:p>
    <w:moveToRangeEnd w:id="139"/>
    <w:p w14:paraId="30C94342" w14:textId="77777777" w:rsidR="001723AD" w:rsidRDefault="001723AD" w:rsidP="001723AD">
      <w:pPr>
        <w:pStyle w:val="-"/>
        <w:keepNext/>
        <w:ind w:firstLineChars="0" w:firstLine="0"/>
        <w:rPr>
          <w:ins w:id="161" w:author="Fan Quan" w:date="2021-02-22T16:10:00Z"/>
        </w:rPr>
      </w:pPr>
    </w:p>
    <w:p w14:paraId="1371051D" w14:textId="4F70ADD2" w:rsidR="007C015E" w:rsidRDefault="007333AA">
      <w:pPr>
        <w:pStyle w:val="-"/>
        <w:keepNext/>
        <w:ind w:firstLineChars="0" w:firstLine="0"/>
        <w:pPrChange w:id="162" w:author="Fan Quan" w:date="2021-02-22T16:10:00Z">
          <w:pPr>
            <w:pStyle w:val="-"/>
            <w:keepNext/>
            <w:ind w:firstLine="420"/>
          </w:pPr>
        </w:pPrChange>
      </w:pPr>
      <w:r>
        <w:rPr>
          <w:rFonts w:hint="eastAsia"/>
          <w:noProof/>
        </w:rPr>
        <w:drawing>
          <wp:inline distT="0" distB="0" distL="0" distR="0" wp14:anchorId="6CBF4684" wp14:editId="31FCBC89">
            <wp:extent cx="2955600" cy="2216700"/>
            <wp:effectExtent l="0" t="0" r="0" b="0"/>
            <wp:docPr id="1" name="图片 1" descr="电脑屏幕的照片上有文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屏幕的照片上有文字&#10;&#10;中度可信度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600" cy="22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04F6" w14:textId="4BA84AF9" w:rsidR="007C015E" w:rsidDel="001775F0" w:rsidRDefault="007C015E" w:rsidP="007C015E">
      <w:pPr>
        <w:pStyle w:val="af"/>
        <w:rPr>
          <w:del w:id="163" w:author="Fan Quan" w:date="2021-02-23T16:41:00Z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759B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月亮门</w:t>
      </w:r>
      <w:ins w:id="164" w:author="Fan Quan" w:date="2021-02-22T16:26:00Z">
        <w:r w:rsidR="000A3A90">
          <w:rPr>
            <w:rFonts w:hint="eastAsia"/>
          </w:rPr>
          <w:t>（</w:t>
        </w:r>
        <w:proofErr w:type="spellStart"/>
        <w:r w:rsidR="000A3A90">
          <w:rPr>
            <w:rFonts w:hint="eastAsia"/>
          </w:rPr>
          <w:t>Moongates</w:t>
        </w:r>
        <w:proofErr w:type="spellEnd"/>
        <w:r w:rsidR="000A3A90">
          <w:rPr>
            <w:rFonts w:hint="eastAsia"/>
          </w:rPr>
          <w:t>）</w:t>
        </w:r>
      </w:ins>
      <w:r>
        <w:rPr>
          <w:rFonts w:hint="eastAsia"/>
        </w:rPr>
        <w:t>能让你快速传送；船能帮助你前往无法到达的地方。</w:t>
      </w:r>
    </w:p>
    <w:p w14:paraId="48ED7989" w14:textId="735B054A" w:rsidR="00A64A1C" w:rsidRPr="007C015E" w:rsidDel="00166249" w:rsidRDefault="00A64A1C" w:rsidP="007C015E">
      <w:pPr>
        <w:pStyle w:val="af"/>
        <w:rPr>
          <w:del w:id="165" w:author="Fan Quan" w:date="2021-02-22T16:24:00Z"/>
        </w:rPr>
      </w:pPr>
    </w:p>
    <w:p w14:paraId="05E845A6" w14:textId="7F044D3E" w:rsidR="00DB58CA" w:rsidDel="00166249" w:rsidRDefault="00AB0B65" w:rsidP="0042556F">
      <w:pPr>
        <w:pStyle w:val="-"/>
        <w:ind w:firstLine="420"/>
        <w:rPr>
          <w:moveFrom w:id="166" w:author="Fan Quan" w:date="2021-02-22T16:23:00Z"/>
        </w:rPr>
      </w:pPr>
      <w:moveFromRangeStart w:id="167" w:author="Fan Quan" w:date="2021-02-22T16:23:00Z" w:name="move64903447"/>
      <w:moveFrom w:id="168" w:author="Fan Quan" w:date="2021-02-22T16:23:00Z">
        <w:r w:rsidDel="00166249">
          <w:rPr>
            <w:rFonts w:hint="eastAsia"/>
          </w:rPr>
          <w:t>对于其他游戏来说，角色创建就算是结束了。接下来你就</w:t>
        </w:r>
        <w:r w:rsidR="00E32107" w:rsidDel="00166249">
          <w:rPr>
            <w:rFonts w:hint="eastAsia"/>
          </w:rPr>
          <w:t>用你创建好的法师、战士、吟游诗人或是别的任何职业继续玩下去就行了——也就是打打怪，搜刮下战利品并顺便拯救下世界罢了。但在创世纪</w:t>
        </w:r>
        <w:r w:rsidR="00E32107" w:rsidDel="00166249">
          <w:rPr>
            <w:rFonts w:hint="eastAsia"/>
          </w:rPr>
          <w:t xml:space="preserve"> </w:t>
        </w:r>
        <w:r w:rsidR="00E32107" w:rsidDel="00166249">
          <w:t xml:space="preserve">4 </w:t>
        </w:r>
        <w:r w:rsidR="00E32107" w:rsidDel="00166249">
          <w:rPr>
            <w:rFonts w:hint="eastAsia"/>
          </w:rPr>
          <w:t>中，这仅仅是你角色创建的开始，后面还会有一段很长的旅程。这段旅程需要你不断的去完善你的角色，去不断的补全</w:t>
        </w:r>
        <w:r w:rsidR="00E32107" w:rsidDel="00166249">
          <w:rPr>
            <w:rFonts w:hint="eastAsia"/>
          </w:rPr>
          <w:t xml:space="preserve"> </w:t>
        </w:r>
        <w:r w:rsidR="00E32107" w:rsidDel="00166249">
          <w:t xml:space="preserve">8 </w:t>
        </w:r>
        <w:r w:rsidR="00E32107" w:rsidDel="00166249">
          <w:rPr>
            <w:rFonts w:hint="eastAsia"/>
          </w:rPr>
          <w:t>种美德，最后成为圣者。</w:t>
        </w:r>
      </w:moveFrom>
    </w:p>
    <w:moveFromRangeEnd w:id="167"/>
    <w:p w14:paraId="0DB5FC21" w14:textId="77777777" w:rsidR="0042556F" w:rsidRDefault="0042556F" w:rsidP="001775F0">
      <w:pPr>
        <w:pStyle w:val="af"/>
        <w:pPrChange w:id="169" w:author="Fan Quan" w:date="2021-02-23T16:41:00Z">
          <w:pPr>
            <w:pStyle w:val="-"/>
            <w:ind w:firstLineChars="0" w:firstLine="0"/>
          </w:pPr>
        </w:pPrChange>
      </w:pPr>
    </w:p>
    <w:p w14:paraId="7C740146" w14:textId="20EFCB9D" w:rsidR="0042556F" w:rsidDel="001775F0" w:rsidRDefault="0042556F" w:rsidP="0042556F">
      <w:pPr>
        <w:pStyle w:val="-"/>
        <w:keepNext/>
        <w:ind w:firstLineChars="0" w:firstLine="0"/>
        <w:rPr>
          <w:moveFrom w:id="170" w:author="Fan Quan" w:date="2021-02-23T16:42:00Z"/>
        </w:rPr>
      </w:pPr>
      <w:moveFromRangeStart w:id="171" w:author="Fan Quan" w:date="2021-02-23T16:42:00Z" w:name="move64990936"/>
      <w:moveFrom w:id="172" w:author="Fan Quan" w:date="2021-02-23T16:42:00Z">
        <w:r w:rsidDel="001775F0">
          <w:rPr>
            <w:rFonts w:hint="eastAsia"/>
            <w:noProof/>
          </w:rPr>
          <w:drawing>
            <wp:inline distT="0" distB="0" distL="0" distR="0" wp14:anchorId="726E8A6E" wp14:editId="69B6345F">
              <wp:extent cx="2959200" cy="2219400"/>
              <wp:effectExtent l="0" t="0" r="0" b="3175"/>
              <wp:docPr id="6" name="图片 6" descr="游戏机里面的人物&#10;&#10;低可信度描述已自动生成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 descr="游戏机里面的人物&#10;&#10;低可信度描述已自动生成"/>
                      <pic:cNvPicPr/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59200" cy="2219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14:paraId="013E90CB" w14:textId="5C1D156E" w:rsidR="0042556F" w:rsidDel="001775F0" w:rsidRDefault="0042556F" w:rsidP="0042556F">
      <w:pPr>
        <w:pStyle w:val="af"/>
        <w:rPr>
          <w:moveFrom w:id="173" w:author="Fan Quan" w:date="2021-02-23T16:42:00Z"/>
        </w:rPr>
      </w:pPr>
      <w:moveFrom w:id="174" w:author="Fan Quan" w:date="2021-02-23T16:42:00Z">
        <w:r w:rsidDel="001775F0">
          <w:rPr>
            <w:rFonts w:hint="eastAsia"/>
          </w:rPr>
          <w:t>图</w:t>
        </w:r>
        <w:r w:rsidDel="001775F0">
          <w:rPr>
            <w:rFonts w:hint="eastAsia"/>
          </w:rPr>
          <w:t xml:space="preserve"> </w:t>
        </w:r>
        <w:r w:rsidDel="001775F0">
          <w:fldChar w:fldCharType="begin"/>
        </w:r>
        <w:r w:rsidDel="001775F0">
          <w:instrText xml:space="preserve"> </w:instrText>
        </w:r>
        <w:r w:rsidDel="001775F0">
          <w:rPr>
            <w:rFonts w:hint="eastAsia"/>
          </w:rPr>
          <w:instrText xml:space="preserve">SEQ </w:instrText>
        </w:r>
        <w:r w:rsidDel="001775F0">
          <w:rPr>
            <w:rFonts w:hint="eastAsia"/>
          </w:rPr>
          <w:instrText>图</w:instrText>
        </w:r>
        <w:r w:rsidDel="001775F0">
          <w:rPr>
            <w:rFonts w:hint="eastAsia"/>
          </w:rPr>
          <w:instrText xml:space="preserve"> \* ARABIC</w:instrText>
        </w:r>
        <w:r w:rsidDel="001775F0">
          <w:instrText xml:space="preserve"> </w:instrText>
        </w:r>
        <w:r w:rsidDel="001775F0">
          <w:fldChar w:fldCharType="separate"/>
        </w:r>
        <w:r w:rsidR="00A0759B" w:rsidDel="001775F0">
          <w:rPr>
            <w:noProof/>
          </w:rPr>
          <w:t>2</w:t>
        </w:r>
        <w:r w:rsidDel="001775F0">
          <w:fldChar w:fldCharType="end"/>
        </w:r>
        <w:r w:rsidDel="001775F0">
          <w:t xml:space="preserve"> </w:t>
        </w:r>
        <w:r w:rsidDel="001775F0">
          <w:rPr>
            <w:rFonts w:hint="eastAsia"/>
          </w:rPr>
          <w:t>用吉卜赛式塔罗牌创建你的角色。你的选择永远是对的，至少对你来说是这样的。</w:t>
        </w:r>
      </w:moveFrom>
    </w:p>
    <w:moveFromRangeEnd w:id="171"/>
    <w:p w14:paraId="5C467AD0" w14:textId="77777777" w:rsidR="0042556F" w:rsidRPr="0042556F" w:rsidRDefault="0042556F" w:rsidP="0042556F"/>
    <w:p w14:paraId="25A1B671" w14:textId="4505CBC1" w:rsidR="00DB58CA" w:rsidRDefault="00DB58CA" w:rsidP="00DB58CA">
      <w:pPr>
        <w:pStyle w:val="-"/>
        <w:ind w:firstLine="420"/>
      </w:pPr>
      <w:r>
        <w:rPr>
          <w:rFonts w:hint="eastAsia"/>
        </w:rPr>
        <w:t>从未有其他游戏</w:t>
      </w:r>
      <w:ins w:id="175" w:author="Fan Quan" w:date="2021-02-22T16:28:00Z">
        <w:r w:rsidR="00B23409">
          <w:rPr>
            <w:rFonts w:hint="eastAsia"/>
          </w:rPr>
          <w:t>有过这样的设计</w:t>
        </w:r>
      </w:ins>
      <w:r>
        <w:rPr>
          <w:rFonts w:hint="eastAsia"/>
        </w:rPr>
        <w:t>，</w:t>
      </w:r>
      <w:ins w:id="176" w:author="Fan Quan" w:date="2021-02-22T16:28:00Z">
        <w:r w:rsidR="00B23409">
          <w:rPr>
            <w:rFonts w:hint="eastAsia"/>
          </w:rPr>
          <w:t>前无古人后无来者</w:t>
        </w:r>
      </w:ins>
      <w:del w:id="177" w:author="Fan Quan" w:date="2021-02-22T16:28:00Z">
        <w:r w:rsidDel="00B23409">
          <w:rPr>
            <w:rFonts w:hint="eastAsia"/>
          </w:rPr>
          <w:delText>无论是之前还是之后，有过这样的设计</w:delText>
        </w:r>
      </w:del>
      <w:r>
        <w:rPr>
          <w:rFonts w:hint="eastAsia"/>
        </w:rPr>
        <w:t>。其他游戏都专注于让你成为一个更强的勇士或是法师，它们</w:t>
      </w:r>
      <w:del w:id="178" w:author="Fan Quan" w:date="2021-02-22T16:28:00Z">
        <w:r w:rsidDel="00B23409">
          <w:rPr>
            <w:rFonts w:hint="eastAsia"/>
          </w:rPr>
          <w:delText>完全</w:delText>
        </w:r>
      </w:del>
      <w:r>
        <w:rPr>
          <w:rFonts w:hint="eastAsia"/>
        </w:rPr>
        <w:t>都只关注于发展战斗或是法术的高超技艺。</w:t>
      </w:r>
      <w:r w:rsidR="00D81351">
        <w:rPr>
          <w:rFonts w:hint="eastAsia"/>
        </w:rPr>
        <w:t>而游戏中的战斗</w:t>
      </w:r>
      <w:del w:id="179" w:author="Fan Quan" w:date="2021-02-22T16:29:00Z">
        <w:r w:rsidR="00D81351" w:rsidDel="00B23409">
          <w:rPr>
            <w:rFonts w:hint="eastAsia"/>
          </w:rPr>
          <w:delText>则</w:delText>
        </w:r>
      </w:del>
      <w:r w:rsidR="00D81351">
        <w:rPr>
          <w:rFonts w:hint="eastAsia"/>
        </w:rPr>
        <w:t>就是达到这个目的的一种办法，所以我们能很简单的看出为啥别的</w:t>
      </w:r>
      <w:r w:rsidR="00D81351">
        <w:rPr>
          <w:rFonts w:hint="eastAsia"/>
        </w:rPr>
        <w:t xml:space="preserve"> </w:t>
      </w:r>
      <w:r w:rsidR="00D81351">
        <w:t>CRPG</w:t>
      </w:r>
      <w:r w:rsidR="00D81351">
        <w:rPr>
          <w:rFonts w:hint="eastAsia"/>
        </w:rPr>
        <w:t xml:space="preserve"> </w:t>
      </w:r>
      <w:r w:rsidR="00D81351">
        <w:rPr>
          <w:rFonts w:hint="eastAsia"/>
        </w:rPr>
        <w:t>都有这么多的战斗环节。战斗是进步的主要方式，在有些情况下，它也是唯一</w:t>
      </w:r>
      <w:ins w:id="180" w:author="Fan Quan" w:date="2021-02-22T16:29:00Z">
        <w:r w:rsidR="00B23409">
          <w:rPr>
            <w:rFonts w:hint="eastAsia"/>
          </w:rPr>
          <w:t>的</w:t>
        </w:r>
      </w:ins>
      <w:del w:id="181" w:author="Fan Quan" w:date="2021-02-22T16:29:00Z">
        <w:r w:rsidR="00D81351" w:rsidDel="00B23409">
          <w:rPr>
            <w:rFonts w:hint="eastAsia"/>
          </w:rPr>
          <w:delText>一</w:delText>
        </w:r>
        <w:r w:rsidR="00C45328" w:rsidDel="00B23409">
          <w:rPr>
            <w:rFonts w:hint="eastAsia"/>
          </w:rPr>
          <w:delText>种进步</w:delText>
        </w:r>
      </w:del>
      <w:r w:rsidR="00C45328">
        <w:rPr>
          <w:rFonts w:hint="eastAsia"/>
        </w:rPr>
        <w:t>方式</w:t>
      </w:r>
      <w:r w:rsidR="00D81351">
        <w:rPr>
          <w:rFonts w:hint="eastAsia"/>
        </w:rPr>
        <w:t>。</w:t>
      </w:r>
    </w:p>
    <w:p w14:paraId="73D9654D" w14:textId="5E8E4A99" w:rsidR="00C45328" w:rsidRDefault="00C45328" w:rsidP="00DB58CA">
      <w:pPr>
        <w:pStyle w:val="-"/>
        <w:ind w:firstLine="420"/>
      </w:pPr>
      <w:del w:id="182" w:author="Fan Quan" w:date="2021-02-22T16:30:00Z">
        <w:r w:rsidDel="00B23409">
          <w:rPr>
            <w:rFonts w:hint="eastAsia"/>
          </w:rPr>
          <w:delText>不过</w:delText>
        </w:r>
      </w:del>
      <w:r>
        <w:rPr>
          <w:rFonts w:hint="eastAsia"/>
        </w:rPr>
        <w:t>你当然会在《创世纪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》中进行战斗。战斗是你证明你的英勇的方式，不过英勇只是八大美德之一而已。其他七种美德的</w:t>
      </w:r>
      <w:ins w:id="183" w:author="Fan Quan" w:date="2021-02-22T16:30:00Z">
        <w:r w:rsidR="003D054C">
          <w:rPr>
            <w:rFonts w:hint="eastAsia"/>
          </w:rPr>
          <w:t>提升</w:t>
        </w:r>
      </w:ins>
      <w:del w:id="184" w:author="Fan Quan" w:date="2021-02-22T16:30:00Z">
        <w:r w:rsidDel="003D054C">
          <w:rPr>
            <w:rFonts w:hint="eastAsia"/>
          </w:rPr>
          <w:delText>发展</w:delText>
        </w:r>
      </w:del>
      <w:r>
        <w:rPr>
          <w:rFonts w:hint="eastAsia"/>
        </w:rPr>
        <w:t>取决于你如何对待他人和对他人的行为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反应。</w:t>
      </w:r>
    </w:p>
    <w:p w14:paraId="4E14CF57" w14:textId="15B79051" w:rsidR="004F6EC9" w:rsidRDefault="004F6EC9" w:rsidP="00DB58CA">
      <w:pPr>
        <w:pStyle w:val="-"/>
        <w:ind w:firstLine="420"/>
      </w:pPr>
      <w:r>
        <w:rPr>
          <w:rFonts w:hint="eastAsia"/>
        </w:rPr>
        <w:t>游戏也没有洗点可言。</w:t>
      </w:r>
      <w:r w:rsidR="008C3EF2">
        <w:rPr>
          <w:rFonts w:hint="eastAsia"/>
        </w:rPr>
        <w:t>每</w:t>
      </w:r>
      <w:del w:id="185" w:author="Fan Quan" w:date="2021-02-23T16:29:00Z">
        <w:r w:rsidR="008C3EF2" w:rsidDel="00B5055A">
          <w:rPr>
            <w:rFonts w:hint="eastAsia"/>
          </w:rPr>
          <w:delText>一</w:delText>
        </w:r>
      </w:del>
      <w:proofErr w:type="gramStart"/>
      <w:r w:rsidR="008C3EF2">
        <w:rPr>
          <w:rFonts w:hint="eastAsia"/>
        </w:rPr>
        <w:t>个</w:t>
      </w:r>
      <w:proofErr w:type="gramEnd"/>
      <w:r w:rsidR="008C3EF2">
        <w:t xml:space="preserve"> “</w:t>
      </w:r>
      <w:r w:rsidR="008C3EF2">
        <w:rPr>
          <w:rFonts w:hint="eastAsia"/>
        </w:rPr>
        <w:t>八分之一</w:t>
      </w:r>
      <w:r w:rsidR="008C3EF2">
        <w:t xml:space="preserve">” </w:t>
      </w:r>
      <w:r w:rsidR="008C3EF2">
        <w:rPr>
          <w:rFonts w:hint="eastAsia"/>
        </w:rPr>
        <w:t>（每种美德的</w:t>
      </w:r>
      <w:ins w:id="186" w:author="Fan Quan" w:date="2021-02-23T16:30:00Z">
        <w:r w:rsidR="00B5055A">
          <w:rPr>
            <w:rFonts w:hint="eastAsia"/>
          </w:rPr>
          <w:t>达成</w:t>
        </w:r>
      </w:ins>
      <w:del w:id="187" w:author="Fan Quan" w:date="2021-02-23T16:30:00Z">
        <w:r w:rsidR="008C3EF2" w:rsidDel="00B5055A">
          <w:rPr>
            <w:rFonts w:hint="eastAsia"/>
          </w:rPr>
          <w:delText>启明</w:delText>
        </w:r>
      </w:del>
      <w:r w:rsidR="008C3EF2">
        <w:rPr>
          <w:rFonts w:hint="eastAsia"/>
        </w:rPr>
        <w:t>）都很难得到并且不是永久的。《创世纪</w:t>
      </w:r>
      <w:r w:rsidR="008C3EF2">
        <w:rPr>
          <w:rFonts w:hint="eastAsia"/>
        </w:rPr>
        <w:t xml:space="preserve"> </w:t>
      </w:r>
      <w:r w:rsidR="008C3EF2">
        <w:t>4</w:t>
      </w:r>
      <w:r w:rsidR="008C3EF2">
        <w:rPr>
          <w:rFonts w:hint="eastAsia"/>
        </w:rPr>
        <w:t>》观察着你的每一步举动。如果你决策失误的话，你就会失去这些</w:t>
      </w:r>
      <w:r w:rsidR="008C3EF2">
        <w:rPr>
          <w:rFonts w:hint="eastAsia"/>
        </w:rPr>
        <w:t xml:space="preserve"> </w:t>
      </w:r>
      <w:r w:rsidR="008C3EF2">
        <w:t>“</w:t>
      </w:r>
      <w:r w:rsidR="008C3EF2">
        <w:rPr>
          <w:rFonts w:hint="eastAsia"/>
        </w:rPr>
        <w:t>八分之一</w:t>
      </w:r>
      <w:r w:rsidR="008C3EF2">
        <w:t>”</w:t>
      </w:r>
      <w:r w:rsidR="008C3EF2">
        <w:rPr>
          <w:rFonts w:hint="eastAsia"/>
        </w:rPr>
        <w:t>。只有真正的圣者才能通关本游戏。</w:t>
      </w:r>
    </w:p>
    <w:p w14:paraId="504AE9F5" w14:textId="3FEA7C47" w:rsidR="000A3E1A" w:rsidRDefault="000A3E1A" w:rsidP="00DB58CA">
      <w:pPr>
        <w:pStyle w:val="-"/>
        <w:ind w:firstLine="420"/>
      </w:pPr>
      <w:r>
        <w:rPr>
          <w:rFonts w:hint="eastAsia"/>
        </w:rPr>
        <w:t>而且《创世纪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》是开放设计的。你可以在任何时间去到任何地方，游戏并不是线性的。游戏里有很多事可以干，而且还有很多物品可以收集，最重要的是，这些事都可以以任何顺序去完成。</w:t>
      </w:r>
      <w:r w:rsidR="003932E9">
        <w:rPr>
          <w:rFonts w:hint="eastAsia"/>
        </w:rPr>
        <w:t>当然，最后</w:t>
      </w:r>
      <w:r w:rsidR="005F370B">
        <w:rPr>
          <w:rFonts w:hint="eastAsia"/>
        </w:rPr>
        <w:t>一切都会引向终局。在那之前，玩家对于自己要干什么以及去哪里都有着很大的自主权。</w:t>
      </w:r>
    </w:p>
    <w:p w14:paraId="21AE9207" w14:textId="5778267F" w:rsidR="00527030" w:rsidRDefault="00527030" w:rsidP="00DB58CA">
      <w:pPr>
        <w:pStyle w:val="-"/>
        <w:ind w:firstLine="420"/>
      </w:pPr>
      <w:r>
        <w:rPr>
          <w:rFonts w:hint="eastAsia"/>
        </w:rPr>
        <w:t>虽然战斗不是游戏的重点，但战斗在游戏里还是蛮常见的。游戏里的战斗是</w:t>
      </w:r>
      <w:del w:id="188" w:author="Fan Quan" w:date="2021-02-23T16:39:00Z">
        <w:r w:rsidDel="001775F0">
          <w:rPr>
            <w:rFonts w:hint="eastAsia"/>
          </w:rPr>
          <w:delText>以</w:delText>
        </w:r>
      </w:del>
      <w:r>
        <w:rPr>
          <w:rFonts w:hint="eastAsia"/>
        </w:rPr>
        <w:t>回合制的</w:t>
      </w:r>
      <w:del w:id="189" w:author="Fan Quan" w:date="2021-02-23T16:40:00Z">
        <w:r w:rsidDel="001775F0">
          <w:rPr>
            <w:rFonts w:hint="eastAsia"/>
          </w:rPr>
          <w:delText>形式展开的</w:delText>
        </w:r>
      </w:del>
      <w:r>
        <w:rPr>
          <w:rFonts w:hint="eastAsia"/>
        </w:rPr>
        <w:t>。</w:t>
      </w:r>
      <w:ins w:id="190" w:author="Fan Quan" w:date="2021-02-23T16:40:00Z">
        <w:r w:rsidR="001775F0">
          <w:rPr>
            <w:rFonts w:hint="eastAsia"/>
          </w:rPr>
          <w:t>敌人的</w:t>
        </w:r>
      </w:ins>
      <w:del w:id="191" w:author="Fan Quan" w:date="2021-02-23T16:40:00Z">
        <w:r w:rsidR="00E2360C" w:rsidDel="001775F0">
          <w:rPr>
            <w:rFonts w:hint="eastAsia"/>
          </w:rPr>
          <w:delText>里面的对手</w:delText>
        </w:r>
      </w:del>
      <w:ins w:id="192" w:author="Fan Quan" w:date="2021-02-23T16:40:00Z">
        <w:r w:rsidR="001775F0">
          <w:rPr>
            <w:rFonts w:hint="eastAsia"/>
          </w:rPr>
          <w:t>难</w:t>
        </w:r>
        <w:r w:rsidR="001775F0">
          <w:rPr>
            <w:rFonts w:hint="eastAsia"/>
          </w:rPr>
          <w:t>度</w:t>
        </w:r>
      </w:ins>
      <w:del w:id="193" w:author="Fan Quan" w:date="2021-02-23T16:40:00Z">
        <w:r w:rsidR="00E2360C" w:rsidDel="001775F0">
          <w:rPr>
            <w:rFonts w:hint="eastAsia"/>
          </w:rPr>
          <w:delText>等级</w:delText>
        </w:r>
      </w:del>
      <w:r w:rsidR="00E2360C">
        <w:rPr>
          <w:rFonts w:hint="eastAsia"/>
        </w:rPr>
        <w:t>都</w:t>
      </w:r>
      <w:ins w:id="194" w:author="Fan Quan" w:date="2021-02-23T16:40:00Z">
        <w:r w:rsidR="001775F0">
          <w:rPr>
            <w:rFonts w:hint="eastAsia"/>
          </w:rPr>
          <w:t>被精心控制着</w:t>
        </w:r>
      </w:ins>
      <w:del w:id="195" w:author="Fan Quan" w:date="2021-02-23T16:40:00Z">
        <w:r w:rsidR="00E2360C" w:rsidDel="001775F0">
          <w:rPr>
            <w:rFonts w:hint="eastAsia"/>
          </w:rPr>
          <w:delText>控制的很好</w:delText>
        </w:r>
      </w:del>
      <w:r w:rsidR="00E2360C">
        <w:rPr>
          <w:rFonts w:hint="eastAsia"/>
        </w:rPr>
        <w:t>，所以你不会觉得很困难，尤其是刚出新手村的时候。你探索的时候不用担心半路冲出</w:t>
      </w:r>
      <w:proofErr w:type="gramStart"/>
      <w:r w:rsidR="00E2360C">
        <w:rPr>
          <w:rFonts w:hint="eastAsia"/>
        </w:rPr>
        <w:t>一堆兽人把</w:t>
      </w:r>
      <w:proofErr w:type="gramEnd"/>
      <w:r w:rsidR="00E2360C">
        <w:rPr>
          <w:rFonts w:hint="eastAsia"/>
        </w:rPr>
        <w:t>你干死。而且，如果敌人死伤惨重的话，他们会选择逃跑。</w:t>
      </w:r>
    </w:p>
    <w:p w14:paraId="1CAB579D" w14:textId="0192430D" w:rsidR="00127AB9" w:rsidRDefault="00127AB9" w:rsidP="00DB58CA">
      <w:pPr>
        <w:pStyle w:val="-"/>
        <w:ind w:firstLine="420"/>
        <w:rPr>
          <w:ins w:id="196" w:author="Fan Quan" w:date="2021-02-23T16:41:00Z"/>
        </w:rPr>
      </w:pPr>
      <w:r>
        <w:rPr>
          <w:rFonts w:hint="eastAsia"/>
        </w:rPr>
        <w:t>你在冒险旅程中也不会是孤身一人。渐渐的，你的团队会召集到</w:t>
      </w:r>
      <w:r>
        <w:rPr>
          <w:rFonts w:hint="eastAsia"/>
        </w:rPr>
        <w:t xml:space="preserve"> </w:t>
      </w:r>
      <w:r>
        <w:t xml:space="preserve">7 </w:t>
      </w:r>
      <w:r>
        <w:rPr>
          <w:rFonts w:hint="eastAsia"/>
        </w:rPr>
        <w:t>个人。他们代表了其他七种美德，你在日后的旅程中也会时刻需要他们帮忙。游戏里升级并不是很重要，你最多只能达到八级。</w:t>
      </w:r>
    </w:p>
    <w:p w14:paraId="6322FCD2" w14:textId="21EF40CC" w:rsidR="001775F0" w:rsidRDefault="001775F0" w:rsidP="00DB58CA">
      <w:pPr>
        <w:pStyle w:val="-"/>
        <w:ind w:firstLine="420"/>
        <w:rPr>
          <w:ins w:id="197" w:author="Fan Quan" w:date="2021-02-23T16:41:00Z"/>
        </w:rPr>
      </w:pPr>
    </w:p>
    <w:p w14:paraId="70F871B5" w14:textId="77777777" w:rsidR="001775F0" w:rsidRDefault="001775F0" w:rsidP="001775F0">
      <w:pPr>
        <w:pStyle w:val="-"/>
        <w:keepNext/>
        <w:ind w:firstLineChars="0" w:firstLine="0"/>
        <w:rPr>
          <w:moveTo w:id="198" w:author="Fan Quan" w:date="2021-02-23T16:42:00Z"/>
        </w:rPr>
      </w:pPr>
      <w:moveToRangeStart w:id="199" w:author="Fan Quan" w:date="2021-02-23T16:42:00Z" w:name="move64990936"/>
      <w:moveTo w:id="200" w:author="Fan Quan" w:date="2021-02-23T16:42:00Z">
        <w:r>
          <w:rPr>
            <w:rFonts w:hint="eastAsia"/>
            <w:noProof/>
          </w:rPr>
          <w:drawing>
            <wp:inline distT="0" distB="0" distL="0" distR="0" wp14:anchorId="5A470B79" wp14:editId="729017CA">
              <wp:extent cx="2959200" cy="2219400"/>
              <wp:effectExtent l="0" t="0" r="0" b="3175"/>
              <wp:docPr id="5" name="图片 5" descr="游戏机里面的人物&#10;&#10;低可信度描述已自动生成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 descr="游戏机里面的人物&#10;&#10;低可信度描述已自动生成"/>
                      <pic:cNvPicPr/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59200" cy="2219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14:paraId="062F2910" w14:textId="77777777" w:rsidR="001775F0" w:rsidDel="001775F0" w:rsidRDefault="001775F0" w:rsidP="001775F0">
      <w:pPr>
        <w:pStyle w:val="af"/>
        <w:rPr>
          <w:del w:id="201" w:author="Fan Quan" w:date="2021-02-23T16:42:00Z"/>
          <w:moveTo w:id="202" w:author="Fan Quan" w:date="2021-02-23T16:42:00Z"/>
        </w:rPr>
      </w:pPr>
      <w:moveTo w:id="203" w:author="Fan Quan" w:date="2021-02-23T16:42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  <w:r>
          <w:t xml:space="preserve"> </w:t>
        </w:r>
        <w:r>
          <w:rPr>
            <w:rFonts w:hint="eastAsia"/>
          </w:rPr>
          <w:t>用吉卜赛式</w:t>
        </w:r>
        <w:proofErr w:type="gramStart"/>
        <w:r>
          <w:rPr>
            <w:rFonts w:hint="eastAsia"/>
          </w:rPr>
          <w:t>塔罗牌创建</w:t>
        </w:r>
        <w:proofErr w:type="gramEnd"/>
        <w:r>
          <w:rPr>
            <w:rFonts w:hint="eastAsia"/>
          </w:rPr>
          <w:t>你的角色。你的选择永远是对的，至少对你来说是这样的。</w:t>
        </w:r>
      </w:moveTo>
    </w:p>
    <w:moveToRangeEnd w:id="199"/>
    <w:p w14:paraId="72959EC2" w14:textId="77777777" w:rsidR="001775F0" w:rsidRDefault="001775F0" w:rsidP="001775F0">
      <w:pPr>
        <w:pStyle w:val="af"/>
        <w:rPr>
          <w:ins w:id="204" w:author="Fan Quan" w:date="2021-02-23T16:41:00Z"/>
        </w:rPr>
        <w:pPrChange w:id="205" w:author="Fan Quan" w:date="2021-02-23T16:42:00Z">
          <w:pPr>
            <w:pStyle w:val="-"/>
            <w:ind w:firstLine="420"/>
          </w:pPr>
        </w:pPrChange>
      </w:pPr>
    </w:p>
    <w:p w14:paraId="41E8FAED" w14:textId="77777777" w:rsidR="001775F0" w:rsidRDefault="001775F0" w:rsidP="00DB58CA">
      <w:pPr>
        <w:pStyle w:val="-"/>
        <w:ind w:firstLine="420"/>
        <w:rPr>
          <w:rFonts w:hint="eastAsia"/>
        </w:rPr>
      </w:pPr>
    </w:p>
    <w:p w14:paraId="1A36C450" w14:textId="00EADBB4" w:rsidR="00127AB9" w:rsidRDefault="00127AB9" w:rsidP="00DB58CA">
      <w:pPr>
        <w:pStyle w:val="-"/>
        <w:ind w:firstLine="420"/>
      </w:pPr>
      <w:r>
        <w:rPr>
          <w:rFonts w:hint="eastAsia"/>
        </w:rPr>
        <w:t>对话一直都是《创世纪》系列的一大重点</w:t>
      </w:r>
      <w:r w:rsidR="00BB5FEB">
        <w:rPr>
          <w:rFonts w:hint="eastAsia"/>
        </w:rPr>
        <w:t>，即使前作对话数量也算不上多。游戏里很重要的一点是人们之所以给你提供信息是因为他们喜欢你、信任你或者是尊敬你。这些信任与尊重是你在游玩过程中慢慢积攒起来的。</w:t>
      </w:r>
      <w:r w:rsidR="008A1FE9">
        <w:rPr>
          <w:rFonts w:hint="eastAsia"/>
        </w:rPr>
        <w:t>越当你接近“圣者”的定位人们就越会愿意告诉你重要的信息。</w:t>
      </w:r>
    </w:p>
    <w:p w14:paraId="4CFB344C" w14:textId="4A1D613E" w:rsidR="00A334BD" w:rsidRDefault="00A334BD" w:rsidP="00DB58CA">
      <w:pPr>
        <w:pStyle w:val="-"/>
        <w:ind w:firstLine="420"/>
      </w:pPr>
      <w:r>
        <w:rPr>
          <w:rFonts w:hint="eastAsia"/>
        </w:rPr>
        <w:t>《创世纪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》不像其他游戏一样有很多的“交易”</w:t>
      </w:r>
      <w:r>
        <w:rPr>
          <w:rStyle w:val="a9"/>
        </w:rPr>
        <w:footnoteReference w:id="1"/>
      </w:r>
      <w:r>
        <w:rPr>
          <w:rFonts w:hint="eastAsia"/>
        </w:rPr>
        <w:t>。就是那种“你想</w:t>
      </w:r>
      <w:ins w:id="206" w:author="Fan Quan" w:date="2021-02-23T16:51:00Z">
        <w:r w:rsidR="003C099C">
          <w:rPr>
            <w:rFonts w:hint="eastAsia"/>
          </w:rPr>
          <w:t>知道</w:t>
        </w:r>
      </w:ins>
      <w:del w:id="207" w:author="Fan Quan" w:date="2021-02-23T16:51:00Z">
        <w:r w:rsidDel="003C099C">
          <w:rPr>
            <w:rFonts w:hint="eastAsia"/>
          </w:rPr>
          <w:delText>要</w:delText>
        </w:r>
      </w:del>
      <w:r>
        <w:rPr>
          <w:rFonts w:hint="eastAsia"/>
        </w:rPr>
        <w:t xml:space="preserve"> </w:t>
      </w:r>
      <w:r>
        <w:t xml:space="preserve">+30 </w:t>
      </w:r>
      <w:r>
        <w:rPr>
          <w:rFonts w:hint="eastAsia"/>
        </w:rPr>
        <w:t>的即死之剑</w:t>
      </w:r>
      <w:ins w:id="208" w:author="Fan Quan" w:date="2021-02-23T16:51:00Z">
        <w:r w:rsidR="00E5552C">
          <w:rPr>
            <w:rFonts w:hint="eastAsia"/>
          </w:rPr>
          <w:t>（</w:t>
        </w:r>
        <w:r w:rsidR="003C099C">
          <w:rPr>
            <w:rFonts w:hint="eastAsia"/>
          </w:rPr>
          <w:t>Sword</w:t>
        </w:r>
        <w:r w:rsidR="003C099C">
          <w:t xml:space="preserve"> </w:t>
        </w:r>
        <w:r w:rsidR="003C099C">
          <w:rPr>
            <w:rFonts w:hint="eastAsia"/>
          </w:rPr>
          <w:t>of</w:t>
        </w:r>
        <w:r w:rsidR="003C099C">
          <w:t xml:space="preserve"> </w:t>
        </w:r>
        <w:r w:rsidR="003C099C">
          <w:rPr>
            <w:rFonts w:hint="eastAsia"/>
          </w:rPr>
          <w:t>Instant</w:t>
        </w:r>
        <w:r w:rsidR="003C099C">
          <w:t xml:space="preserve"> </w:t>
        </w:r>
        <w:r w:rsidR="003C099C">
          <w:rPr>
            <w:rFonts w:hint="eastAsia"/>
          </w:rPr>
          <w:t>Death</w:t>
        </w:r>
        <w:r w:rsidR="00E5552C">
          <w:rPr>
            <w:rFonts w:hint="eastAsia"/>
          </w:rPr>
          <w:t>）</w:t>
        </w:r>
      </w:ins>
      <w:r>
        <w:rPr>
          <w:rFonts w:hint="eastAsia"/>
        </w:rPr>
        <w:t>的位置吗？那你就先去恐惧之兔</w:t>
      </w:r>
      <w:ins w:id="209" w:author="Fan Quan" w:date="2021-02-23T16:51:00Z">
        <w:r w:rsidR="003C099C">
          <w:rPr>
            <w:rFonts w:hint="eastAsia"/>
          </w:rPr>
          <w:t>（</w:t>
        </w:r>
        <w:r w:rsidR="003C099C">
          <w:rPr>
            <w:rFonts w:hint="eastAsia"/>
          </w:rPr>
          <w:t>Dread</w:t>
        </w:r>
        <w:r w:rsidR="003C099C">
          <w:t xml:space="preserve"> </w:t>
        </w:r>
        <w:r w:rsidR="003C099C">
          <w:rPr>
            <w:rFonts w:hint="eastAsia"/>
          </w:rPr>
          <w:t>Funny</w:t>
        </w:r>
        <w:r w:rsidR="003C099C">
          <w:t xml:space="preserve"> </w:t>
        </w:r>
        <w:r w:rsidR="003C099C">
          <w:rPr>
            <w:rFonts w:hint="eastAsia"/>
          </w:rPr>
          <w:t>Bunnies</w:t>
        </w:r>
        <w:r w:rsidR="003C099C">
          <w:rPr>
            <w:rFonts w:hint="eastAsia"/>
          </w:rPr>
          <w:t>）</w:t>
        </w:r>
      </w:ins>
      <w:r>
        <w:rPr>
          <w:rFonts w:hint="eastAsia"/>
        </w:rPr>
        <w:t>的巢穴帮我把时代之鼓</w:t>
      </w:r>
      <w:ins w:id="210" w:author="Fan Quan" w:date="2021-02-23T16:51:00Z">
        <w:r w:rsidR="003C099C">
          <w:rPr>
            <w:rFonts w:hint="eastAsia"/>
          </w:rPr>
          <w:t>（</w:t>
        </w:r>
        <w:r w:rsidR="003C099C">
          <w:rPr>
            <w:rFonts w:hint="eastAsia"/>
          </w:rPr>
          <w:t>Drum</w:t>
        </w:r>
        <w:r w:rsidR="003C099C">
          <w:t xml:space="preserve"> </w:t>
        </w:r>
        <w:r w:rsidR="003C099C">
          <w:rPr>
            <w:rFonts w:hint="eastAsia"/>
          </w:rPr>
          <w:t>of</w:t>
        </w:r>
        <w:r w:rsidR="003C099C">
          <w:t xml:space="preserve"> </w:t>
        </w:r>
        <w:r w:rsidR="003C099C">
          <w:rPr>
            <w:rFonts w:hint="eastAsia"/>
          </w:rPr>
          <w:t>Ages</w:t>
        </w:r>
        <w:r w:rsidR="003C099C">
          <w:rPr>
            <w:rFonts w:hint="eastAsia"/>
          </w:rPr>
          <w:t>）</w:t>
        </w:r>
      </w:ins>
      <w:r>
        <w:rPr>
          <w:rFonts w:hint="eastAsia"/>
        </w:rPr>
        <w:t>拿回来（这个鼓不包括电池哦）。“在《创世纪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》里你永远不会成为别人的工具人。</w:t>
      </w:r>
    </w:p>
    <w:p w14:paraId="2500EC0E" w14:textId="2BDD075E" w:rsidR="00214D54" w:rsidRDefault="00214D54" w:rsidP="00DB58CA">
      <w:pPr>
        <w:pStyle w:val="-"/>
        <w:ind w:firstLine="420"/>
      </w:pPr>
      <w:r>
        <w:rPr>
          <w:rFonts w:hint="eastAsia"/>
        </w:rPr>
        <w:t>人们不会派你去取回一些遗失的或是被盗的物品，把你当成一只宠物狗一样。他们也不会让你“帮点小忙“。游戏里你学到的一切，你得到的一切，都是为你自己所用。</w:t>
      </w:r>
    </w:p>
    <w:p w14:paraId="0C309ECD" w14:textId="77777777" w:rsidR="00A432FC" w:rsidRDefault="00A432FC" w:rsidP="0042556F">
      <w:pPr>
        <w:pStyle w:val="-"/>
        <w:ind w:firstLine="420"/>
        <w:rPr>
          <w:ins w:id="211" w:author="Fan Quan" w:date="2021-02-23T16:57:00Z"/>
        </w:rPr>
      </w:pPr>
    </w:p>
    <w:p w14:paraId="29CA0FFF" w14:textId="77777777" w:rsidR="00A432FC" w:rsidRDefault="00A432FC" w:rsidP="00A432FC">
      <w:pPr>
        <w:pStyle w:val="-"/>
        <w:keepNext/>
        <w:ind w:firstLineChars="0" w:firstLine="0"/>
        <w:rPr>
          <w:moveTo w:id="212" w:author="Fan Quan" w:date="2021-02-23T16:57:00Z"/>
        </w:rPr>
      </w:pPr>
      <w:moveToRangeStart w:id="213" w:author="Fan Quan" w:date="2021-02-23T16:57:00Z" w:name="move64991869"/>
      <w:moveTo w:id="214" w:author="Fan Quan" w:date="2021-02-23T16:57:00Z">
        <w:r>
          <w:rPr>
            <w:noProof/>
          </w:rPr>
          <w:lastRenderedPageBreak/>
          <w:drawing>
            <wp:inline distT="0" distB="0" distL="0" distR="0" wp14:anchorId="3A4124FB" wp14:editId="7034919D">
              <wp:extent cx="2959200" cy="2219400"/>
              <wp:effectExtent l="0" t="0" r="0" b="3175"/>
              <wp:docPr id="11" name="图片 11" descr="电脑屏幕的照片上有文字&#10;&#10;中度可信度描述已自动生成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图片 7" descr="电脑屏幕的照片上有文字&#10;&#10;中度可信度描述已自动生成"/>
                      <pic:cNvPicPr/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59200" cy="2219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14:paraId="47D4655B" w14:textId="77777777" w:rsidR="00A432FC" w:rsidRDefault="00A432FC" w:rsidP="00A432FC">
      <w:pPr>
        <w:pStyle w:val="af"/>
        <w:rPr>
          <w:moveTo w:id="215" w:author="Fan Quan" w:date="2021-02-23T16:57:00Z"/>
        </w:rPr>
      </w:pPr>
      <w:moveTo w:id="216" w:author="Fan Quan" w:date="2021-02-23T16:57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  <w:r>
          <w:t xml:space="preserve"> </w:t>
        </w:r>
        <w:proofErr w:type="gramStart"/>
        <w:r>
          <w:rPr>
            <w:rFonts w:hint="eastAsia"/>
          </w:rPr>
          <w:t>做任务</w:t>
        </w:r>
        <w:proofErr w:type="gramEnd"/>
        <w:r>
          <w:rPr>
            <w:rFonts w:hint="eastAsia"/>
          </w:rPr>
          <w:t>不是为了奖励，而是它值得你这么做。</w:t>
        </w:r>
      </w:moveTo>
    </w:p>
    <w:moveToRangeEnd w:id="213"/>
    <w:p w14:paraId="44748B68" w14:textId="77777777" w:rsidR="00A432FC" w:rsidRDefault="00A432FC" w:rsidP="0042556F">
      <w:pPr>
        <w:pStyle w:val="-"/>
        <w:ind w:firstLine="420"/>
        <w:rPr>
          <w:ins w:id="217" w:author="Fan Quan" w:date="2021-02-23T16:57:00Z"/>
        </w:rPr>
      </w:pPr>
    </w:p>
    <w:p w14:paraId="176DE5B0" w14:textId="4048D086" w:rsidR="00710D5F" w:rsidRDefault="007333AA" w:rsidP="0042556F">
      <w:pPr>
        <w:pStyle w:val="-"/>
        <w:ind w:firstLine="420"/>
      </w:pPr>
      <w:r>
        <w:rPr>
          <w:rFonts w:hint="eastAsia"/>
        </w:rPr>
        <w:t>或许</w:t>
      </w:r>
      <w:r w:rsidR="0042556F">
        <w:rPr>
          <w:rFonts w:hint="eastAsia"/>
        </w:rPr>
        <w:t>《创世纪</w:t>
      </w:r>
      <w:r w:rsidR="0042556F">
        <w:rPr>
          <w:rFonts w:hint="eastAsia"/>
        </w:rPr>
        <w:t xml:space="preserve"> </w:t>
      </w:r>
      <w:r w:rsidR="0042556F">
        <w:t>4</w:t>
      </w:r>
      <w:r w:rsidR="0042556F">
        <w:rPr>
          <w:rFonts w:hint="eastAsia"/>
        </w:rPr>
        <w:t>》</w:t>
      </w:r>
      <w:r>
        <w:rPr>
          <w:rFonts w:hint="eastAsia"/>
        </w:rPr>
        <w:t>最反传统的</w:t>
      </w:r>
      <w:r w:rsidR="0042556F">
        <w:rPr>
          <w:rFonts w:hint="eastAsia"/>
        </w:rPr>
        <w:t>部分还是结局。就如我一朋友所说：“只有这游戏的目的是让你读一本书了。”游戏的结局并不是打</w:t>
      </w:r>
      <w:r w:rsidR="0042556F">
        <w:rPr>
          <w:rFonts w:hint="eastAsia"/>
        </w:rPr>
        <w:t xml:space="preserve"> B</w:t>
      </w:r>
      <w:r w:rsidR="0042556F">
        <w:t>o</w:t>
      </w:r>
      <w:r w:rsidR="0042556F">
        <w:rPr>
          <w:rFonts w:hint="eastAsia"/>
        </w:rPr>
        <w:t>ss</w:t>
      </w:r>
      <w:r w:rsidR="0042556F">
        <w:rPr>
          <w:rFonts w:hint="eastAsia"/>
        </w:rPr>
        <w:t>，也不是拯救世界（一次又一次</w:t>
      </w:r>
      <w:ins w:id="218" w:author="Fan Quan" w:date="2021-02-23T16:54:00Z">
        <w:r w:rsidR="003C099C">
          <w:rPr>
            <w:rFonts w:hint="eastAsia"/>
          </w:rPr>
          <w:t>地</w:t>
        </w:r>
      </w:ins>
      <w:del w:id="219" w:author="Fan Quan" w:date="2021-02-23T16:54:00Z">
        <w:r w:rsidR="0042556F" w:rsidDel="003C099C">
          <w:rPr>
            <w:rFonts w:hint="eastAsia"/>
          </w:rPr>
          <w:delText>的</w:delText>
        </w:r>
      </w:del>
      <w:r w:rsidR="0042556F">
        <w:rPr>
          <w:rFonts w:hint="eastAsia"/>
        </w:rPr>
        <w:t>），而是打通一个地牢并且阅读终极智慧法典</w:t>
      </w:r>
      <w:ins w:id="220" w:author="Fan Quan" w:date="2021-02-23T16:54:00Z">
        <w:r w:rsidR="003C099C">
          <w:rPr>
            <w:rFonts w:hint="eastAsia"/>
          </w:rPr>
          <w:t>（</w:t>
        </w:r>
        <w:r w:rsidR="003C099C">
          <w:rPr>
            <w:rFonts w:hint="eastAsia"/>
          </w:rPr>
          <w:t>Codex</w:t>
        </w:r>
        <w:r w:rsidR="003C099C">
          <w:t xml:space="preserve"> </w:t>
        </w:r>
        <w:r w:rsidR="003C099C">
          <w:rPr>
            <w:rFonts w:hint="eastAsia"/>
          </w:rPr>
          <w:t>of</w:t>
        </w:r>
        <w:r w:rsidR="003C099C">
          <w:t xml:space="preserve"> </w:t>
        </w:r>
        <w:r w:rsidR="003C099C">
          <w:rPr>
            <w:rFonts w:hint="eastAsia"/>
          </w:rPr>
          <w:t>Ultimate</w:t>
        </w:r>
        <w:r w:rsidR="003C099C">
          <w:t xml:space="preserve"> </w:t>
        </w:r>
        <w:r w:rsidR="003C099C">
          <w:rPr>
            <w:rFonts w:hint="eastAsia"/>
          </w:rPr>
          <w:t>Wisdom</w:t>
        </w:r>
        <w:r w:rsidR="003C099C">
          <w:rPr>
            <w:rFonts w:hint="eastAsia"/>
          </w:rPr>
          <w:t>）</w:t>
        </w:r>
      </w:ins>
      <w:r w:rsidR="0042556F">
        <w:rPr>
          <w:rFonts w:hint="eastAsia"/>
        </w:rPr>
        <w:t>。也有其他游戏有着非暴力性质的结尾，但没有任何游戏像它一样有创意。</w:t>
      </w:r>
    </w:p>
    <w:p w14:paraId="121B323A" w14:textId="228A0F33" w:rsidR="004067E9" w:rsidRDefault="004067E9" w:rsidP="0042556F">
      <w:pPr>
        <w:pStyle w:val="-"/>
        <w:ind w:firstLine="420"/>
      </w:pPr>
      <w:r>
        <w:rPr>
          <w:rFonts w:hint="eastAsia"/>
        </w:rPr>
        <w:t>即使这样，有些现代的玩家可能会觉得这游戏根本</w:t>
      </w:r>
      <w:r w:rsidR="0075522C">
        <w:rPr>
          <w:rFonts w:hint="eastAsia"/>
        </w:rPr>
        <w:t>玩不下去。游戏的</w:t>
      </w:r>
      <w:proofErr w:type="gramStart"/>
      <w:r w:rsidR="0075522C">
        <w:rPr>
          <w:rFonts w:hint="eastAsia"/>
        </w:rPr>
        <w:t>画质很原始</w:t>
      </w:r>
      <w:proofErr w:type="gramEnd"/>
      <w:r w:rsidR="0075522C">
        <w:rPr>
          <w:rFonts w:hint="eastAsia"/>
        </w:rPr>
        <w:t>，游戏没有</w:t>
      </w:r>
      <w:ins w:id="221" w:author="Fan Quan" w:date="2021-02-23T16:55:00Z">
        <w:r w:rsidR="00A432FC">
          <w:rPr>
            <w:rFonts w:hint="eastAsia"/>
          </w:rPr>
          <w:t>任务</w:t>
        </w:r>
      </w:ins>
      <w:del w:id="222" w:author="Fan Quan" w:date="2021-02-23T16:55:00Z">
        <w:r w:rsidR="0075522C" w:rsidDel="00A432FC">
          <w:rPr>
            <w:rFonts w:hint="eastAsia"/>
          </w:rPr>
          <w:delText>目录和</w:delText>
        </w:r>
      </w:del>
      <w:r w:rsidR="0075522C">
        <w:rPr>
          <w:rFonts w:hint="eastAsia"/>
        </w:rPr>
        <w:t>日志，没有自动地图，也没有丰厚的物品掉落，同时也没有新手教学。游戏很需要耐心和大量的笔记，因为要学的实在太多了。而且你最好全都要学会，游戏</w:t>
      </w:r>
      <w:del w:id="223" w:author="Fan Quan" w:date="2021-02-23T16:56:00Z">
        <w:r w:rsidR="0075522C" w:rsidDel="00A432FC">
          <w:rPr>
            <w:rFonts w:hint="eastAsia"/>
          </w:rPr>
          <w:delText>的</w:delText>
        </w:r>
      </w:del>
      <w:r w:rsidR="0075522C">
        <w:rPr>
          <w:rFonts w:hint="eastAsia"/>
        </w:rPr>
        <w:t>从头到尾都在考验你是否真正有资格成为一名圣者。</w:t>
      </w:r>
    </w:p>
    <w:p w14:paraId="234C31D5" w14:textId="6B1F5DFC" w:rsidR="0075522C" w:rsidDel="00A432FC" w:rsidRDefault="0075522C" w:rsidP="0042556F">
      <w:pPr>
        <w:pStyle w:val="-"/>
        <w:ind w:firstLine="420"/>
        <w:rPr>
          <w:del w:id="224" w:author="Fan Quan" w:date="2021-02-23T16:57:00Z"/>
        </w:rPr>
      </w:pPr>
      <w:r>
        <w:rPr>
          <w:rFonts w:hint="eastAsia"/>
        </w:rPr>
        <w:t>不过，如果你想玩一款独特的游戏，玩一款没有单纯的打</w:t>
      </w:r>
      <w:proofErr w:type="gramStart"/>
      <w:r>
        <w:rPr>
          <w:rFonts w:hint="eastAsia"/>
        </w:rPr>
        <w:t>打杀</w:t>
      </w:r>
      <w:proofErr w:type="gramEnd"/>
      <w:r>
        <w:rPr>
          <w:rFonts w:hint="eastAsia"/>
        </w:rPr>
        <w:t>杀和工具人时光的游戏</w:t>
      </w:r>
      <w:del w:id="225" w:author="Fan Quan" w:date="2021-02-23T16:56:00Z">
        <w:r w:rsidDel="00A432FC">
          <w:rPr>
            <w:rFonts w:hint="eastAsia"/>
          </w:rPr>
          <w:delText>的话</w:delText>
        </w:r>
      </w:del>
      <w:r>
        <w:rPr>
          <w:rFonts w:hint="eastAsia"/>
        </w:rPr>
        <w:t>，《创世纪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》依旧是你的甄选，</w:t>
      </w:r>
      <w:r w:rsidR="00EB27F8">
        <w:rPr>
          <w:rFonts w:hint="eastAsia"/>
        </w:rPr>
        <w:t>即便</w:t>
      </w:r>
      <w:r>
        <w:rPr>
          <w:rFonts w:hint="eastAsia"/>
        </w:rPr>
        <w:t>过去了这么多年也一样。</w:t>
      </w:r>
    </w:p>
    <w:p w14:paraId="2D657BE4" w14:textId="294EB0AC" w:rsidR="00EB27F8" w:rsidRDefault="00EB27F8" w:rsidP="00A432FC">
      <w:pPr>
        <w:pStyle w:val="-"/>
        <w:ind w:firstLine="420"/>
        <w:pPrChange w:id="226" w:author="Fan Quan" w:date="2021-02-23T16:57:00Z">
          <w:pPr>
            <w:pStyle w:val="-"/>
            <w:ind w:firstLine="420"/>
          </w:pPr>
        </w:pPrChange>
      </w:pPr>
    </w:p>
    <w:p w14:paraId="1E1B8ACA" w14:textId="6E82F182" w:rsidR="00EB27F8" w:rsidDel="00A432FC" w:rsidRDefault="00EB27F8" w:rsidP="00EB27F8">
      <w:pPr>
        <w:pStyle w:val="-"/>
        <w:keepNext/>
        <w:ind w:firstLineChars="0" w:firstLine="0"/>
        <w:rPr>
          <w:moveFrom w:id="227" w:author="Fan Quan" w:date="2021-02-23T16:57:00Z"/>
        </w:rPr>
      </w:pPr>
      <w:moveFromRangeStart w:id="228" w:author="Fan Quan" w:date="2021-02-23T16:57:00Z" w:name="move64991869"/>
      <w:moveFrom w:id="229" w:author="Fan Quan" w:date="2021-02-23T16:57:00Z">
        <w:r w:rsidDel="00A432FC">
          <w:rPr>
            <w:noProof/>
          </w:rPr>
          <w:drawing>
            <wp:inline distT="0" distB="0" distL="0" distR="0" wp14:anchorId="398EDCBA" wp14:editId="5078C82D">
              <wp:extent cx="2959200" cy="2219400"/>
              <wp:effectExtent l="0" t="0" r="0" b="3175"/>
              <wp:docPr id="7" name="图片 7" descr="电脑屏幕的照片上有文字&#10;&#10;中度可信度描述已自动生成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图片 7" descr="电脑屏幕的照片上有文字&#10;&#10;中度可信度描述已自动生成"/>
                      <pic:cNvPicPr/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59200" cy="2219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14:paraId="4ADC7DF7" w14:textId="6AC95FE7" w:rsidR="00EB27F8" w:rsidDel="00A432FC" w:rsidRDefault="00EB27F8" w:rsidP="00EB27F8">
      <w:pPr>
        <w:pStyle w:val="af"/>
        <w:rPr>
          <w:del w:id="230" w:author="Fan Quan" w:date="2021-02-23T16:57:00Z"/>
          <w:moveFrom w:id="231" w:author="Fan Quan" w:date="2021-02-23T16:57:00Z"/>
        </w:rPr>
      </w:pPr>
      <w:moveFrom w:id="232" w:author="Fan Quan" w:date="2021-02-23T16:57:00Z">
        <w:r w:rsidDel="00A432FC">
          <w:rPr>
            <w:rFonts w:hint="eastAsia"/>
          </w:rPr>
          <w:t>图</w:t>
        </w:r>
        <w:r w:rsidDel="00A432FC">
          <w:rPr>
            <w:rFonts w:hint="eastAsia"/>
          </w:rPr>
          <w:t xml:space="preserve"> </w:t>
        </w:r>
        <w:r w:rsidDel="00A432FC">
          <w:fldChar w:fldCharType="begin"/>
        </w:r>
        <w:r w:rsidDel="00A432FC">
          <w:instrText xml:space="preserve"> </w:instrText>
        </w:r>
        <w:r w:rsidDel="00A432FC">
          <w:rPr>
            <w:rFonts w:hint="eastAsia"/>
          </w:rPr>
          <w:instrText xml:space="preserve">SEQ </w:instrText>
        </w:r>
        <w:r w:rsidDel="00A432FC">
          <w:rPr>
            <w:rFonts w:hint="eastAsia"/>
          </w:rPr>
          <w:instrText>图</w:instrText>
        </w:r>
        <w:r w:rsidDel="00A432FC">
          <w:rPr>
            <w:rFonts w:hint="eastAsia"/>
          </w:rPr>
          <w:instrText xml:space="preserve"> \* ARABIC</w:instrText>
        </w:r>
        <w:r w:rsidDel="00A432FC">
          <w:instrText xml:space="preserve"> </w:instrText>
        </w:r>
        <w:r w:rsidDel="00A432FC">
          <w:fldChar w:fldCharType="separate"/>
        </w:r>
        <w:r w:rsidR="00A0759B" w:rsidDel="00A432FC">
          <w:rPr>
            <w:noProof/>
          </w:rPr>
          <w:t>3</w:t>
        </w:r>
        <w:r w:rsidDel="00A432FC">
          <w:fldChar w:fldCharType="end"/>
        </w:r>
        <w:r w:rsidDel="00A432FC">
          <w:t xml:space="preserve"> </w:t>
        </w:r>
        <w:r w:rsidDel="00A432FC">
          <w:rPr>
            <w:rFonts w:hint="eastAsia"/>
          </w:rPr>
          <w:t>做任务不是为了奖励，而是它值得你</w:t>
        </w:r>
        <w:del w:id="233" w:author="Fan Quan" w:date="2021-02-23T16:57:00Z">
          <w:r w:rsidDel="00A432FC">
            <w:rPr>
              <w:rFonts w:hint="eastAsia"/>
            </w:rPr>
            <w:delText>这么做。</w:delText>
          </w:r>
        </w:del>
      </w:moveFrom>
    </w:p>
    <w:moveFromRangeEnd w:id="228"/>
    <w:p w14:paraId="3718CDD5" w14:textId="4D9D238B" w:rsidR="00EB27F8" w:rsidDel="00A432FC" w:rsidRDefault="00EB27F8" w:rsidP="0042556F">
      <w:pPr>
        <w:pStyle w:val="-"/>
        <w:ind w:firstLine="420"/>
        <w:rPr>
          <w:del w:id="234" w:author="Fan Quan" w:date="2021-02-23T16:57:00Z"/>
        </w:rPr>
      </w:pPr>
    </w:p>
    <w:p w14:paraId="20696A0F" w14:textId="07167DC5" w:rsidR="00EB27F8" w:rsidDel="00A432FC" w:rsidRDefault="00EB27F8" w:rsidP="0042556F">
      <w:pPr>
        <w:pStyle w:val="-"/>
        <w:ind w:firstLine="420"/>
        <w:rPr>
          <w:del w:id="235" w:author="Fan Quan" w:date="2021-02-23T16:57:00Z"/>
        </w:rPr>
      </w:pPr>
    </w:p>
    <w:p w14:paraId="04E3AA83" w14:textId="2D11230E" w:rsidR="00EB27F8" w:rsidDel="00A432FC" w:rsidRDefault="00EB27F8" w:rsidP="0042556F">
      <w:pPr>
        <w:pStyle w:val="-"/>
        <w:ind w:firstLine="420"/>
        <w:rPr>
          <w:del w:id="236" w:author="Fan Quan" w:date="2021-02-23T16:57:00Z"/>
        </w:rPr>
      </w:pPr>
    </w:p>
    <w:p w14:paraId="057AA429" w14:textId="4CF864BA" w:rsidR="00EB27F8" w:rsidDel="00A432FC" w:rsidRDefault="00EB27F8" w:rsidP="0042556F">
      <w:pPr>
        <w:pStyle w:val="-"/>
        <w:ind w:firstLine="420"/>
        <w:rPr>
          <w:del w:id="237" w:author="Fan Quan" w:date="2021-02-23T16:57:00Z"/>
        </w:rPr>
      </w:pPr>
    </w:p>
    <w:p w14:paraId="703D175F" w14:textId="72B6959D" w:rsidR="00EB27F8" w:rsidDel="00A432FC" w:rsidRDefault="00EB27F8" w:rsidP="0042556F">
      <w:pPr>
        <w:pStyle w:val="-"/>
        <w:ind w:firstLine="420"/>
        <w:rPr>
          <w:del w:id="238" w:author="Fan Quan" w:date="2021-02-23T16:57:00Z"/>
        </w:rPr>
      </w:pPr>
    </w:p>
    <w:p w14:paraId="61969CD9" w14:textId="6A0C1190" w:rsidR="00EB27F8" w:rsidDel="00A432FC" w:rsidRDefault="00EB27F8" w:rsidP="0042556F">
      <w:pPr>
        <w:pStyle w:val="-"/>
        <w:ind w:firstLine="420"/>
        <w:rPr>
          <w:del w:id="239" w:author="Fan Quan" w:date="2021-02-23T16:57:00Z"/>
        </w:rPr>
      </w:pPr>
    </w:p>
    <w:p w14:paraId="6C0AAE42" w14:textId="70CBF7DC" w:rsidR="00EB27F8" w:rsidDel="00A432FC" w:rsidRDefault="00EB27F8" w:rsidP="0042556F">
      <w:pPr>
        <w:pStyle w:val="-"/>
        <w:ind w:firstLine="420"/>
        <w:rPr>
          <w:del w:id="240" w:author="Fan Quan" w:date="2021-02-23T16:57:00Z"/>
        </w:rPr>
      </w:pPr>
    </w:p>
    <w:p w14:paraId="5BF0A3B0" w14:textId="39C47F03" w:rsidR="00EB27F8" w:rsidDel="00A432FC" w:rsidRDefault="00EB27F8" w:rsidP="0042556F">
      <w:pPr>
        <w:pStyle w:val="-"/>
        <w:ind w:firstLine="420"/>
        <w:rPr>
          <w:del w:id="241" w:author="Fan Quan" w:date="2021-02-23T16:57:00Z"/>
        </w:rPr>
      </w:pPr>
    </w:p>
    <w:p w14:paraId="42497B65" w14:textId="180F9B59" w:rsidR="00EB27F8" w:rsidDel="00A432FC" w:rsidRDefault="00EB27F8" w:rsidP="0042556F">
      <w:pPr>
        <w:pStyle w:val="-"/>
        <w:ind w:firstLine="420"/>
        <w:rPr>
          <w:del w:id="242" w:author="Fan Quan" w:date="2021-02-23T16:57:00Z"/>
        </w:rPr>
      </w:pPr>
    </w:p>
    <w:p w14:paraId="29C76E04" w14:textId="62D44A45" w:rsidR="00EB27F8" w:rsidDel="00A432FC" w:rsidRDefault="00EB27F8" w:rsidP="0042556F">
      <w:pPr>
        <w:pStyle w:val="-"/>
        <w:ind w:firstLine="420"/>
        <w:rPr>
          <w:del w:id="243" w:author="Fan Quan" w:date="2021-02-23T16:57:00Z"/>
        </w:rPr>
      </w:pPr>
    </w:p>
    <w:p w14:paraId="05322976" w14:textId="706D5906" w:rsidR="00EB27F8" w:rsidDel="00A432FC" w:rsidRDefault="00EB27F8" w:rsidP="0042556F">
      <w:pPr>
        <w:pStyle w:val="-"/>
        <w:ind w:firstLine="420"/>
        <w:rPr>
          <w:del w:id="244" w:author="Fan Quan" w:date="2021-02-23T16:57:00Z"/>
        </w:rPr>
      </w:pPr>
    </w:p>
    <w:p w14:paraId="2DFD2E1F" w14:textId="64DF2750" w:rsidR="00EB27F8" w:rsidDel="00A432FC" w:rsidRDefault="00EB27F8" w:rsidP="0042556F">
      <w:pPr>
        <w:pStyle w:val="-"/>
        <w:ind w:firstLine="420"/>
        <w:rPr>
          <w:del w:id="245" w:author="Fan Quan" w:date="2021-02-23T16:57:00Z"/>
        </w:rPr>
      </w:pPr>
    </w:p>
    <w:p w14:paraId="5FF40FE9" w14:textId="31135468" w:rsidR="00EB27F8" w:rsidDel="00A432FC" w:rsidRDefault="00EB27F8" w:rsidP="0042556F">
      <w:pPr>
        <w:pStyle w:val="-"/>
        <w:ind w:firstLine="420"/>
        <w:rPr>
          <w:del w:id="246" w:author="Fan Quan" w:date="2021-02-23T16:57:00Z"/>
        </w:rPr>
      </w:pPr>
    </w:p>
    <w:p w14:paraId="4D99EFCC" w14:textId="25915308" w:rsidR="00EB27F8" w:rsidDel="00A432FC" w:rsidRDefault="00EB27F8" w:rsidP="0042556F">
      <w:pPr>
        <w:pStyle w:val="-"/>
        <w:ind w:firstLine="420"/>
        <w:rPr>
          <w:del w:id="247" w:author="Fan Quan" w:date="2021-02-23T16:57:00Z"/>
        </w:rPr>
      </w:pPr>
    </w:p>
    <w:p w14:paraId="532B1F4A" w14:textId="385C3B5E" w:rsidR="00EB27F8" w:rsidDel="00A432FC" w:rsidRDefault="00EB27F8" w:rsidP="0042556F">
      <w:pPr>
        <w:pStyle w:val="-"/>
        <w:ind w:firstLine="420"/>
        <w:rPr>
          <w:del w:id="248" w:author="Fan Quan" w:date="2021-02-23T16:57:00Z"/>
        </w:rPr>
      </w:pPr>
    </w:p>
    <w:p w14:paraId="455E44B0" w14:textId="4C7DEEFA" w:rsidR="00EB27F8" w:rsidDel="00A432FC" w:rsidRDefault="00EB27F8" w:rsidP="0042556F">
      <w:pPr>
        <w:pStyle w:val="-"/>
        <w:ind w:firstLine="420"/>
        <w:rPr>
          <w:del w:id="249" w:author="Fan Quan" w:date="2021-02-23T16:57:00Z"/>
        </w:rPr>
      </w:pPr>
    </w:p>
    <w:p w14:paraId="1645BAE6" w14:textId="0C1FC760" w:rsidR="00EB27F8" w:rsidDel="00A432FC" w:rsidRDefault="00EB27F8" w:rsidP="0042556F">
      <w:pPr>
        <w:pStyle w:val="-"/>
        <w:ind w:firstLine="420"/>
        <w:rPr>
          <w:del w:id="250" w:author="Fan Quan" w:date="2021-02-23T16:57:00Z"/>
        </w:rPr>
      </w:pPr>
    </w:p>
    <w:p w14:paraId="3A305BBB" w14:textId="6C3BF510" w:rsidR="00EB27F8" w:rsidDel="00A432FC" w:rsidRDefault="00EB27F8" w:rsidP="0042556F">
      <w:pPr>
        <w:pStyle w:val="-"/>
        <w:ind w:firstLine="420"/>
        <w:rPr>
          <w:del w:id="251" w:author="Fan Quan" w:date="2021-02-23T16:57:00Z"/>
        </w:rPr>
      </w:pPr>
    </w:p>
    <w:p w14:paraId="533568BD" w14:textId="42FFF34D" w:rsidR="00EB27F8" w:rsidDel="00A432FC" w:rsidRDefault="00EB27F8" w:rsidP="0042556F">
      <w:pPr>
        <w:pStyle w:val="-"/>
        <w:ind w:firstLine="420"/>
        <w:rPr>
          <w:del w:id="252" w:author="Fan Quan" w:date="2021-02-23T16:57:00Z"/>
        </w:rPr>
      </w:pPr>
    </w:p>
    <w:p w14:paraId="7025A63D" w14:textId="6F67671F" w:rsidR="00EB27F8" w:rsidDel="00A432FC" w:rsidRDefault="00EB27F8" w:rsidP="0042556F">
      <w:pPr>
        <w:pStyle w:val="-"/>
        <w:ind w:firstLine="420"/>
        <w:rPr>
          <w:del w:id="253" w:author="Fan Quan" w:date="2021-02-23T16:57:00Z"/>
        </w:rPr>
      </w:pPr>
    </w:p>
    <w:p w14:paraId="6CEBFEEE" w14:textId="349FD53E" w:rsidR="00EB27F8" w:rsidDel="00A432FC" w:rsidRDefault="00EB27F8" w:rsidP="0042556F">
      <w:pPr>
        <w:pStyle w:val="-"/>
        <w:ind w:firstLine="420"/>
        <w:rPr>
          <w:del w:id="254" w:author="Fan Quan" w:date="2021-02-23T16:57:00Z"/>
        </w:rPr>
      </w:pPr>
    </w:p>
    <w:p w14:paraId="72C46AD6" w14:textId="7443803C" w:rsidR="00EB27F8" w:rsidDel="00A432FC" w:rsidRDefault="00EB27F8" w:rsidP="0042556F">
      <w:pPr>
        <w:pStyle w:val="-"/>
        <w:ind w:firstLine="420"/>
        <w:rPr>
          <w:del w:id="255" w:author="Fan Quan" w:date="2021-02-23T16:57:00Z"/>
        </w:rPr>
      </w:pPr>
    </w:p>
    <w:p w14:paraId="5C9B7E99" w14:textId="545496B6" w:rsidR="00EB27F8" w:rsidDel="00A432FC" w:rsidRDefault="00EB27F8" w:rsidP="0042556F">
      <w:pPr>
        <w:pStyle w:val="-"/>
        <w:ind w:firstLine="420"/>
        <w:rPr>
          <w:del w:id="256" w:author="Fan Quan" w:date="2021-02-23T16:57:00Z"/>
        </w:rPr>
      </w:pPr>
    </w:p>
    <w:p w14:paraId="4C26A9DF" w14:textId="024F9D1E" w:rsidR="00EB27F8" w:rsidDel="00A432FC" w:rsidRDefault="00EB27F8" w:rsidP="0042556F">
      <w:pPr>
        <w:pStyle w:val="-"/>
        <w:ind w:firstLine="420"/>
        <w:rPr>
          <w:del w:id="257" w:author="Fan Quan" w:date="2021-02-23T16:57:00Z"/>
        </w:rPr>
      </w:pPr>
    </w:p>
    <w:p w14:paraId="434B37DA" w14:textId="37AA89A1" w:rsidR="00EB27F8" w:rsidDel="00A432FC" w:rsidRDefault="00EB27F8" w:rsidP="0042556F">
      <w:pPr>
        <w:pStyle w:val="-"/>
        <w:ind w:firstLine="420"/>
        <w:rPr>
          <w:del w:id="258" w:author="Fan Quan" w:date="2021-02-23T16:57:00Z"/>
        </w:rPr>
      </w:pPr>
    </w:p>
    <w:p w14:paraId="246EB165" w14:textId="4598233E" w:rsidR="00EB27F8" w:rsidDel="00A432FC" w:rsidRDefault="00EB27F8" w:rsidP="0042556F">
      <w:pPr>
        <w:pStyle w:val="-"/>
        <w:ind w:firstLine="420"/>
        <w:rPr>
          <w:del w:id="259" w:author="Fan Quan" w:date="2021-02-23T16:57:00Z"/>
        </w:rPr>
      </w:pPr>
    </w:p>
    <w:p w14:paraId="788CDA29" w14:textId="4E9A5287" w:rsidR="00EB27F8" w:rsidDel="00A432FC" w:rsidRDefault="00EB27F8" w:rsidP="0042556F">
      <w:pPr>
        <w:pStyle w:val="-"/>
        <w:ind w:firstLine="420"/>
        <w:rPr>
          <w:del w:id="260" w:author="Fan Quan" w:date="2021-02-23T16:57:00Z"/>
        </w:rPr>
      </w:pPr>
    </w:p>
    <w:p w14:paraId="115CD3CC" w14:textId="3135E8EA" w:rsidR="00EB27F8" w:rsidDel="00A432FC" w:rsidRDefault="00EB27F8" w:rsidP="0042556F">
      <w:pPr>
        <w:pStyle w:val="-"/>
        <w:ind w:firstLine="420"/>
        <w:rPr>
          <w:del w:id="261" w:author="Fan Quan" w:date="2021-02-23T16:57:00Z"/>
        </w:rPr>
      </w:pPr>
    </w:p>
    <w:p w14:paraId="7C352E7F" w14:textId="1F45C802" w:rsidR="00EB27F8" w:rsidDel="00A432FC" w:rsidRDefault="00EB27F8" w:rsidP="0042556F">
      <w:pPr>
        <w:pStyle w:val="-"/>
        <w:ind w:firstLine="420"/>
        <w:rPr>
          <w:del w:id="262" w:author="Fan Quan" w:date="2021-02-23T16:57:00Z"/>
        </w:rPr>
      </w:pPr>
    </w:p>
    <w:p w14:paraId="5316B098" w14:textId="28819614" w:rsidR="00EB27F8" w:rsidRDefault="00EB27F8" w:rsidP="00A432FC">
      <w:pPr>
        <w:pStyle w:val="-"/>
        <w:ind w:firstLineChars="0" w:firstLine="0"/>
        <w:pPrChange w:id="263" w:author="Fan Quan" w:date="2021-02-23T16:57:00Z">
          <w:pPr>
            <w:pStyle w:val="-"/>
            <w:ind w:firstLine="420"/>
          </w:pPr>
        </w:pPrChange>
      </w:pPr>
    </w:p>
    <w:p w14:paraId="64A3460C" w14:textId="77777777" w:rsidR="00A0759B" w:rsidRDefault="00EB27F8" w:rsidP="00A0759B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0144BCAC" wp14:editId="0DF1F24B">
            <wp:extent cx="2959200" cy="2217495"/>
            <wp:effectExtent l="0" t="0" r="0" b="5080"/>
            <wp:docPr id="10" name="图片 1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C67A" w14:textId="03CA5FE2" w:rsidR="00EB27F8" w:rsidDel="00A432FC" w:rsidRDefault="00A0759B" w:rsidP="00A0759B">
      <w:pPr>
        <w:pStyle w:val="af"/>
        <w:rPr>
          <w:del w:id="264" w:author="Fan Quan" w:date="2021-02-23T16:58:00Z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《创世纪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》提供了</w:t>
      </w:r>
      <w:r>
        <w:rPr>
          <w:rFonts w:hint="eastAsia"/>
        </w:rPr>
        <w:t>7</w:t>
      </w:r>
      <w:r>
        <w:rPr>
          <w:rFonts w:hint="eastAsia"/>
        </w:rPr>
        <w:t>个可招募的同伴，他们在游戏中会成为重要的伙伴。</w:t>
      </w:r>
    </w:p>
    <w:p w14:paraId="5DCBC6C5" w14:textId="6D956CCC" w:rsidR="00EB27F8" w:rsidDel="00A432FC" w:rsidRDefault="00EB27F8" w:rsidP="0042556F">
      <w:pPr>
        <w:pStyle w:val="-"/>
        <w:ind w:firstLine="420"/>
        <w:rPr>
          <w:del w:id="265" w:author="Fan Quan" w:date="2021-02-23T16:58:00Z"/>
        </w:rPr>
      </w:pPr>
    </w:p>
    <w:p w14:paraId="187BCA45" w14:textId="600B6BCB" w:rsidR="00EB27F8" w:rsidDel="00A432FC" w:rsidRDefault="00EB27F8" w:rsidP="0042556F">
      <w:pPr>
        <w:pStyle w:val="-"/>
        <w:ind w:firstLine="420"/>
        <w:rPr>
          <w:del w:id="266" w:author="Fan Quan" w:date="2021-02-23T16:58:00Z"/>
        </w:rPr>
      </w:pPr>
    </w:p>
    <w:p w14:paraId="31332376" w14:textId="11E4421B" w:rsidR="00EB27F8" w:rsidDel="00A432FC" w:rsidRDefault="00EB27F8" w:rsidP="0042556F">
      <w:pPr>
        <w:pStyle w:val="-"/>
        <w:ind w:firstLine="420"/>
        <w:rPr>
          <w:del w:id="267" w:author="Fan Quan" w:date="2021-02-23T16:58:00Z"/>
        </w:rPr>
      </w:pPr>
    </w:p>
    <w:p w14:paraId="7CC8D049" w14:textId="3EEB6F7D" w:rsidR="00EB27F8" w:rsidDel="00A432FC" w:rsidRDefault="00EB27F8" w:rsidP="0042556F">
      <w:pPr>
        <w:pStyle w:val="-"/>
        <w:ind w:firstLine="420"/>
        <w:rPr>
          <w:del w:id="268" w:author="Fan Quan" w:date="2021-02-23T16:58:00Z"/>
        </w:rPr>
      </w:pPr>
    </w:p>
    <w:p w14:paraId="6920E8B2" w14:textId="2E8BF026" w:rsidR="00EB27F8" w:rsidDel="00A432FC" w:rsidRDefault="00EB27F8" w:rsidP="0042556F">
      <w:pPr>
        <w:pStyle w:val="-"/>
        <w:ind w:firstLine="420"/>
        <w:rPr>
          <w:del w:id="269" w:author="Fan Quan" w:date="2021-02-23T16:58:00Z"/>
        </w:rPr>
      </w:pPr>
    </w:p>
    <w:p w14:paraId="4988A278" w14:textId="19CDA612" w:rsidR="00EB27F8" w:rsidDel="00A432FC" w:rsidRDefault="00EB27F8" w:rsidP="0042556F">
      <w:pPr>
        <w:pStyle w:val="-"/>
        <w:ind w:firstLine="420"/>
        <w:rPr>
          <w:del w:id="270" w:author="Fan Quan" w:date="2021-02-23T16:58:00Z"/>
        </w:rPr>
      </w:pPr>
    </w:p>
    <w:p w14:paraId="0168B72A" w14:textId="294789B2" w:rsidR="00EB27F8" w:rsidDel="00A432FC" w:rsidRDefault="00EB27F8" w:rsidP="0042556F">
      <w:pPr>
        <w:pStyle w:val="-"/>
        <w:ind w:firstLine="420"/>
        <w:rPr>
          <w:del w:id="271" w:author="Fan Quan" w:date="2021-02-23T16:58:00Z"/>
        </w:rPr>
      </w:pPr>
    </w:p>
    <w:p w14:paraId="387A376D" w14:textId="43AD13B2" w:rsidR="00EB27F8" w:rsidDel="00A432FC" w:rsidRDefault="00EB27F8" w:rsidP="0042556F">
      <w:pPr>
        <w:pStyle w:val="-"/>
        <w:ind w:firstLine="420"/>
        <w:rPr>
          <w:del w:id="272" w:author="Fan Quan" w:date="2021-02-23T16:58:00Z"/>
        </w:rPr>
      </w:pPr>
    </w:p>
    <w:p w14:paraId="61D97392" w14:textId="6E33950F" w:rsidR="00EB27F8" w:rsidDel="00A432FC" w:rsidRDefault="00EB27F8" w:rsidP="0042556F">
      <w:pPr>
        <w:pStyle w:val="-"/>
        <w:ind w:firstLine="420"/>
        <w:rPr>
          <w:del w:id="273" w:author="Fan Quan" w:date="2021-02-23T16:58:00Z"/>
        </w:rPr>
      </w:pPr>
    </w:p>
    <w:p w14:paraId="4BEA454D" w14:textId="757187B1" w:rsidR="00EB27F8" w:rsidDel="00A432FC" w:rsidRDefault="00EB27F8" w:rsidP="0042556F">
      <w:pPr>
        <w:pStyle w:val="-"/>
        <w:ind w:firstLine="420"/>
        <w:rPr>
          <w:del w:id="274" w:author="Fan Quan" w:date="2021-02-23T16:58:00Z"/>
        </w:rPr>
      </w:pPr>
    </w:p>
    <w:p w14:paraId="1F6F80A6" w14:textId="13A710C9" w:rsidR="00EB27F8" w:rsidDel="00A432FC" w:rsidRDefault="00EB27F8" w:rsidP="0042556F">
      <w:pPr>
        <w:pStyle w:val="-"/>
        <w:ind w:firstLine="420"/>
        <w:rPr>
          <w:del w:id="275" w:author="Fan Quan" w:date="2021-02-23T16:58:00Z"/>
        </w:rPr>
      </w:pPr>
    </w:p>
    <w:p w14:paraId="0B3BB681" w14:textId="0CD53148" w:rsidR="00EB27F8" w:rsidDel="00A432FC" w:rsidRDefault="00EB27F8" w:rsidP="0042556F">
      <w:pPr>
        <w:pStyle w:val="-"/>
        <w:ind w:firstLine="420"/>
        <w:rPr>
          <w:del w:id="276" w:author="Fan Quan" w:date="2021-02-23T16:58:00Z"/>
        </w:rPr>
      </w:pPr>
    </w:p>
    <w:p w14:paraId="69D05665" w14:textId="788F4637" w:rsidR="00EB27F8" w:rsidDel="00A432FC" w:rsidRDefault="00EB27F8" w:rsidP="0042556F">
      <w:pPr>
        <w:pStyle w:val="-"/>
        <w:ind w:firstLine="420"/>
        <w:rPr>
          <w:del w:id="277" w:author="Fan Quan" w:date="2021-02-23T16:58:00Z"/>
        </w:rPr>
      </w:pPr>
    </w:p>
    <w:p w14:paraId="2B85B0E8" w14:textId="42E070C0" w:rsidR="00EB27F8" w:rsidDel="00A432FC" w:rsidRDefault="00EB27F8" w:rsidP="0042556F">
      <w:pPr>
        <w:pStyle w:val="-"/>
        <w:ind w:firstLine="420"/>
        <w:rPr>
          <w:del w:id="278" w:author="Fan Quan" w:date="2021-02-23T16:58:00Z"/>
        </w:rPr>
      </w:pPr>
    </w:p>
    <w:p w14:paraId="37523FA1" w14:textId="695FE112" w:rsidR="00EB27F8" w:rsidDel="00A432FC" w:rsidRDefault="00EB27F8" w:rsidP="0042556F">
      <w:pPr>
        <w:pStyle w:val="-"/>
        <w:ind w:firstLine="420"/>
        <w:rPr>
          <w:del w:id="279" w:author="Fan Quan" w:date="2021-02-23T16:58:00Z"/>
        </w:rPr>
      </w:pPr>
    </w:p>
    <w:p w14:paraId="1E4A6AB9" w14:textId="77777777" w:rsidR="00EB27F8" w:rsidRPr="00E07734" w:rsidRDefault="00EB27F8" w:rsidP="00A432FC">
      <w:pPr>
        <w:pStyle w:val="af"/>
        <w:pPrChange w:id="280" w:author="Fan Quan" w:date="2021-02-23T16:58:00Z">
          <w:pPr>
            <w:pStyle w:val="-"/>
            <w:ind w:firstLine="420"/>
          </w:pPr>
        </w:pPrChange>
      </w:pPr>
    </w:p>
    <w:sectPr w:rsidR="00EB27F8" w:rsidRPr="00E07734" w:rsidSect="00A8527F">
      <w:headerReference w:type="default" r:id="rId18"/>
      <w:footerReference w:type="default" r:id="rId19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1AE856" w14:textId="77777777" w:rsidR="00C60CFD" w:rsidRDefault="00C60CFD" w:rsidP="00F841EF">
      <w:r>
        <w:separator/>
      </w:r>
    </w:p>
  </w:endnote>
  <w:endnote w:type="continuationSeparator" w:id="0">
    <w:p w14:paraId="484183E7" w14:textId="77777777" w:rsidR="00C60CFD" w:rsidRDefault="00C60CFD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CE1BDA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8D925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23AE62" w14:textId="77777777" w:rsidR="00C60CFD" w:rsidRDefault="00C60CFD" w:rsidP="00F841EF">
      <w:r>
        <w:separator/>
      </w:r>
    </w:p>
  </w:footnote>
  <w:footnote w:type="continuationSeparator" w:id="0">
    <w:p w14:paraId="24766E38" w14:textId="77777777" w:rsidR="00C60CFD" w:rsidRDefault="00C60CFD" w:rsidP="00F841EF">
      <w:r>
        <w:continuationSeparator/>
      </w:r>
    </w:p>
  </w:footnote>
  <w:footnote w:id="1">
    <w:p w14:paraId="43CBCA89" w14:textId="63CE006B" w:rsidR="00A334BD" w:rsidRPr="00A334BD" w:rsidRDefault="00A334BD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 xml:space="preserve">译者注：原文这里的交易用的是拉丁文 </w:t>
      </w:r>
      <w:r>
        <w:t>quid pro quo</w:t>
      </w:r>
      <w:r>
        <w:rPr>
          <w:rFonts w:hint="eastAsia"/>
        </w:rPr>
        <w:t>，意为回报和补偿。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19FC93" w14:textId="77777777" w:rsidR="0016522A" w:rsidRDefault="0016522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F6358D" w14:textId="77777777"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Fan Quan">
    <w15:presenceInfo w15:providerId="Windows Live" w15:userId="fb16b904e3527e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129"/>
    <w:rsid w:val="00045DB7"/>
    <w:rsid w:val="00055882"/>
    <w:rsid w:val="00062CAA"/>
    <w:rsid w:val="00064042"/>
    <w:rsid w:val="00087AE0"/>
    <w:rsid w:val="000A3A90"/>
    <w:rsid w:val="000A3E1A"/>
    <w:rsid w:val="000A6A0B"/>
    <w:rsid w:val="000B34CB"/>
    <w:rsid w:val="000C1A81"/>
    <w:rsid w:val="000E4E1E"/>
    <w:rsid w:val="00111EB5"/>
    <w:rsid w:val="00117365"/>
    <w:rsid w:val="00127AB9"/>
    <w:rsid w:val="00150BAB"/>
    <w:rsid w:val="00153EE2"/>
    <w:rsid w:val="001573DA"/>
    <w:rsid w:val="0016522A"/>
    <w:rsid w:val="00166249"/>
    <w:rsid w:val="001723AD"/>
    <w:rsid w:val="001775F0"/>
    <w:rsid w:val="001806CB"/>
    <w:rsid w:val="001B3B4D"/>
    <w:rsid w:val="001C799A"/>
    <w:rsid w:val="001D0E73"/>
    <w:rsid w:val="001D5185"/>
    <w:rsid w:val="001D5E94"/>
    <w:rsid w:val="001E57C0"/>
    <w:rsid w:val="001F3F1F"/>
    <w:rsid w:val="001F5FF0"/>
    <w:rsid w:val="001F6039"/>
    <w:rsid w:val="00214D54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5E6A"/>
    <w:rsid w:val="002A2333"/>
    <w:rsid w:val="002A5139"/>
    <w:rsid w:val="002D01D3"/>
    <w:rsid w:val="002F1A0E"/>
    <w:rsid w:val="002F3408"/>
    <w:rsid w:val="002F7493"/>
    <w:rsid w:val="00316C8C"/>
    <w:rsid w:val="003249D9"/>
    <w:rsid w:val="00333CDD"/>
    <w:rsid w:val="00355319"/>
    <w:rsid w:val="003575CF"/>
    <w:rsid w:val="00362338"/>
    <w:rsid w:val="00366B4E"/>
    <w:rsid w:val="00373773"/>
    <w:rsid w:val="003845EC"/>
    <w:rsid w:val="00385064"/>
    <w:rsid w:val="00385C4B"/>
    <w:rsid w:val="003932E9"/>
    <w:rsid w:val="003C099C"/>
    <w:rsid w:val="003D054C"/>
    <w:rsid w:val="003E13C6"/>
    <w:rsid w:val="003F442C"/>
    <w:rsid w:val="003F7E6F"/>
    <w:rsid w:val="004067E9"/>
    <w:rsid w:val="00412ACB"/>
    <w:rsid w:val="0042556F"/>
    <w:rsid w:val="00427A03"/>
    <w:rsid w:val="004367FE"/>
    <w:rsid w:val="00445F1D"/>
    <w:rsid w:val="00473DBD"/>
    <w:rsid w:val="004749FE"/>
    <w:rsid w:val="004B4D18"/>
    <w:rsid w:val="004B7AB8"/>
    <w:rsid w:val="004C323F"/>
    <w:rsid w:val="004C691F"/>
    <w:rsid w:val="004F6EC9"/>
    <w:rsid w:val="005062C4"/>
    <w:rsid w:val="00527030"/>
    <w:rsid w:val="00532598"/>
    <w:rsid w:val="00561057"/>
    <w:rsid w:val="00576BB6"/>
    <w:rsid w:val="0058487F"/>
    <w:rsid w:val="00594354"/>
    <w:rsid w:val="005A2AD5"/>
    <w:rsid w:val="005B5669"/>
    <w:rsid w:val="005C71CD"/>
    <w:rsid w:val="005E1D00"/>
    <w:rsid w:val="005F370B"/>
    <w:rsid w:val="00621D8F"/>
    <w:rsid w:val="0065046D"/>
    <w:rsid w:val="006530AD"/>
    <w:rsid w:val="00657B80"/>
    <w:rsid w:val="006610BC"/>
    <w:rsid w:val="00661441"/>
    <w:rsid w:val="006638BF"/>
    <w:rsid w:val="00664DA0"/>
    <w:rsid w:val="006722AD"/>
    <w:rsid w:val="0067480B"/>
    <w:rsid w:val="0067675A"/>
    <w:rsid w:val="00680671"/>
    <w:rsid w:val="00694FCF"/>
    <w:rsid w:val="006B2C72"/>
    <w:rsid w:val="006B3758"/>
    <w:rsid w:val="006F4D28"/>
    <w:rsid w:val="0071094A"/>
    <w:rsid w:val="00710D5F"/>
    <w:rsid w:val="0071777F"/>
    <w:rsid w:val="00730438"/>
    <w:rsid w:val="00731BF1"/>
    <w:rsid w:val="007333AA"/>
    <w:rsid w:val="0075522C"/>
    <w:rsid w:val="00766048"/>
    <w:rsid w:val="007752FB"/>
    <w:rsid w:val="007869FA"/>
    <w:rsid w:val="00791749"/>
    <w:rsid w:val="007A2BD6"/>
    <w:rsid w:val="007B3820"/>
    <w:rsid w:val="007C015E"/>
    <w:rsid w:val="007D71D1"/>
    <w:rsid w:val="00804F76"/>
    <w:rsid w:val="00806138"/>
    <w:rsid w:val="00835129"/>
    <w:rsid w:val="008451DD"/>
    <w:rsid w:val="00845AF8"/>
    <w:rsid w:val="00861514"/>
    <w:rsid w:val="00876728"/>
    <w:rsid w:val="00885A03"/>
    <w:rsid w:val="00890C17"/>
    <w:rsid w:val="00891D5D"/>
    <w:rsid w:val="008931DD"/>
    <w:rsid w:val="008978D8"/>
    <w:rsid w:val="008A1FE9"/>
    <w:rsid w:val="008A620A"/>
    <w:rsid w:val="008C3EF2"/>
    <w:rsid w:val="008D4384"/>
    <w:rsid w:val="008D5696"/>
    <w:rsid w:val="008E3CB4"/>
    <w:rsid w:val="008F2B87"/>
    <w:rsid w:val="00911BFC"/>
    <w:rsid w:val="0092047D"/>
    <w:rsid w:val="0092507E"/>
    <w:rsid w:val="00933A19"/>
    <w:rsid w:val="00937B95"/>
    <w:rsid w:val="00944945"/>
    <w:rsid w:val="00960341"/>
    <w:rsid w:val="0097206B"/>
    <w:rsid w:val="009851AC"/>
    <w:rsid w:val="009B5ACC"/>
    <w:rsid w:val="009C45E4"/>
    <w:rsid w:val="009D21CC"/>
    <w:rsid w:val="00A0759B"/>
    <w:rsid w:val="00A2094B"/>
    <w:rsid w:val="00A334BD"/>
    <w:rsid w:val="00A3384D"/>
    <w:rsid w:val="00A432FC"/>
    <w:rsid w:val="00A47A89"/>
    <w:rsid w:val="00A50650"/>
    <w:rsid w:val="00A633EF"/>
    <w:rsid w:val="00A64A1C"/>
    <w:rsid w:val="00A773E6"/>
    <w:rsid w:val="00A8527F"/>
    <w:rsid w:val="00A867B3"/>
    <w:rsid w:val="00A8783F"/>
    <w:rsid w:val="00AA606A"/>
    <w:rsid w:val="00AA68E8"/>
    <w:rsid w:val="00AB0B65"/>
    <w:rsid w:val="00AC153E"/>
    <w:rsid w:val="00AC3916"/>
    <w:rsid w:val="00AC437D"/>
    <w:rsid w:val="00B10A40"/>
    <w:rsid w:val="00B23409"/>
    <w:rsid w:val="00B25851"/>
    <w:rsid w:val="00B415B0"/>
    <w:rsid w:val="00B43770"/>
    <w:rsid w:val="00B5055A"/>
    <w:rsid w:val="00B50715"/>
    <w:rsid w:val="00B62941"/>
    <w:rsid w:val="00B64617"/>
    <w:rsid w:val="00BA2914"/>
    <w:rsid w:val="00BB5FEB"/>
    <w:rsid w:val="00BE1C72"/>
    <w:rsid w:val="00BF11F4"/>
    <w:rsid w:val="00C36086"/>
    <w:rsid w:val="00C45328"/>
    <w:rsid w:val="00C60CFD"/>
    <w:rsid w:val="00C61659"/>
    <w:rsid w:val="00C7080D"/>
    <w:rsid w:val="00CE2F7E"/>
    <w:rsid w:val="00D02128"/>
    <w:rsid w:val="00D03448"/>
    <w:rsid w:val="00D2473E"/>
    <w:rsid w:val="00D40B17"/>
    <w:rsid w:val="00D43879"/>
    <w:rsid w:val="00D47D43"/>
    <w:rsid w:val="00D62021"/>
    <w:rsid w:val="00D81351"/>
    <w:rsid w:val="00DA3E65"/>
    <w:rsid w:val="00DB58CA"/>
    <w:rsid w:val="00DB684D"/>
    <w:rsid w:val="00DC7054"/>
    <w:rsid w:val="00DD0457"/>
    <w:rsid w:val="00DE41EF"/>
    <w:rsid w:val="00DF1BD2"/>
    <w:rsid w:val="00E05473"/>
    <w:rsid w:val="00E06D6C"/>
    <w:rsid w:val="00E07734"/>
    <w:rsid w:val="00E1534E"/>
    <w:rsid w:val="00E20D0F"/>
    <w:rsid w:val="00E2360C"/>
    <w:rsid w:val="00E32107"/>
    <w:rsid w:val="00E377C2"/>
    <w:rsid w:val="00E5552C"/>
    <w:rsid w:val="00E61F41"/>
    <w:rsid w:val="00E63C55"/>
    <w:rsid w:val="00E81749"/>
    <w:rsid w:val="00E81D1D"/>
    <w:rsid w:val="00E85ED9"/>
    <w:rsid w:val="00E96BDA"/>
    <w:rsid w:val="00EA10AB"/>
    <w:rsid w:val="00EA35E2"/>
    <w:rsid w:val="00EB267F"/>
    <w:rsid w:val="00EB27F8"/>
    <w:rsid w:val="00EE2E4F"/>
    <w:rsid w:val="00EE3E02"/>
    <w:rsid w:val="00F05797"/>
    <w:rsid w:val="00F27EC2"/>
    <w:rsid w:val="00F348C6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D1DA3"/>
    <w:rsid w:val="00FD78FB"/>
    <w:rsid w:val="00FE1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3D4BA8"/>
  <w15:chartTrackingRefBased/>
  <w15:docId w15:val="{095C0979-4FC8-5C44-A0AB-BD71F7E9C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B25851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caption"/>
    <w:basedOn w:val="a"/>
    <w:next w:val="a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064042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64042"/>
    <w:rPr>
      <w:sz w:val="18"/>
      <w:szCs w:val="18"/>
    </w:rPr>
  </w:style>
  <w:style w:type="paragraph" w:styleId="af2">
    <w:name w:val="List Paragraph"/>
    <w:basedOn w:val="a"/>
    <w:uiPriority w:val="34"/>
    <w:qFormat/>
    <w:rsid w:val="002169D6"/>
    <w:pPr>
      <w:ind w:firstLineChars="200" w:firstLine="420"/>
    </w:pPr>
  </w:style>
  <w:style w:type="table" w:styleId="af3">
    <w:name w:val="Table Grid"/>
    <w:basedOn w:val="a1"/>
    <w:uiPriority w:val="39"/>
    <w:rsid w:val="008351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4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1.escapistmagazine.com/articles/view/video-games/issues/issue_102/563-Richard-Garriott-The-Escapist-Interview.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https://v1.escapistmagazine.com/articles/view/video-games/issues/issue_102/563-Richard-Garriott-The-Escapist-Interview.2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3</Pages>
  <Words>408</Words>
  <Characters>2331</Characters>
  <Application>Microsoft Office Word</Application>
  <DocSecurity>0</DocSecurity>
  <Lines>19</Lines>
  <Paragraphs>5</Paragraphs>
  <ScaleCrop>false</ScaleCrop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Fan Quan</cp:lastModifiedBy>
  <cp:revision>23</cp:revision>
  <dcterms:created xsi:type="dcterms:W3CDTF">2021-01-31T12:02:00Z</dcterms:created>
  <dcterms:modified xsi:type="dcterms:W3CDTF">2021-02-24T01:00:00Z</dcterms:modified>
</cp:coreProperties>
</file>