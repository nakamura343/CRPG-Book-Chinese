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FBBCB" w14:textId="110D6E52" w:rsidR="0016522A" w:rsidRPr="00F734E7" w:rsidRDefault="000C1A81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81913B" wp14:editId="0A20D65E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688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688"/>
                          <a:chOff x="0" y="1802"/>
                          <a:chExt cx="6185535" cy="3029688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802"/>
                            <a:ext cx="6185535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320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C6570C" w14:textId="471A9DCA" w:rsidR="00F96429" w:rsidRPr="003D1B06" w:rsidRDefault="00671856" w:rsidP="00671856">
                              <w:pPr>
                                <w:pStyle w:val="af"/>
                                <w:jc w:val="center"/>
                                <w:rPr>
                                  <w:rFonts w:asciiTheme="minorHAnsi" w:eastAsiaTheme="minorHAnsi" w:hAnsiTheme="minorHAnsi"/>
                                  <w:szCs w:val="21"/>
                                </w:rPr>
                              </w:pPr>
                              <w:r>
                                <w:rPr>
                                  <w:rFonts w:asciiTheme="minorHAnsi" w:eastAsiaTheme="minorHAnsi" w:hAnsiTheme="minorHAnsi" w:hint="eastAsia"/>
                                </w:rPr>
                                <w:t>M</w:t>
                              </w:r>
                              <w:r>
                                <w:rPr>
                                  <w:rFonts w:asciiTheme="minorHAnsi" w:eastAsiaTheme="minorHAnsi" w:hAnsiTheme="minorHAnsi"/>
                                </w:rPr>
                                <w:t>icroillusions, 1987, Amiga, MS-DOS, C64 and Genesis</w:t>
                              </w:r>
                            </w:p>
                            <w:p w14:paraId="0D0612BF" w14:textId="77777777" w:rsidR="000C1A81" w:rsidRPr="003D1B06" w:rsidRDefault="000C1A81" w:rsidP="000C1A81">
                              <w:pPr>
                                <w:rPr>
                                  <w:rFonts w:eastAsiaTheme="minorHAnsi"/>
                                  <w:sz w:val="20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1913B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18;width:61855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0DC6570C" w14:textId="471A9DCA" w:rsidR="00F96429" w:rsidRPr="003D1B06" w:rsidRDefault="00671856" w:rsidP="00671856">
                        <w:pPr>
                          <w:pStyle w:val="af"/>
                          <w:jc w:val="center"/>
                          <w:rPr>
                            <w:rFonts w:asciiTheme="minorHAnsi" w:eastAsiaTheme="minorHAnsi" w:hAnsiTheme="minorHAnsi"/>
                            <w:szCs w:val="21"/>
                          </w:rPr>
                        </w:pPr>
                        <w:r>
                          <w:rPr>
                            <w:rFonts w:asciiTheme="minorHAnsi" w:eastAsiaTheme="minorHAnsi" w:hAnsiTheme="minorHAnsi" w:hint="eastAsia"/>
                          </w:rPr>
                          <w:t>M</w:t>
                        </w:r>
                        <w:r>
                          <w:rPr>
                            <w:rFonts w:asciiTheme="minorHAnsi" w:eastAsiaTheme="minorHAnsi" w:hAnsiTheme="minorHAnsi"/>
                          </w:rPr>
                          <w:t>icroillusions, 1987, Amiga, MS-DOS, C64 and Genesis</w:t>
                        </w:r>
                      </w:p>
                      <w:p w14:paraId="0D0612BF" w14:textId="77777777" w:rsidR="000C1A81" w:rsidRPr="003D1B06" w:rsidRDefault="000C1A81" w:rsidP="000C1A81">
                        <w:pPr>
                          <w:rPr>
                            <w:rFonts w:eastAsiaTheme="minorHAnsi"/>
                            <w:sz w:val="20"/>
                            <w:szCs w:val="21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53640F">
        <w:rPr>
          <w:rFonts w:hint="eastAsia"/>
        </w:rPr>
        <w:t>仙境传说</w:t>
      </w:r>
      <w:r w:rsidR="00DB684D">
        <w:rPr>
          <w:rFonts w:hint="eastAsia"/>
        </w:rPr>
        <w:t>》（</w:t>
      </w:r>
      <w:r w:rsidR="0053640F">
        <w:t>The Faery Tale Adventure</w:t>
      </w:r>
      <w:r w:rsidR="00DB684D">
        <w:rPr>
          <w:rFonts w:hint="eastAsia"/>
        </w:rPr>
        <w:t>）</w:t>
      </w:r>
    </w:p>
    <w:p w14:paraId="2AA42647" w14:textId="378ADE31" w:rsidR="0016522A" w:rsidRDefault="008F2B87" w:rsidP="00F734E7">
      <w:r w:rsidRPr="008F2B87">
        <w:rPr>
          <w:rFonts w:hint="eastAsia"/>
        </w:rPr>
        <w:t>作者：</w:t>
      </w:r>
      <w:r w:rsidR="00671856">
        <w:t>ZD</w:t>
      </w:r>
    </w:p>
    <w:p w14:paraId="765D28DD" w14:textId="332E5195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671856">
        <w:rPr>
          <w:rFonts w:hint="eastAsia"/>
        </w:rPr>
        <w:t>F</w:t>
      </w:r>
      <w:r w:rsidR="00671856">
        <w:t>Q</w:t>
      </w:r>
    </w:p>
    <w:p w14:paraId="6EF59387" w14:textId="25E659BD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0BB0A6E" wp14:editId="1462B39A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4F0B5" w14:textId="364ABC2C" w:rsidR="00B64617" w:rsidRDefault="0092507E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我</w:t>
                            </w:r>
                            <w:ins w:id="0" w:author="思漪 凌" w:date="2021-04-16T15:55:00Z">
                              <w:r w:rsidR="008E3186">
                                <w:rPr>
                                  <w:rFonts w:ascii="Times New Roman" w:eastAsia="楷体" w:hAnsi="Times New Roman" w:hint="eastAsia"/>
                                </w:rPr>
                                <w:t>觉得</w:t>
                              </w:r>
                            </w:ins>
                            <w:del w:id="1" w:author="思漪 凌" w:date="2021-04-16T15:54:00Z">
                              <w:r w:rsidR="002750AD" w:rsidDel="008E3186">
                                <w:rPr>
                                  <w:rFonts w:ascii="Times New Roman" w:eastAsia="楷体" w:hAnsi="Times New Roman" w:hint="eastAsia"/>
                                </w:rPr>
                                <w:delText>想</w:delText>
                              </w:r>
                            </w:del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大部分时候我都是</w:t>
                            </w:r>
                            <w:ins w:id="2" w:author="思漪 凌" w:date="2021-04-16T17:18:00Z">
                              <w:r w:rsidR="00CD232C">
                                <w:rPr>
                                  <w:rFonts w:ascii="Times New Roman" w:eastAsia="楷体" w:hAnsi="Times New Roman" w:hint="eastAsia"/>
                                </w:rPr>
                                <w:t>走一步看一步</w:t>
                              </w:r>
                            </w:ins>
                            <w:del w:id="3" w:author="思漪 凌" w:date="2021-04-16T15:55:00Z">
                              <w:r w:rsidR="002750AD" w:rsidDel="008E3186">
                                <w:rPr>
                                  <w:rFonts w:ascii="Times New Roman" w:eastAsia="楷体" w:hAnsi="Times New Roman" w:hint="eastAsia"/>
                                </w:rPr>
                                <w:delText>在</w:delText>
                              </w:r>
                            </w:del>
                            <w:del w:id="4" w:author="思漪 凌" w:date="2021-04-16T15:54:00Z">
                              <w:r w:rsidR="002750AD" w:rsidDel="008E3186">
                                <w:rPr>
                                  <w:rFonts w:ascii="Times New Roman" w:eastAsia="楷体" w:hAnsi="Times New Roman" w:hint="eastAsia"/>
                                </w:rPr>
                                <w:delText>独自制作这个游戏</w:delText>
                              </w:r>
                            </w:del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。</w:t>
                            </w:r>
                            <w:ins w:id="5" w:author="思漪 凌" w:date="2021-04-16T17:18:00Z">
                              <w:r w:rsidR="00CD232C">
                                <w:rPr>
                                  <w:rFonts w:ascii="Times New Roman" w:eastAsia="楷体" w:hAnsi="Times New Roman" w:hint="eastAsia"/>
                                </w:rPr>
                                <w:t>这种做法</w:t>
                              </w:r>
                            </w:ins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我觉得是受到了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2750AD">
                              <w:rPr>
                                <w:rFonts w:ascii="Times New Roman" w:eastAsia="楷体" w:hAnsi="Times New Roman"/>
                              </w:rPr>
                              <w:t xml:space="preserve">Jon Van Caneghem </w:t>
                            </w:r>
                            <w:ins w:id="6" w:author="思漪 凌" w:date="2021-04-16T17:18:00Z">
                              <w:r w:rsidR="00CD232C">
                                <w:rPr>
                                  <w:rFonts w:ascii="Times New Roman" w:eastAsia="楷体" w:hAnsi="Times New Roman" w:hint="eastAsia"/>
                                </w:rPr>
                                <w:t>开发</w:t>
                              </w:r>
                            </w:ins>
                            <w:del w:id="7" w:author="思漪 凌" w:date="2021-04-16T15:54:00Z">
                              <w:r w:rsidR="002750AD" w:rsidDel="008E3186">
                                <w:rPr>
                                  <w:rFonts w:ascii="Times New Roman" w:eastAsia="楷体" w:hAnsi="Times New Roman" w:hint="eastAsia"/>
                                </w:rPr>
                                <w:delText>制作</w:delText>
                              </w:r>
                            </w:del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《魔法门》（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Might</w:t>
                            </w:r>
                            <w:r w:rsidR="002750AD">
                              <w:rPr>
                                <w:rFonts w:ascii="Times New Roman" w:eastAsia="楷体" w:hAnsi="Times New Roman"/>
                              </w:rPr>
                              <w:t xml:space="preserve"> and Magic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）的启发，从基本的引擎出发，然后加入亿点细节。</w:t>
                            </w:r>
                            <w:del w:id="8" w:author="思漪 凌" w:date="2021-04-16T17:19:00Z">
                              <w:r w:rsidR="00661D61" w:rsidDel="00CD232C">
                                <w:rPr>
                                  <w:rFonts w:ascii="Times New Roman" w:eastAsia="楷体" w:hAnsi="Times New Roman" w:hint="eastAsia"/>
                                </w:rPr>
                                <w:delText>还有个</w:delText>
                              </w:r>
                            </w:del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很有趣的是，</w:t>
                            </w:r>
                            <w:del w:id="9" w:author="思漪 凌" w:date="2021-04-16T17:19:00Z">
                              <w:r w:rsidR="002750AD" w:rsidDel="00CD232C">
                                <w:rPr>
                                  <w:rFonts w:ascii="Times New Roman" w:eastAsia="楷体" w:hAnsi="Times New Roman" w:hint="eastAsia"/>
                                </w:rPr>
                                <w:delText>很</w:delText>
                              </w:r>
                            </w:del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多年之后我在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2750AD">
                              <w:rPr>
                                <w:rFonts w:ascii="Times New Roman" w:eastAsia="楷体" w:hAnsi="Times New Roman"/>
                              </w:rPr>
                              <w:t xml:space="preserve">Maxis 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做《模拟城市</w:t>
                            </w:r>
                            <w:r w:rsidR="002750AD">
                              <w:rPr>
                                <w:rFonts w:ascii="Times New Roman" w:eastAsia="楷体" w:hAnsi="Times New Roman"/>
                              </w:rPr>
                              <w:t xml:space="preserve"> 4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》（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SimCity</w:t>
                            </w:r>
                            <w:r w:rsidR="002750AD">
                              <w:rPr>
                                <w:rFonts w:ascii="Times New Roman" w:eastAsia="楷体" w:hAnsi="Times New Roman"/>
                              </w:rPr>
                              <w:t xml:space="preserve"> 4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）和《模拟人生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 w:rsidR="002750AD">
                              <w:rPr>
                                <w:rFonts w:ascii="Times New Roman" w:eastAsia="楷体" w:hAnsi="Times New Roman"/>
                              </w:rPr>
                              <w:t>2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》（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Sims</w:t>
                            </w:r>
                            <w:r w:rsidR="002750AD">
                              <w:rPr>
                                <w:rFonts w:ascii="Times New Roman" w:eastAsia="楷体" w:hAnsi="Times New Roman"/>
                              </w:rPr>
                              <w:t xml:space="preserve"> 2</w:t>
                            </w:r>
                            <w:r w:rsidR="002750AD">
                              <w:rPr>
                                <w:rFonts w:ascii="Times New Roman" w:eastAsia="楷体" w:hAnsi="Times New Roman" w:hint="eastAsia"/>
                              </w:rPr>
                              <w:t>）</w:t>
                            </w:r>
                            <w:r w:rsidR="00661D61">
                              <w:rPr>
                                <w:rFonts w:ascii="Times New Roman" w:eastAsia="楷体" w:hAnsi="Times New Roman" w:hint="eastAsia"/>
                              </w:rPr>
                              <w:t>的时候，也发现了同样的规律：在游戏制作完成之前，或者至少做到能玩的程度之前，你真的无法评估一款游戏有多好玩。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1E731BE2" w14:textId="77777777" w:rsidR="003F7E6F" w:rsidRPr="00E81749" w:rsidRDefault="003F7E6F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4101758F" w14:textId="388F5289" w:rsidR="002169D6" w:rsidRPr="00E81749" w:rsidRDefault="002169D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>—</w:t>
                            </w:r>
                            <w:r w:rsidR="00661D61">
                              <w:rPr>
                                <w:rFonts w:ascii="Times New Roman" w:eastAsia="楷体" w:hAnsi="Times New Roman"/>
                              </w:rPr>
                              <w:t xml:space="preserve"> </w:t>
                            </w:r>
                            <w:hyperlink r:id="rId10" w:history="1">
                              <w:r w:rsidR="00661D61" w:rsidRPr="007B186F">
                                <w:rPr>
                                  <w:rStyle w:val="aa"/>
                                  <w:rFonts w:ascii="Times New Roman" w:eastAsia="楷体" w:hAnsi="Times New Roman"/>
                                </w:rPr>
                                <w:t>David Joiner</w:t>
                              </w:r>
                            </w:hyperlink>
                          </w:p>
                          <w:p w14:paraId="73A67676" w14:textId="58F4CD60" w:rsidR="00F96429" w:rsidRDefault="002169D6" w:rsidP="007B186F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 w:rsidR="007B186F">
                              <w:rPr>
                                <w:rFonts w:ascii="Times New Roman" w:eastAsia="楷体" w:hAnsi="Times New Roman" w:hint="eastAsia"/>
                              </w:rPr>
                              <w:t>仙境传说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》作者</w:t>
                            </w:r>
                          </w:p>
                          <w:p w14:paraId="4277C3F3" w14:textId="77777777" w:rsidR="007B186F" w:rsidRPr="00E81749" w:rsidRDefault="007B186F" w:rsidP="007B186F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B0A6E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3F64F0B5" w14:textId="364ABC2C" w:rsidR="00B64617" w:rsidRDefault="0092507E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我</w:t>
                      </w:r>
                      <w:ins w:id="10" w:author="思漪 凌" w:date="2021-04-16T15:55:00Z">
                        <w:r w:rsidR="008E3186">
                          <w:rPr>
                            <w:rFonts w:ascii="Times New Roman" w:eastAsia="楷体" w:hAnsi="Times New Roman" w:hint="eastAsia"/>
                          </w:rPr>
                          <w:t>觉得</w:t>
                        </w:r>
                      </w:ins>
                      <w:del w:id="11" w:author="思漪 凌" w:date="2021-04-16T15:54:00Z">
                        <w:r w:rsidR="002750AD" w:rsidDel="008E3186">
                          <w:rPr>
                            <w:rFonts w:ascii="Times New Roman" w:eastAsia="楷体" w:hAnsi="Times New Roman" w:hint="eastAsia"/>
                          </w:rPr>
                          <w:delText>想</w:delText>
                        </w:r>
                      </w:del>
                      <w:r w:rsidR="002750AD">
                        <w:rPr>
                          <w:rFonts w:ascii="Times New Roman" w:eastAsia="楷体" w:hAnsi="Times New Roman" w:hint="eastAsia"/>
                        </w:rPr>
                        <w:t>大部分时候我都是</w:t>
                      </w:r>
                      <w:ins w:id="12" w:author="思漪 凌" w:date="2021-04-16T17:18:00Z">
                        <w:r w:rsidR="00CD232C">
                          <w:rPr>
                            <w:rFonts w:ascii="Times New Roman" w:eastAsia="楷体" w:hAnsi="Times New Roman" w:hint="eastAsia"/>
                          </w:rPr>
                          <w:t>走一步看一步</w:t>
                        </w:r>
                      </w:ins>
                      <w:del w:id="13" w:author="思漪 凌" w:date="2021-04-16T15:55:00Z">
                        <w:r w:rsidR="002750AD" w:rsidDel="008E3186">
                          <w:rPr>
                            <w:rFonts w:ascii="Times New Roman" w:eastAsia="楷体" w:hAnsi="Times New Roman" w:hint="eastAsia"/>
                          </w:rPr>
                          <w:delText>在</w:delText>
                        </w:r>
                      </w:del>
                      <w:del w:id="14" w:author="思漪 凌" w:date="2021-04-16T15:54:00Z">
                        <w:r w:rsidR="002750AD" w:rsidDel="008E3186">
                          <w:rPr>
                            <w:rFonts w:ascii="Times New Roman" w:eastAsia="楷体" w:hAnsi="Times New Roman" w:hint="eastAsia"/>
                          </w:rPr>
                          <w:delText>独自制作这个游戏</w:delText>
                        </w:r>
                      </w:del>
                      <w:r w:rsidR="002750AD">
                        <w:rPr>
                          <w:rFonts w:ascii="Times New Roman" w:eastAsia="楷体" w:hAnsi="Times New Roman" w:hint="eastAsia"/>
                        </w:rPr>
                        <w:t>。</w:t>
                      </w:r>
                      <w:ins w:id="15" w:author="思漪 凌" w:date="2021-04-16T17:18:00Z">
                        <w:r w:rsidR="00CD232C">
                          <w:rPr>
                            <w:rFonts w:ascii="Times New Roman" w:eastAsia="楷体" w:hAnsi="Times New Roman" w:hint="eastAsia"/>
                          </w:rPr>
                          <w:t>这种做法</w:t>
                        </w:r>
                      </w:ins>
                      <w:r w:rsidR="002750AD">
                        <w:rPr>
                          <w:rFonts w:ascii="Times New Roman" w:eastAsia="楷体" w:hAnsi="Times New Roman" w:hint="eastAsia"/>
                        </w:rPr>
                        <w:t>我觉得是受到了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2750AD">
                        <w:rPr>
                          <w:rFonts w:ascii="Times New Roman" w:eastAsia="楷体" w:hAnsi="Times New Roman"/>
                        </w:rPr>
                        <w:t xml:space="preserve">Jon Van Caneghem </w:t>
                      </w:r>
                      <w:ins w:id="16" w:author="思漪 凌" w:date="2021-04-16T17:18:00Z">
                        <w:r w:rsidR="00CD232C">
                          <w:rPr>
                            <w:rFonts w:ascii="Times New Roman" w:eastAsia="楷体" w:hAnsi="Times New Roman" w:hint="eastAsia"/>
                          </w:rPr>
                          <w:t>开发</w:t>
                        </w:r>
                      </w:ins>
                      <w:del w:id="17" w:author="思漪 凌" w:date="2021-04-16T15:54:00Z">
                        <w:r w:rsidR="002750AD" w:rsidDel="008E3186">
                          <w:rPr>
                            <w:rFonts w:ascii="Times New Roman" w:eastAsia="楷体" w:hAnsi="Times New Roman" w:hint="eastAsia"/>
                          </w:rPr>
                          <w:delText>制作</w:delText>
                        </w:r>
                      </w:del>
                      <w:r w:rsidR="002750AD">
                        <w:rPr>
                          <w:rFonts w:ascii="Times New Roman" w:eastAsia="楷体" w:hAnsi="Times New Roman" w:hint="eastAsia"/>
                        </w:rPr>
                        <w:t>《魔法门》（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Might</w:t>
                      </w:r>
                      <w:r w:rsidR="002750AD">
                        <w:rPr>
                          <w:rFonts w:ascii="Times New Roman" w:eastAsia="楷体" w:hAnsi="Times New Roman"/>
                        </w:rPr>
                        <w:t xml:space="preserve"> and Magic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）的启发，从基本的引擎出发，然后加入亿点细节。</w:t>
                      </w:r>
                      <w:del w:id="18" w:author="思漪 凌" w:date="2021-04-16T17:19:00Z">
                        <w:r w:rsidR="00661D61" w:rsidDel="00CD232C">
                          <w:rPr>
                            <w:rFonts w:ascii="Times New Roman" w:eastAsia="楷体" w:hAnsi="Times New Roman" w:hint="eastAsia"/>
                          </w:rPr>
                          <w:delText>还有个</w:delText>
                        </w:r>
                      </w:del>
                      <w:r w:rsidR="002750AD">
                        <w:rPr>
                          <w:rFonts w:ascii="Times New Roman" w:eastAsia="楷体" w:hAnsi="Times New Roman" w:hint="eastAsia"/>
                        </w:rPr>
                        <w:t>很有趣的是，</w:t>
                      </w:r>
                      <w:del w:id="19" w:author="思漪 凌" w:date="2021-04-16T17:19:00Z">
                        <w:r w:rsidR="002750AD" w:rsidDel="00CD232C">
                          <w:rPr>
                            <w:rFonts w:ascii="Times New Roman" w:eastAsia="楷体" w:hAnsi="Times New Roman" w:hint="eastAsia"/>
                          </w:rPr>
                          <w:delText>很</w:delText>
                        </w:r>
                      </w:del>
                      <w:r w:rsidR="002750AD">
                        <w:rPr>
                          <w:rFonts w:ascii="Times New Roman" w:eastAsia="楷体" w:hAnsi="Times New Roman" w:hint="eastAsia"/>
                        </w:rPr>
                        <w:t>多年之后我在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2750AD">
                        <w:rPr>
                          <w:rFonts w:ascii="Times New Roman" w:eastAsia="楷体" w:hAnsi="Times New Roman"/>
                        </w:rPr>
                        <w:t xml:space="preserve">Maxis 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做《模拟城市</w:t>
                      </w:r>
                      <w:r w:rsidR="002750AD">
                        <w:rPr>
                          <w:rFonts w:ascii="Times New Roman" w:eastAsia="楷体" w:hAnsi="Times New Roman"/>
                        </w:rPr>
                        <w:t xml:space="preserve"> 4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》（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SimCity</w:t>
                      </w:r>
                      <w:r w:rsidR="002750AD">
                        <w:rPr>
                          <w:rFonts w:ascii="Times New Roman" w:eastAsia="楷体" w:hAnsi="Times New Roman"/>
                        </w:rPr>
                        <w:t xml:space="preserve"> 4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）和《模拟人生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 w:rsidR="002750AD">
                        <w:rPr>
                          <w:rFonts w:ascii="Times New Roman" w:eastAsia="楷体" w:hAnsi="Times New Roman"/>
                        </w:rPr>
                        <w:t>2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》（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Sims</w:t>
                      </w:r>
                      <w:r w:rsidR="002750AD">
                        <w:rPr>
                          <w:rFonts w:ascii="Times New Roman" w:eastAsia="楷体" w:hAnsi="Times New Roman"/>
                        </w:rPr>
                        <w:t xml:space="preserve"> 2</w:t>
                      </w:r>
                      <w:r w:rsidR="002750AD">
                        <w:rPr>
                          <w:rFonts w:ascii="Times New Roman" w:eastAsia="楷体" w:hAnsi="Times New Roman" w:hint="eastAsia"/>
                        </w:rPr>
                        <w:t>）</w:t>
                      </w:r>
                      <w:r w:rsidR="00661D61">
                        <w:rPr>
                          <w:rFonts w:ascii="Times New Roman" w:eastAsia="楷体" w:hAnsi="Times New Roman" w:hint="eastAsia"/>
                        </w:rPr>
                        <w:t>的时候，也发现了同样的规律：在游戏制作完成之前，或者至少做到能玩的程度之前，你真的无法评估一款游戏有多好玩。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1E731BE2" w14:textId="77777777" w:rsidR="003F7E6F" w:rsidRPr="00E81749" w:rsidRDefault="003F7E6F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4101758F" w14:textId="388F5289" w:rsidR="002169D6" w:rsidRPr="00E81749" w:rsidRDefault="002169D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>—</w:t>
                      </w:r>
                      <w:r w:rsidR="00661D61">
                        <w:rPr>
                          <w:rFonts w:ascii="Times New Roman" w:eastAsia="楷体" w:hAnsi="Times New Roman"/>
                        </w:rPr>
                        <w:t xml:space="preserve"> </w:t>
                      </w:r>
                      <w:hyperlink r:id="rId11" w:history="1">
                        <w:r w:rsidR="00661D61" w:rsidRPr="007B186F">
                          <w:rPr>
                            <w:rStyle w:val="aa"/>
                            <w:rFonts w:ascii="Times New Roman" w:eastAsia="楷体" w:hAnsi="Times New Roman"/>
                          </w:rPr>
                          <w:t>David Joiner</w:t>
                        </w:r>
                      </w:hyperlink>
                    </w:p>
                    <w:p w14:paraId="73A67676" w14:textId="58F4CD60" w:rsidR="00F96429" w:rsidRDefault="002169D6" w:rsidP="007B186F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 w:rsidR="007B186F">
                        <w:rPr>
                          <w:rFonts w:ascii="Times New Roman" w:eastAsia="楷体" w:hAnsi="Times New Roman" w:hint="eastAsia"/>
                        </w:rPr>
                        <w:t>仙境传说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》作者</w:t>
                      </w:r>
                    </w:p>
                    <w:p w14:paraId="4277C3F3" w14:textId="77777777" w:rsidR="007B186F" w:rsidRPr="00E81749" w:rsidRDefault="007B186F" w:rsidP="007B186F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04191">
        <w:pict w14:anchorId="664825E1">
          <v:rect id="_x0000_i1030" style="width:261.65pt;height:1pt" o:hrpct="500" o:hrstd="t" o:hrnoshade="t" o:hr="t" fillcolor="#cfcdcd [2894]" stroked="f"/>
        </w:pict>
      </w:r>
    </w:p>
    <w:p w14:paraId="5E299BF3" w14:textId="77777777" w:rsidR="0016522A" w:rsidRDefault="0016522A" w:rsidP="00F734E7">
      <w:pPr>
        <w:sectPr w:rsidR="0016522A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5191FD93" w14:textId="1F74D805" w:rsidR="004306C0" w:rsidRDefault="004306C0" w:rsidP="00F348C6">
      <w:pPr>
        <w:pStyle w:val="-"/>
        <w:ind w:firstLine="420"/>
      </w:pPr>
      <w:r>
        <w:rPr>
          <w:rFonts w:hint="eastAsia"/>
        </w:rPr>
        <w:t>《仙境传说》</w:t>
      </w:r>
      <w:del w:id="20" w:author="思漪 凌" w:date="2021-04-16T14:04:00Z">
        <w:r w:rsidDel="00EB1BC9">
          <w:rPr>
            <w:rFonts w:hint="eastAsia"/>
          </w:rPr>
          <w:delText>完全</w:delText>
        </w:r>
      </w:del>
      <w:r>
        <w:rPr>
          <w:rFonts w:hint="eastAsia"/>
        </w:rPr>
        <w:t>由</w:t>
      </w:r>
      <w:r>
        <w:rPr>
          <w:rFonts w:hint="eastAsia"/>
        </w:rPr>
        <w:t xml:space="preserve"> David</w:t>
      </w:r>
      <w:r>
        <w:t xml:space="preserve"> </w:t>
      </w:r>
      <w:r>
        <w:rPr>
          <w:rFonts w:hint="eastAsia"/>
        </w:rPr>
        <w:t>Joiner</w:t>
      </w:r>
      <w:r w:rsidR="00B02C32">
        <w:rPr>
          <w:rStyle w:val="a9"/>
        </w:rPr>
        <w:footnoteReference w:id="1"/>
      </w:r>
      <w:r w:rsidR="001E566C">
        <w:rPr>
          <w:rStyle w:val="a9"/>
        </w:rPr>
        <w:footnoteReference w:id="2"/>
      </w:r>
      <w:r w:rsidR="0005508E">
        <w:rPr>
          <w:rStyle w:val="a9"/>
        </w:rPr>
        <w:footnoteReference w:id="3"/>
      </w:r>
      <w:r>
        <w:t xml:space="preserve"> </w:t>
      </w:r>
      <w:ins w:id="31" w:author="思漪 凌" w:date="2021-04-16T14:05:00Z">
        <w:r w:rsidR="00EB1BC9">
          <w:rPr>
            <w:rFonts w:hint="eastAsia"/>
          </w:rPr>
          <w:t>一个人在</w:t>
        </w:r>
      </w:ins>
      <w:del w:id="32" w:author="思漪 凌" w:date="2021-04-16T14:05:00Z">
        <w:r w:rsidDel="00EB1BC9">
          <w:rPr>
            <w:rFonts w:hint="eastAsia"/>
          </w:rPr>
          <w:delText>用</w:delText>
        </w:r>
      </w:del>
      <w:r>
        <w:rPr>
          <w:rFonts w:hint="eastAsia"/>
        </w:rPr>
        <w:t>七个月的时间</w:t>
      </w:r>
      <w:ins w:id="33" w:author="思漪 凌" w:date="2021-04-16T14:05:00Z">
        <w:r w:rsidR="00EB1BC9">
          <w:rPr>
            <w:rFonts w:hint="eastAsia"/>
          </w:rPr>
          <w:t>里完成</w:t>
        </w:r>
      </w:ins>
      <w:del w:id="34" w:author="思漪 凌" w:date="2021-04-16T14:05:00Z">
        <w:r w:rsidDel="00EB1BC9">
          <w:rPr>
            <w:rFonts w:hint="eastAsia"/>
          </w:rPr>
          <w:delText>制作</w:delText>
        </w:r>
      </w:del>
      <w:r>
        <w:rPr>
          <w:rFonts w:hint="eastAsia"/>
        </w:rPr>
        <w:t>，</w:t>
      </w:r>
      <w:ins w:id="35" w:author="思漪 凌" w:date="2021-04-16T14:05:00Z">
        <w:r w:rsidR="00EB1BC9">
          <w:rPr>
            <w:rFonts w:hint="eastAsia"/>
          </w:rPr>
          <w:t>应该</w:t>
        </w:r>
      </w:ins>
      <w:del w:id="36" w:author="思漪 凌" w:date="2021-04-16T14:05:00Z">
        <w:r w:rsidDel="00EB1BC9">
          <w:rPr>
            <w:rFonts w:hint="eastAsia"/>
          </w:rPr>
          <w:delText>可能</w:delText>
        </w:r>
      </w:del>
      <w:r>
        <w:rPr>
          <w:rFonts w:hint="eastAsia"/>
        </w:rPr>
        <w:t>是</w:t>
      </w:r>
      <w:r>
        <w:rPr>
          <w:rFonts w:hint="eastAsia"/>
        </w:rPr>
        <w:t xml:space="preserve"> Amiga</w:t>
      </w:r>
      <w:r>
        <w:t xml:space="preserve"> </w:t>
      </w:r>
      <w:r>
        <w:rPr>
          <w:rFonts w:hint="eastAsia"/>
        </w:rPr>
        <w:t>平台上的第一款</w:t>
      </w:r>
      <w:r>
        <w:rPr>
          <w:rFonts w:hint="eastAsia"/>
        </w:rPr>
        <w:t xml:space="preserve"> RPG</w:t>
      </w:r>
      <w:r>
        <w:rPr>
          <w:rFonts w:hint="eastAsia"/>
        </w:rPr>
        <w:t>。</w:t>
      </w:r>
      <w:r w:rsidR="00B02C32">
        <w:rPr>
          <w:rFonts w:hint="eastAsia"/>
        </w:rPr>
        <w:t>剧情用一种童话式的方式展开，背景是一个亡灵法师绑架了一位国王的女儿，而且在霍尔姆大陆（</w:t>
      </w:r>
      <w:r w:rsidR="00B02C32">
        <w:rPr>
          <w:rFonts w:hint="eastAsia"/>
        </w:rPr>
        <w:t>Holm</w:t>
      </w:r>
      <w:r w:rsidR="00B02C32">
        <w:rPr>
          <w:rFonts w:hint="eastAsia"/>
        </w:rPr>
        <w:t>）上降下灾祸</w:t>
      </w:r>
      <w:ins w:id="37" w:author="思漪 凌" w:date="2021-04-16T14:06:00Z">
        <w:r w:rsidR="00EB1BC9">
          <w:rPr>
            <w:rFonts w:hint="eastAsia"/>
          </w:rPr>
          <w:t>，以至于怪物横行</w:t>
        </w:r>
      </w:ins>
      <w:r w:rsidR="00B02C32">
        <w:rPr>
          <w:rFonts w:hint="eastAsia"/>
        </w:rPr>
        <w:t>。</w:t>
      </w:r>
    </w:p>
    <w:p w14:paraId="257C6DD9" w14:textId="11CDCB17" w:rsidR="001C7D58" w:rsidRDefault="00406AE8" w:rsidP="00F348C6">
      <w:pPr>
        <w:pStyle w:val="-"/>
        <w:ind w:firstLine="420"/>
      </w:pPr>
      <w:r>
        <w:rPr>
          <w:rFonts w:hint="eastAsia"/>
        </w:rPr>
        <w:t>来自坦布里村（</w:t>
      </w:r>
      <w:r>
        <w:rPr>
          <w:rFonts w:hint="eastAsia"/>
        </w:rPr>
        <w:t>Tambry</w:t>
      </w:r>
      <w:r>
        <w:rPr>
          <w:rFonts w:hint="eastAsia"/>
        </w:rPr>
        <w:t>）</w:t>
      </w:r>
      <w:r>
        <w:rPr>
          <w:rStyle w:val="a9"/>
        </w:rPr>
        <w:footnoteReference w:id="4"/>
      </w:r>
      <w:r>
        <w:rPr>
          <w:rFonts w:hint="eastAsia"/>
        </w:rPr>
        <w:t>的三位兄弟拿起武器准备拯救这个国家，但玩家每次只能控制其中一个</w:t>
      </w:r>
      <w:r>
        <w:rPr>
          <w:rFonts w:hint="eastAsia"/>
        </w:rPr>
        <w:lastRenderedPageBreak/>
        <w:t>人，首先是最年长的朱利安（</w:t>
      </w:r>
      <w:r>
        <w:rPr>
          <w:rFonts w:hint="eastAsia"/>
        </w:rPr>
        <w:t>Julian</w:t>
      </w:r>
      <w:r>
        <w:rPr>
          <w:rFonts w:hint="eastAsia"/>
        </w:rPr>
        <w:t>）。如果朱利安的运气用光了（运气值会随着死亡逐渐减少），</w:t>
      </w:r>
      <w:del w:id="38" w:author="思漪 凌" w:date="2021-04-16T14:10:00Z">
        <w:r w:rsidDel="00EB1BC9">
          <w:rPr>
            <w:rFonts w:hint="eastAsia"/>
          </w:rPr>
          <w:delText>然后</w:delText>
        </w:r>
      </w:del>
      <w:ins w:id="39" w:author="思漪 凌" w:date="2021-04-16T14:10:00Z">
        <w:r w:rsidR="00EB1BC9">
          <w:rPr>
            <w:rFonts w:hint="eastAsia"/>
          </w:rPr>
          <w:t>玩家</w:t>
        </w:r>
      </w:ins>
      <w:r w:rsidR="003A5661">
        <w:rPr>
          <w:rFonts w:hint="eastAsia"/>
        </w:rPr>
        <w:t>就</w:t>
      </w:r>
      <w:ins w:id="40" w:author="思漪 凌" w:date="2021-04-16T14:10:00Z">
        <w:r w:rsidR="00EB1BC9">
          <w:rPr>
            <w:rFonts w:hint="eastAsia"/>
          </w:rPr>
          <w:t>开始操作</w:t>
        </w:r>
      </w:ins>
      <w:del w:id="41" w:author="思漪 凌" w:date="2021-04-16T14:10:00Z">
        <w:r w:rsidR="003A5661" w:rsidDel="00EB1BC9">
          <w:rPr>
            <w:rFonts w:hint="eastAsia"/>
          </w:rPr>
          <w:delText>轮到</w:delText>
        </w:r>
      </w:del>
      <w:r w:rsidR="003A5661">
        <w:rPr>
          <w:rFonts w:hint="eastAsia"/>
        </w:rPr>
        <w:t>第二年长的菲利普（</w:t>
      </w:r>
      <w:r w:rsidR="003A5661">
        <w:rPr>
          <w:rFonts w:hint="eastAsia"/>
        </w:rPr>
        <w:t>Phillip</w:t>
      </w:r>
      <w:r w:rsidR="003A5661">
        <w:rPr>
          <w:rFonts w:hint="eastAsia"/>
        </w:rPr>
        <w:t>）</w:t>
      </w:r>
      <w:del w:id="42" w:author="思漪 凌" w:date="2021-04-16T14:11:00Z">
        <w:r w:rsidR="003A5661" w:rsidDel="00EB1BC9">
          <w:rPr>
            <w:rFonts w:hint="eastAsia"/>
          </w:rPr>
          <w:delText>由玩家控制</w:delText>
        </w:r>
      </w:del>
      <w:r w:rsidR="003A5661">
        <w:rPr>
          <w:rFonts w:hint="eastAsia"/>
        </w:rPr>
        <w:t>，最后是最年轻的凯文（</w:t>
      </w:r>
      <w:r w:rsidR="003A5661">
        <w:rPr>
          <w:rFonts w:hint="eastAsia"/>
        </w:rPr>
        <w:t>Kevin</w:t>
      </w:r>
      <w:r w:rsidR="003A5661">
        <w:rPr>
          <w:rFonts w:hint="eastAsia"/>
        </w:rPr>
        <w:t>）。</w:t>
      </w:r>
      <w:ins w:id="43" w:author="思漪 凌" w:date="2021-04-16T14:11:00Z">
        <w:r w:rsidR="00EB1BC9">
          <w:rPr>
            <w:rFonts w:hint="eastAsia"/>
          </w:rPr>
          <w:t>如果</w:t>
        </w:r>
      </w:ins>
      <w:r w:rsidR="007E75C7">
        <w:rPr>
          <w:rFonts w:hint="eastAsia"/>
        </w:rPr>
        <w:t>找到已故兄弟的遗物</w:t>
      </w:r>
      <w:ins w:id="44" w:author="思漪 凌" w:date="2021-04-16T14:11:00Z">
        <w:r w:rsidR="00EB1BC9">
          <w:rPr>
            <w:rFonts w:hint="eastAsia"/>
          </w:rPr>
          <w:t>，玩家</w:t>
        </w:r>
      </w:ins>
      <w:r w:rsidR="007E75C7">
        <w:rPr>
          <w:rFonts w:hint="eastAsia"/>
        </w:rPr>
        <w:t>可以获得他们已经积累的财富</w:t>
      </w:r>
      <w:ins w:id="45" w:author="思漪 凌" w:date="2021-04-16T14:11:00Z">
        <w:r w:rsidR="00EB1BC9">
          <w:rPr>
            <w:rFonts w:hint="eastAsia"/>
          </w:rPr>
          <w:t>。</w:t>
        </w:r>
      </w:ins>
      <w:del w:id="46" w:author="思漪 凌" w:date="2021-04-16T14:11:00Z">
        <w:r w:rsidR="007E75C7" w:rsidDel="00EB1BC9">
          <w:rPr>
            <w:rFonts w:hint="eastAsia"/>
          </w:rPr>
          <w:delText>，</w:delText>
        </w:r>
      </w:del>
      <w:r w:rsidR="007E75C7">
        <w:rPr>
          <w:rFonts w:hint="eastAsia"/>
        </w:rPr>
        <w:t>否则每个兄弟都是重新开始</w:t>
      </w:r>
      <w:ins w:id="47" w:author="思漪 凌" w:date="2021-04-16T14:11:00Z">
        <w:r w:rsidR="00EB1BC9">
          <w:rPr>
            <w:rFonts w:hint="eastAsia"/>
          </w:rPr>
          <w:t>，</w:t>
        </w:r>
      </w:ins>
      <w:r w:rsidR="007E75C7">
        <w:rPr>
          <w:rFonts w:hint="eastAsia"/>
        </w:rPr>
        <w:t>而且</w:t>
      </w:r>
      <w:ins w:id="48" w:author="思漪 凌" w:date="2021-04-16T14:11:00Z">
        <w:r w:rsidR="00BC6326">
          <w:rPr>
            <w:rFonts w:hint="eastAsia"/>
          </w:rPr>
          <w:t>操作体验</w:t>
        </w:r>
      </w:ins>
      <w:del w:id="49" w:author="思漪 凌" w:date="2021-04-16T14:11:00Z">
        <w:r w:rsidR="00DC39D3" w:rsidDel="00BC6326">
          <w:rPr>
            <w:rFonts w:hint="eastAsia"/>
          </w:rPr>
          <w:delText>游玩</w:delText>
        </w:r>
      </w:del>
      <w:r w:rsidR="00DC39D3">
        <w:rPr>
          <w:rFonts w:hint="eastAsia"/>
        </w:rPr>
        <w:t>一模一样</w:t>
      </w:r>
      <w:del w:id="50" w:author="思漪 凌" w:date="2021-04-16T14:12:00Z">
        <w:r w:rsidR="00DC39D3" w:rsidDel="00BC6326">
          <w:rPr>
            <w:rFonts w:hint="eastAsia"/>
          </w:rPr>
          <w:delText>的内容</w:delText>
        </w:r>
      </w:del>
      <w:r w:rsidR="00DC39D3">
        <w:rPr>
          <w:rFonts w:hint="eastAsia"/>
        </w:rPr>
        <w:t>，除了初始属性点有微小的差别。</w:t>
      </w:r>
    </w:p>
    <w:p w14:paraId="5B0675F7" w14:textId="091D8784" w:rsidR="00DC39D3" w:rsidRDefault="00AF4F6E" w:rsidP="00F348C6">
      <w:pPr>
        <w:pStyle w:val="-"/>
        <w:ind w:firstLine="420"/>
      </w:pPr>
      <w:r>
        <w:rPr>
          <w:rFonts w:hint="eastAsia"/>
        </w:rPr>
        <w:t>探索是这个游戏的主要内容，也是</w:t>
      </w:r>
      <w:r w:rsidR="00723BAF">
        <w:rPr>
          <w:rFonts w:hint="eastAsia"/>
        </w:rPr>
        <w:t>做</w:t>
      </w:r>
      <w:ins w:id="51" w:author="思漪 凌" w:date="2021-04-16T14:15:00Z">
        <w:r w:rsidR="00BE0AC4">
          <w:rPr>
            <w:rFonts w:hint="eastAsia"/>
          </w:rPr>
          <w:t>得</w:t>
        </w:r>
      </w:ins>
      <w:del w:id="52" w:author="思漪 凌" w:date="2021-04-16T14:15:00Z">
        <w:r w:rsidR="00723BAF" w:rsidDel="00BE0AC4">
          <w:rPr>
            <w:rFonts w:hint="eastAsia"/>
          </w:rPr>
          <w:delText>的</w:delText>
        </w:r>
      </w:del>
      <w:r w:rsidR="00723BAF">
        <w:rPr>
          <w:rFonts w:hint="eastAsia"/>
        </w:rPr>
        <w:t>最好的部分。大部分难题都是</w:t>
      </w:r>
      <w:ins w:id="53" w:author="思漪 凌" w:date="2021-04-16T14:15:00Z">
        <w:r w:rsidR="00BE0AC4">
          <w:rPr>
            <w:rFonts w:hint="eastAsia"/>
          </w:rPr>
          <w:t>围绕着</w:t>
        </w:r>
      </w:ins>
      <w:del w:id="54" w:author="思漪 凌" w:date="2021-04-16T14:15:00Z">
        <w:r w:rsidR="00723BAF" w:rsidDel="00BE0AC4">
          <w:rPr>
            <w:rFonts w:hint="eastAsia"/>
          </w:rPr>
          <w:delText>在于</w:delText>
        </w:r>
      </w:del>
      <w:ins w:id="55" w:author="思漪 凌" w:date="2021-04-16T14:17:00Z">
        <w:r w:rsidR="00BE0AC4">
          <w:rPr>
            <w:rFonts w:hint="eastAsia"/>
          </w:rPr>
          <w:t>探清</w:t>
        </w:r>
      </w:ins>
      <w:del w:id="56" w:author="思漪 凌" w:date="2021-04-16T14:17:00Z">
        <w:r w:rsidR="00723BAF" w:rsidDel="00BE0AC4">
          <w:rPr>
            <w:rFonts w:hint="eastAsia"/>
          </w:rPr>
          <w:delText>去</w:delText>
        </w:r>
      </w:del>
      <w:r w:rsidR="00723BAF">
        <w:rPr>
          <w:rFonts w:hint="eastAsia"/>
        </w:rPr>
        <w:t>某个地方</w:t>
      </w:r>
      <w:ins w:id="57" w:author="思漪 凌" w:date="2021-04-16T14:17:00Z">
        <w:r w:rsidR="00BE0AC4">
          <w:rPr>
            <w:rFonts w:hint="eastAsia"/>
          </w:rPr>
          <w:t>的</w:t>
        </w:r>
      </w:ins>
      <w:del w:id="58" w:author="思漪 凌" w:date="2021-04-16T14:17:00Z">
        <w:r w:rsidR="00723BAF" w:rsidDel="00BE0AC4">
          <w:rPr>
            <w:rFonts w:hint="eastAsia"/>
          </w:rPr>
          <w:delText>发现某样</w:delText>
        </w:r>
      </w:del>
      <w:r w:rsidR="00723BAF">
        <w:rPr>
          <w:rFonts w:hint="eastAsia"/>
        </w:rPr>
        <w:t>东西，</w:t>
      </w:r>
      <w:del w:id="59" w:author="思漪 凌" w:date="2021-04-16T14:18:00Z">
        <w:r w:rsidR="00723BAF" w:rsidDel="00BE0AC4">
          <w:rPr>
            <w:rFonts w:hint="eastAsia"/>
          </w:rPr>
          <w:delText>以及发现为了</w:delText>
        </w:r>
      </w:del>
      <w:ins w:id="60" w:author="思漪 凌" w:date="2021-04-16T14:18:00Z">
        <w:r w:rsidR="00BE0AC4">
          <w:rPr>
            <w:rFonts w:hint="eastAsia"/>
          </w:rPr>
          <w:t>找</w:t>
        </w:r>
      </w:ins>
      <w:ins w:id="61" w:author="思漪 凌" w:date="2021-04-16T14:19:00Z">
        <w:r w:rsidR="00BE0AC4">
          <w:rPr>
            <w:rFonts w:hint="eastAsia"/>
          </w:rPr>
          <w:t>到</w:t>
        </w:r>
      </w:ins>
      <w:r w:rsidR="00723BAF">
        <w:rPr>
          <w:rFonts w:hint="eastAsia"/>
        </w:rPr>
        <w:t>完成其</w:t>
      </w:r>
      <w:ins w:id="62" w:author="思漪 凌" w:date="2021-04-16T14:19:00Z">
        <w:r w:rsidR="00BE0AC4">
          <w:rPr>
            <w:rFonts w:hint="eastAsia"/>
          </w:rPr>
          <w:t>它</w:t>
        </w:r>
      </w:ins>
      <w:del w:id="63" w:author="思漪 凌" w:date="2021-04-16T14:19:00Z">
        <w:r w:rsidR="00723BAF" w:rsidDel="00BE0AC4">
          <w:rPr>
            <w:rFonts w:hint="eastAsia"/>
          </w:rPr>
          <w:delText>他</w:delText>
        </w:r>
      </w:del>
      <w:r w:rsidR="00723BAF">
        <w:rPr>
          <w:rFonts w:hint="eastAsia"/>
        </w:rPr>
        <w:t>任务</w:t>
      </w:r>
      <w:ins w:id="64" w:author="思漪 凌" w:date="2021-04-16T14:19:00Z">
        <w:r w:rsidR="00BE0AC4">
          <w:rPr>
            <w:rFonts w:hint="eastAsia"/>
          </w:rPr>
          <w:t>的各个先决条件，</w:t>
        </w:r>
      </w:ins>
      <w:r w:rsidR="00723BAF">
        <w:rPr>
          <w:rFonts w:hint="eastAsia"/>
        </w:rPr>
        <w:t>直至最终</w:t>
      </w:r>
      <w:del w:id="65" w:author="思漪 凌" w:date="2021-04-16T14:19:00Z">
        <w:r w:rsidR="00723BAF" w:rsidDel="00BE0AC4">
          <w:rPr>
            <w:rFonts w:hint="eastAsia"/>
          </w:rPr>
          <w:delText>找到并击败</w:delText>
        </w:r>
      </w:del>
      <w:ins w:id="66" w:author="思漪 凌" w:date="2021-04-16T14:19:00Z">
        <w:r w:rsidR="00BE0AC4">
          <w:rPr>
            <w:rFonts w:hint="eastAsia"/>
          </w:rPr>
          <w:t>揪出</w:t>
        </w:r>
      </w:ins>
      <w:r w:rsidR="00723BAF">
        <w:rPr>
          <w:rFonts w:hint="eastAsia"/>
        </w:rPr>
        <w:t>恶灵法师</w:t>
      </w:r>
      <w:ins w:id="67" w:author="思漪 凌" w:date="2021-04-16T14:19:00Z">
        <w:r w:rsidR="00BE0AC4">
          <w:rPr>
            <w:rFonts w:hint="eastAsia"/>
          </w:rPr>
          <w:t>并击败他</w:t>
        </w:r>
      </w:ins>
      <w:del w:id="68" w:author="思漪 凌" w:date="2021-04-16T14:18:00Z">
        <w:r w:rsidR="00723BAF" w:rsidDel="00BE0AC4">
          <w:rPr>
            <w:rFonts w:hint="eastAsia"/>
          </w:rPr>
          <w:delText>所需要做的事情</w:delText>
        </w:r>
      </w:del>
      <w:r w:rsidR="00723BAF">
        <w:rPr>
          <w:rFonts w:hint="eastAsia"/>
        </w:rPr>
        <w:t>。</w:t>
      </w:r>
    </w:p>
    <w:p w14:paraId="6EB325CF" w14:textId="69BE6BD6" w:rsidR="00723BAF" w:rsidRDefault="00723BAF" w:rsidP="00F348C6">
      <w:pPr>
        <w:pStyle w:val="-"/>
        <w:ind w:firstLine="420"/>
      </w:pPr>
    </w:p>
    <w:p w14:paraId="348E94A5" w14:textId="77777777" w:rsidR="00723BAF" w:rsidRDefault="00723BAF" w:rsidP="00723BAF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1D81F857" wp14:editId="6BD30BBC">
            <wp:extent cx="2959200" cy="2303948"/>
            <wp:effectExtent l="0" t="0" r="0" b="1270"/>
            <wp:docPr id="5" name="Picture 5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picture fr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3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D179" w14:textId="64355631" w:rsidR="00723BAF" w:rsidRDefault="00723BAF" w:rsidP="00723BAF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3A1">
        <w:rPr>
          <w:noProof/>
        </w:rPr>
        <w:t>1</w:t>
      </w:r>
      <w:r>
        <w:fldChar w:fldCharType="end"/>
      </w:r>
      <w:r>
        <w:t xml:space="preserve"> </w:t>
      </w:r>
      <w:ins w:id="69" w:author="思漪 凌" w:date="2021-04-16T14:16:00Z">
        <w:r w:rsidR="00BE0AC4">
          <w:rPr>
            <w:rFonts w:hint="eastAsia"/>
          </w:rPr>
          <w:t>游戏采用</w:t>
        </w:r>
      </w:ins>
      <w:del w:id="70" w:author="思漪 凌" w:date="2021-04-16T14:16:00Z">
        <w:r w:rsidR="008460D1" w:rsidDel="00BE0AC4">
          <w:rPr>
            <w:rFonts w:hint="eastAsia"/>
          </w:rPr>
          <w:delText>用</w:delText>
        </w:r>
      </w:del>
      <w:ins w:id="71" w:author="思漪 凌" w:date="2021-04-16T14:16:00Z">
        <w:r w:rsidR="00BE0AC4">
          <w:rPr>
            <w:rFonts w:hint="eastAsia"/>
          </w:rPr>
          <w:t>纯正</w:t>
        </w:r>
      </w:ins>
      <w:del w:id="72" w:author="思漪 凌" w:date="2021-04-16T14:16:00Z">
        <w:r w:rsidR="008460D1" w:rsidDel="00BE0AC4">
          <w:rPr>
            <w:rFonts w:hint="eastAsia"/>
          </w:rPr>
          <w:delText>真正</w:delText>
        </w:r>
      </w:del>
      <w:r w:rsidR="008460D1">
        <w:rPr>
          <w:rFonts w:hint="eastAsia"/>
        </w:rPr>
        <w:t>的童话式叙事</w:t>
      </w:r>
      <w:ins w:id="73" w:author="思漪 凌" w:date="2021-04-16T14:16:00Z">
        <w:r w:rsidR="00BE0AC4">
          <w:rPr>
            <w:rFonts w:hint="eastAsia"/>
          </w:rPr>
          <w:t>形式</w:t>
        </w:r>
      </w:ins>
      <w:del w:id="74" w:author="思漪 凌" w:date="2021-04-16T14:16:00Z">
        <w:r w:rsidR="008460D1" w:rsidDel="00BE0AC4">
          <w:rPr>
            <w:rFonts w:hint="eastAsia"/>
          </w:rPr>
          <w:delText>方法</w:delText>
        </w:r>
      </w:del>
      <w:r w:rsidR="008460D1">
        <w:rPr>
          <w:rFonts w:hint="eastAsia"/>
        </w:rPr>
        <w:t>，</w:t>
      </w:r>
      <w:del w:id="75" w:author="思漪 凌" w:date="2021-04-16T14:16:00Z">
        <w:r w:rsidR="008460D1" w:rsidDel="00BE0AC4">
          <w:rPr>
            <w:rFonts w:hint="eastAsia"/>
          </w:rPr>
          <w:delText>这个游戏会用像</w:delText>
        </w:r>
      </w:del>
      <w:ins w:id="76" w:author="思漪 凌" w:date="2021-04-16T14:16:00Z">
        <w:r w:rsidR="00BE0AC4">
          <w:rPr>
            <w:rFonts w:hint="eastAsia"/>
          </w:rPr>
          <w:t>以</w:t>
        </w:r>
      </w:ins>
      <w:r w:rsidR="008460D1">
        <w:rPr>
          <w:rFonts w:hint="eastAsia"/>
        </w:rPr>
        <w:t>翻书一样的方式介绍这三兄弟。</w:t>
      </w:r>
    </w:p>
    <w:p w14:paraId="29CFAACE" w14:textId="31283D85" w:rsidR="00723BAF" w:rsidRDefault="00723BAF" w:rsidP="00F348C6">
      <w:pPr>
        <w:pStyle w:val="-"/>
        <w:ind w:firstLine="420"/>
      </w:pPr>
    </w:p>
    <w:p w14:paraId="6FCCE0AB" w14:textId="288B40CC" w:rsidR="008460D1" w:rsidRDefault="008460D1" w:rsidP="00F348C6">
      <w:pPr>
        <w:pStyle w:val="-"/>
        <w:ind w:firstLine="420"/>
      </w:pPr>
      <w:r>
        <w:rPr>
          <w:rFonts w:hint="eastAsia"/>
        </w:rPr>
        <w:t>《仙境传说》的开放世界甚至比“开放世界”这个词出现得还要早</w:t>
      </w:r>
      <w:r w:rsidR="00D474BC">
        <w:rPr>
          <w:rFonts w:hint="eastAsia"/>
        </w:rPr>
        <w:t>。</w:t>
      </w:r>
      <w:ins w:id="77" w:author="思漪 凌" w:date="2021-04-16T14:27:00Z">
        <w:r w:rsidR="00B51CF4">
          <w:rPr>
            <w:rFonts w:hint="eastAsia"/>
          </w:rPr>
          <w:t>游戏</w:t>
        </w:r>
      </w:ins>
      <w:del w:id="78" w:author="思漪 凌" w:date="2021-04-16T14:27:00Z">
        <w:r w:rsidR="00D474BC" w:rsidDel="00B51CF4">
          <w:rPr>
            <w:rFonts w:hint="eastAsia"/>
          </w:rPr>
          <w:delText>它</w:delText>
        </w:r>
      </w:del>
      <w:r w:rsidR="00D474BC">
        <w:rPr>
          <w:rFonts w:hint="eastAsia"/>
        </w:rPr>
        <w:t>在一开始就让玩家面对一</w:t>
      </w:r>
      <w:del w:id="79" w:author="思漪 凌" w:date="2021-04-16T14:28:00Z">
        <w:r w:rsidR="00D474BC" w:rsidDel="00B51CF4">
          <w:rPr>
            <w:rFonts w:hint="eastAsia"/>
          </w:rPr>
          <w:delText>大</w:delText>
        </w:r>
      </w:del>
      <w:r w:rsidR="00D474BC">
        <w:rPr>
          <w:rFonts w:hint="eastAsia"/>
        </w:rPr>
        <w:t>片广阔的土地，需要使用一万七千块屏幕才能</w:t>
      </w:r>
      <w:ins w:id="80" w:author="思漪 凌" w:date="2021-04-16T14:28:00Z">
        <w:r w:rsidR="00F41BB8">
          <w:rPr>
            <w:rFonts w:hint="eastAsia"/>
          </w:rPr>
          <w:t>全部</w:t>
        </w:r>
      </w:ins>
      <w:r w:rsidR="00D474BC">
        <w:rPr>
          <w:rFonts w:hint="eastAsia"/>
        </w:rPr>
        <w:t>显示</w:t>
      </w:r>
      <w:del w:id="81" w:author="思漪 凌" w:date="2021-04-16T14:28:00Z">
        <w:r w:rsidR="00D474BC" w:rsidDel="00F41BB8">
          <w:rPr>
            <w:rFonts w:hint="eastAsia"/>
          </w:rPr>
          <w:delText>的下</w:delText>
        </w:r>
      </w:del>
      <w:r w:rsidR="00D474BC">
        <w:rPr>
          <w:rFonts w:hint="eastAsia"/>
        </w:rPr>
        <w:t>。而且玩家可以几乎以任何顺序探索</w:t>
      </w:r>
      <w:del w:id="82" w:author="思漪 凌" w:date="2021-04-16T14:28:00Z">
        <w:r w:rsidR="00D474BC" w:rsidDel="00F41BB8">
          <w:rPr>
            <w:rFonts w:hint="eastAsia"/>
          </w:rPr>
          <w:delText>其中</w:delText>
        </w:r>
      </w:del>
      <w:r w:rsidR="00D474BC">
        <w:rPr>
          <w:rFonts w:hint="eastAsia"/>
        </w:rPr>
        <w:t>，自由</w:t>
      </w:r>
      <w:del w:id="83" w:author="思漪 凌" w:date="2021-04-16T14:28:00Z">
        <w:r w:rsidR="00D474BC" w:rsidDel="00F41BB8">
          <w:rPr>
            <w:rFonts w:hint="eastAsia"/>
          </w:rPr>
          <w:delText>地</w:delText>
        </w:r>
      </w:del>
      <w:r w:rsidR="00D474BC">
        <w:rPr>
          <w:rFonts w:hint="eastAsia"/>
        </w:rPr>
        <w:t>跨越草原、冻土</w:t>
      </w:r>
      <w:r w:rsidR="002E15E0">
        <w:rPr>
          <w:rFonts w:hint="eastAsia"/>
        </w:rPr>
        <w:t>、农田、</w:t>
      </w:r>
      <w:ins w:id="84" w:author="思漪 凌" w:date="2021-04-16T14:29:00Z">
        <w:r w:rsidR="00F41BB8">
          <w:rPr>
            <w:rFonts w:hint="eastAsia"/>
          </w:rPr>
          <w:t>茂密</w:t>
        </w:r>
      </w:ins>
      <w:del w:id="85" w:author="思漪 凌" w:date="2021-04-16T14:29:00Z">
        <w:r w:rsidR="002E15E0" w:rsidDel="00F41BB8">
          <w:rPr>
            <w:rFonts w:hint="eastAsia"/>
          </w:rPr>
          <w:delText>浓密</w:delText>
        </w:r>
      </w:del>
      <w:r w:rsidR="002E15E0">
        <w:rPr>
          <w:rFonts w:hint="eastAsia"/>
        </w:rPr>
        <w:t>又险恶的森林、沙漠、沼泽、以及火山废土</w:t>
      </w:r>
      <w:ins w:id="86" w:author="思漪 凌" w:date="2021-04-16T14:29:00Z">
        <w:r w:rsidR="00F41BB8">
          <w:rPr>
            <w:rFonts w:hint="eastAsia"/>
          </w:rPr>
          <w:t>。</w:t>
        </w:r>
      </w:ins>
      <w:del w:id="87" w:author="思漪 凌" w:date="2021-04-16T14:29:00Z">
        <w:r w:rsidR="002E15E0" w:rsidDel="00F41BB8">
          <w:rPr>
            <w:rFonts w:hint="eastAsia"/>
          </w:rPr>
          <w:delText>，</w:delText>
        </w:r>
      </w:del>
      <w:ins w:id="88" w:author="思漪 凌" w:date="2021-04-16T14:29:00Z">
        <w:r w:rsidR="00F41BB8">
          <w:rPr>
            <w:rFonts w:hint="eastAsia"/>
          </w:rPr>
          <w:t>大陆上还</w:t>
        </w:r>
      </w:ins>
      <w:r w:rsidR="002E15E0">
        <w:rPr>
          <w:rFonts w:hint="eastAsia"/>
        </w:rPr>
        <w:t>点缀</w:t>
      </w:r>
      <w:ins w:id="89" w:author="思漪 凌" w:date="2021-04-16T14:29:00Z">
        <w:r w:rsidR="00F41BB8">
          <w:rPr>
            <w:rFonts w:hint="eastAsia"/>
          </w:rPr>
          <w:t>着</w:t>
        </w:r>
      </w:ins>
      <w:del w:id="90" w:author="思漪 凌" w:date="2021-04-16T14:29:00Z">
        <w:r w:rsidR="002E15E0" w:rsidDel="00F41BB8">
          <w:rPr>
            <w:rFonts w:hint="eastAsia"/>
          </w:rPr>
          <w:delText>以</w:delText>
        </w:r>
      </w:del>
      <w:r w:rsidR="002E15E0">
        <w:rPr>
          <w:rFonts w:hint="eastAsia"/>
        </w:rPr>
        <w:t>各式各样的建筑物、洞穴、或者其</w:t>
      </w:r>
      <w:ins w:id="91" w:author="思漪 凌" w:date="2021-04-16T14:29:00Z">
        <w:r w:rsidR="00F41BB8">
          <w:rPr>
            <w:rFonts w:hint="eastAsia"/>
          </w:rPr>
          <w:t>它</w:t>
        </w:r>
      </w:ins>
      <w:del w:id="92" w:author="思漪 凌" w:date="2021-04-16T14:29:00Z">
        <w:r w:rsidR="002E15E0" w:rsidDel="00F41BB8">
          <w:rPr>
            <w:rFonts w:hint="eastAsia"/>
          </w:rPr>
          <w:delText>他</w:delText>
        </w:r>
      </w:del>
      <w:r w:rsidR="002E15E0">
        <w:rPr>
          <w:rFonts w:hint="eastAsia"/>
        </w:rPr>
        <w:t>室内区域，</w:t>
      </w:r>
      <w:ins w:id="93" w:author="思漪 凌" w:date="2021-04-16T14:31:00Z">
        <w:r w:rsidR="00F41BB8">
          <w:rPr>
            <w:rFonts w:hint="eastAsia"/>
          </w:rPr>
          <w:t>其中一些</w:t>
        </w:r>
      </w:ins>
      <w:del w:id="94" w:author="思漪 凌" w:date="2021-04-16T14:31:00Z">
        <w:r w:rsidR="002E15E0" w:rsidDel="00F41BB8">
          <w:rPr>
            <w:rFonts w:hint="eastAsia"/>
          </w:rPr>
          <w:delText>有的这些</w:delText>
        </w:r>
      </w:del>
      <w:r w:rsidR="002E15E0">
        <w:rPr>
          <w:rFonts w:hint="eastAsia"/>
        </w:rPr>
        <w:t>地标</w:t>
      </w:r>
      <w:ins w:id="95" w:author="思漪 凌" w:date="2021-04-16T14:31:00Z">
        <w:r w:rsidR="00F41BB8">
          <w:rPr>
            <w:rFonts w:hint="eastAsia"/>
          </w:rPr>
          <w:t>的名字</w:t>
        </w:r>
      </w:ins>
      <w:r w:rsidR="002E15E0">
        <w:rPr>
          <w:rFonts w:hint="eastAsia"/>
        </w:rPr>
        <w:t>可以在随游戏附送的地图上找到</w:t>
      </w:r>
      <w:del w:id="96" w:author="思漪 凌" w:date="2021-04-16T14:31:00Z">
        <w:r w:rsidR="002E15E0" w:rsidDel="00F41BB8">
          <w:rPr>
            <w:rFonts w:hint="eastAsia"/>
          </w:rPr>
          <w:delText>名字</w:delText>
        </w:r>
      </w:del>
      <w:r w:rsidR="002E15E0">
        <w:rPr>
          <w:rFonts w:hint="eastAsia"/>
        </w:rPr>
        <w:t>。这</w:t>
      </w:r>
      <w:ins w:id="97" w:author="思漪 凌" w:date="2021-04-16T14:31:00Z">
        <w:r w:rsidR="00F41BB8">
          <w:rPr>
            <w:rFonts w:hint="eastAsia"/>
          </w:rPr>
          <w:t>张</w:t>
        </w:r>
      </w:ins>
      <w:del w:id="98" w:author="思漪 凌" w:date="2021-04-16T14:31:00Z">
        <w:r w:rsidR="002E15E0" w:rsidDel="00F41BB8">
          <w:rPr>
            <w:rFonts w:hint="eastAsia"/>
          </w:rPr>
          <w:delText>个</w:delText>
        </w:r>
      </w:del>
      <w:r w:rsidR="002E15E0">
        <w:rPr>
          <w:rFonts w:hint="eastAsia"/>
        </w:rPr>
        <w:t>地图展示了</w:t>
      </w:r>
      <w:r w:rsidR="00C663DD">
        <w:rPr>
          <w:rFonts w:hint="eastAsia"/>
        </w:rPr>
        <w:t>世界的轮廓和散布其</w:t>
      </w:r>
      <w:ins w:id="99" w:author="思漪 凌" w:date="2021-04-16T14:32:00Z">
        <w:r w:rsidR="00F41BB8">
          <w:rPr>
            <w:rFonts w:hint="eastAsia"/>
          </w:rPr>
          <w:t>上</w:t>
        </w:r>
      </w:ins>
      <w:del w:id="100" w:author="思漪 凌" w:date="2021-04-16T14:32:00Z">
        <w:r w:rsidR="00C663DD" w:rsidDel="00F41BB8">
          <w:rPr>
            <w:rFonts w:hint="eastAsia"/>
          </w:rPr>
          <w:delText>中</w:delText>
        </w:r>
      </w:del>
      <w:r w:rsidR="00C663DD">
        <w:rPr>
          <w:rFonts w:hint="eastAsia"/>
        </w:rPr>
        <w:t>的各</w:t>
      </w:r>
      <w:ins w:id="101" w:author="思漪 凌" w:date="2021-04-16T14:32:00Z">
        <w:r w:rsidR="00F41BB8">
          <w:rPr>
            <w:rFonts w:hint="eastAsia"/>
          </w:rPr>
          <w:t>个</w:t>
        </w:r>
      </w:ins>
      <w:del w:id="102" w:author="思漪 凌" w:date="2021-04-16T14:32:00Z">
        <w:r w:rsidR="00C663DD" w:rsidDel="00F41BB8">
          <w:rPr>
            <w:rFonts w:hint="eastAsia"/>
          </w:rPr>
          <w:delText>种</w:delText>
        </w:r>
      </w:del>
      <w:r w:rsidR="00C663DD">
        <w:rPr>
          <w:rFonts w:hint="eastAsia"/>
        </w:rPr>
        <w:t>地点</w:t>
      </w:r>
      <w:ins w:id="103" w:author="思漪 凌" w:date="2021-04-16T14:32:00Z">
        <w:r w:rsidR="00F41BB8">
          <w:rPr>
            <w:rFonts w:hint="eastAsia"/>
          </w:rPr>
          <w:t>，</w:t>
        </w:r>
      </w:ins>
      <w:del w:id="104" w:author="思漪 凌" w:date="2021-04-16T14:32:00Z">
        <w:r w:rsidR="00C663DD" w:rsidDel="00F41BB8">
          <w:rPr>
            <w:rFonts w:hint="eastAsia"/>
          </w:rPr>
          <w:delText>。这</w:delText>
        </w:r>
      </w:del>
      <w:r w:rsidR="00C663DD">
        <w:rPr>
          <w:rFonts w:hint="eastAsia"/>
        </w:rPr>
        <w:t>不仅是</w:t>
      </w:r>
      <w:del w:id="105" w:author="思漪 凌" w:date="2021-04-16T14:32:00Z">
        <w:r w:rsidR="00C663DD" w:rsidDel="00F41BB8">
          <w:rPr>
            <w:rFonts w:hint="eastAsia"/>
          </w:rPr>
          <w:delText>一个</w:delText>
        </w:r>
      </w:del>
      <w:ins w:id="106" w:author="思漪 凌" w:date="2021-04-16T14:32:00Z">
        <w:r w:rsidR="00F41BB8">
          <w:rPr>
            <w:rFonts w:hint="eastAsia"/>
          </w:rPr>
          <w:t>相当</w:t>
        </w:r>
      </w:ins>
      <w:del w:id="107" w:author="思漪 凌" w:date="2021-04-16T14:32:00Z">
        <w:r w:rsidR="00C663DD" w:rsidDel="00F41BB8">
          <w:rPr>
            <w:rFonts w:hint="eastAsia"/>
          </w:rPr>
          <w:delText>很</w:delText>
        </w:r>
      </w:del>
      <w:r w:rsidR="00C663DD">
        <w:rPr>
          <w:rFonts w:hint="eastAsia"/>
        </w:rPr>
        <w:t>有用的工具，而且也是版权保护的手段。在启动游戏的时候，你需要输入地图边缘的诗文中的三个单词进行校验。</w:t>
      </w:r>
    </w:p>
    <w:p w14:paraId="621231F8" w14:textId="31679368" w:rsidR="00C663DD" w:rsidRDefault="00C663DD" w:rsidP="00F348C6">
      <w:pPr>
        <w:pStyle w:val="-"/>
        <w:ind w:firstLine="420"/>
      </w:pPr>
      <w:del w:id="108" w:author="思漪 凌" w:date="2021-04-16T14:42:00Z">
        <w:r w:rsidDel="00082753">
          <w:rPr>
            <w:rFonts w:hint="eastAsia"/>
          </w:rPr>
          <w:delText>这</w:delText>
        </w:r>
      </w:del>
      <w:r>
        <w:rPr>
          <w:rFonts w:hint="eastAsia"/>
        </w:rPr>
        <w:t>游戏</w:t>
      </w:r>
      <w:ins w:id="109" w:author="思漪 凌" w:date="2021-04-16T14:42:00Z">
        <w:r w:rsidR="00082753">
          <w:rPr>
            <w:rFonts w:hint="eastAsia"/>
          </w:rPr>
          <w:t>各方面</w:t>
        </w:r>
      </w:ins>
      <w:del w:id="110" w:author="思漪 凌" w:date="2021-04-16T14:42:00Z">
        <w:r w:rsidDel="00082753">
          <w:rPr>
            <w:rFonts w:hint="eastAsia"/>
          </w:rPr>
          <w:delText>主要</w:delText>
        </w:r>
      </w:del>
      <w:r>
        <w:rPr>
          <w:rFonts w:hint="eastAsia"/>
        </w:rPr>
        <w:t>的魅力</w:t>
      </w:r>
      <w:del w:id="111" w:author="思漪 凌" w:date="2021-04-16T14:42:00Z">
        <w:r w:rsidDel="00082753">
          <w:rPr>
            <w:rFonts w:hint="eastAsia"/>
          </w:rPr>
          <w:delText>来自于</w:delText>
        </w:r>
      </w:del>
      <w:ins w:id="112" w:author="思漪 凌" w:date="2021-04-16T14:42:00Z">
        <w:r w:rsidR="00082753">
          <w:rPr>
            <w:rFonts w:hint="eastAsia"/>
          </w:rPr>
          <w:t>为</w:t>
        </w:r>
      </w:ins>
      <w:r w:rsidR="00E30B28">
        <w:rPr>
          <w:rFonts w:hint="eastAsia"/>
        </w:rPr>
        <w:t>探索的乐趣</w:t>
      </w:r>
      <w:ins w:id="113" w:author="思漪 凌" w:date="2021-04-16T14:42:00Z">
        <w:r w:rsidR="00082753">
          <w:rPr>
            <w:rFonts w:hint="eastAsia"/>
          </w:rPr>
          <w:t>增色不少</w:t>
        </w:r>
      </w:ins>
      <w:r w:rsidR="00E30B28">
        <w:rPr>
          <w:rFonts w:hint="eastAsia"/>
        </w:rPr>
        <w:t>。尽管</w:t>
      </w:r>
      <w:del w:id="114" w:author="思漪 凌" w:date="2021-04-16T14:42:00Z">
        <w:r w:rsidR="00E30B28" w:rsidDel="00082753">
          <w:rPr>
            <w:rFonts w:hint="eastAsia"/>
          </w:rPr>
          <w:delText>这游戏只有六首</w:delText>
        </w:r>
      </w:del>
      <w:r w:rsidR="00E30B28">
        <w:rPr>
          <w:rFonts w:hint="eastAsia"/>
        </w:rPr>
        <w:t>配乐</w:t>
      </w:r>
      <w:ins w:id="115" w:author="思漪 凌" w:date="2021-04-16T14:42:00Z">
        <w:r w:rsidR="00082753">
          <w:rPr>
            <w:rFonts w:hint="eastAsia"/>
          </w:rPr>
          <w:t>只有六首</w:t>
        </w:r>
      </w:ins>
      <w:r w:rsidR="00E30B28">
        <w:rPr>
          <w:rFonts w:hint="eastAsia"/>
        </w:rPr>
        <w:t>，但它们都充分发挥自己的价值，也充分利用了</w:t>
      </w:r>
      <w:r w:rsidR="00E30B28">
        <w:rPr>
          <w:rFonts w:hint="eastAsia"/>
        </w:rPr>
        <w:t xml:space="preserve"> Amiga</w:t>
      </w:r>
      <w:r w:rsidR="00E30B28">
        <w:t xml:space="preserve"> </w:t>
      </w:r>
      <w:r w:rsidR="00E30B28">
        <w:rPr>
          <w:rFonts w:hint="eastAsia"/>
        </w:rPr>
        <w:t>卓越的声音</w:t>
      </w:r>
      <w:ins w:id="116" w:author="思漪 凌" w:date="2021-04-16T14:43:00Z">
        <w:r w:rsidR="00082753">
          <w:rPr>
            <w:rFonts w:hint="eastAsia"/>
          </w:rPr>
          <w:t>功能</w:t>
        </w:r>
      </w:ins>
      <w:del w:id="117" w:author="思漪 凌" w:date="2021-04-16T14:43:00Z">
        <w:r w:rsidR="00E30B28" w:rsidDel="00082753">
          <w:rPr>
            <w:rFonts w:hint="eastAsia"/>
          </w:rPr>
          <w:delText>设备</w:delText>
        </w:r>
      </w:del>
      <w:r w:rsidR="006769D9">
        <w:rPr>
          <w:rFonts w:hint="eastAsia"/>
        </w:rPr>
        <w:t>。白天和夜晚的主题曲都很棒，</w:t>
      </w:r>
      <w:r w:rsidR="00DA2718">
        <w:rPr>
          <w:rFonts w:hint="eastAsia"/>
        </w:rPr>
        <w:t>偶尔会被战斗乐曲打断，因为</w:t>
      </w:r>
      <w:r w:rsidR="006769D9">
        <w:rPr>
          <w:rFonts w:hint="eastAsia"/>
        </w:rPr>
        <w:t>你</w:t>
      </w:r>
      <w:r w:rsidR="00DA2718">
        <w:rPr>
          <w:rFonts w:hint="eastAsia"/>
        </w:rPr>
        <w:t>可能会</w:t>
      </w:r>
      <w:r w:rsidR="006769D9">
        <w:rPr>
          <w:rFonts w:hint="eastAsia"/>
        </w:rPr>
        <w:t>被在地图边缘刷出来的怪物</w:t>
      </w:r>
      <w:r w:rsidR="00DA2718">
        <w:rPr>
          <w:rFonts w:hint="eastAsia"/>
        </w:rPr>
        <w:t>围追堵截。</w:t>
      </w:r>
    </w:p>
    <w:p w14:paraId="71916C0E" w14:textId="574E49AB" w:rsidR="00DA2718" w:rsidRDefault="00DA2718" w:rsidP="00F348C6">
      <w:pPr>
        <w:pStyle w:val="-"/>
        <w:ind w:firstLine="420"/>
      </w:pPr>
      <w:r>
        <w:rPr>
          <w:rFonts w:hint="eastAsia"/>
        </w:rPr>
        <w:t>如果玩家厌倦了徒步旅行，可以获得一个召唤海龟的能力。它会和善地让玩家骑在背上跨越海洋，</w:t>
      </w:r>
      <w:ins w:id="118" w:author="思漪 凌" w:date="2021-04-16T14:57:00Z">
        <w:r w:rsidR="00A01E94">
          <w:rPr>
            <w:rFonts w:hint="eastAsia"/>
          </w:rPr>
          <w:t>去到</w:t>
        </w:r>
      </w:ins>
      <w:del w:id="119" w:author="思漪 凌" w:date="2021-04-16T14:57:00Z">
        <w:r w:rsidDel="00A01E94">
          <w:rPr>
            <w:rFonts w:hint="eastAsia"/>
          </w:rPr>
          <w:delText>到达</w:delText>
        </w:r>
      </w:del>
      <w:r>
        <w:rPr>
          <w:rFonts w:hint="eastAsia"/>
        </w:rPr>
        <w:t>原来</w:t>
      </w:r>
      <w:ins w:id="120" w:author="思漪 凌" w:date="2021-04-16T14:57:00Z">
        <w:r w:rsidR="00A01E94">
          <w:rPr>
            <w:rFonts w:hint="eastAsia"/>
          </w:rPr>
          <w:t>无法</w:t>
        </w:r>
      </w:ins>
      <w:del w:id="121" w:author="思漪 凌" w:date="2021-04-16T14:57:00Z">
        <w:r w:rsidDel="00A01E94">
          <w:rPr>
            <w:rFonts w:hint="eastAsia"/>
          </w:rPr>
          <w:delText>不可</w:delText>
        </w:r>
      </w:del>
      <w:ins w:id="122" w:author="思漪 凌" w:date="2021-04-16T14:57:00Z">
        <w:r w:rsidR="00A01E94">
          <w:rPr>
            <w:rFonts w:hint="eastAsia"/>
          </w:rPr>
          <w:t>去到</w:t>
        </w:r>
      </w:ins>
      <w:del w:id="123" w:author="思漪 凌" w:date="2021-04-16T14:57:00Z">
        <w:r w:rsidDel="00A01E94">
          <w:rPr>
            <w:rFonts w:hint="eastAsia"/>
          </w:rPr>
          <w:delText>到达</w:delText>
        </w:r>
      </w:del>
      <w:r>
        <w:rPr>
          <w:rFonts w:hint="eastAsia"/>
        </w:rPr>
        <w:t>的</w:t>
      </w:r>
      <w:ins w:id="124" w:author="思漪 凌" w:date="2021-04-16T14:57:00Z">
        <w:r w:rsidR="00A01E94">
          <w:rPr>
            <w:rFonts w:hint="eastAsia"/>
          </w:rPr>
          <w:t>位置</w:t>
        </w:r>
      </w:ins>
      <w:del w:id="125" w:author="思漪 凌" w:date="2021-04-16T14:57:00Z">
        <w:r w:rsidDel="00A01E94">
          <w:rPr>
            <w:rFonts w:hint="eastAsia"/>
          </w:rPr>
          <w:delText>地方</w:delText>
        </w:r>
      </w:del>
      <w:r>
        <w:rPr>
          <w:rFonts w:hint="eastAsia"/>
        </w:rPr>
        <w:t>。之后</w:t>
      </w:r>
      <w:r w:rsidR="00F41F9D">
        <w:rPr>
          <w:rFonts w:hint="eastAsia"/>
        </w:rPr>
        <w:t>，玩家还可以使用</w:t>
      </w:r>
      <w:del w:id="126" w:author="思漪 凌" w:date="2021-04-16T14:58:00Z">
        <w:r w:rsidR="00F41F9D" w:rsidDel="00A01E94">
          <w:rPr>
            <w:rFonts w:hint="eastAsia"/>
          </w:rPr>
          <w:delText>一种</w:delText>
        </w:r>
      </w:del>
      <w:r w:rsidR="00F41F9D">
        <w:rPr>
          <w:rFonts w:hint="eastAsia"/>
        </w:rPr>
        <w:t>魔法套索驯化一种巨大的天鹅，然后就可以真正意义上</w:t>
      </w:r>
      <w:commentRangeStart w:id="127"/>
      <w:commentRangeStart w:id="128"/>
      <w:r w:rsidR="00F41F9D">
        <w:rPr>
          <w:rFonts w:hint="eastAsia"/>
        </w:rPr>
        <w:t>“直上云霄”（</w:t>
      </w:r>
      <w:r w:rsidR="00F41F9D">
        <w:rPr>
          <w:rFonts w:hint="eastAsia"/>
        </w:rPr>
        <w:t>wing</w:t>
      </w:r>
      <w:r w:rsidR="00F41F9D">
        <w:t xml:space="preserve"> </w:t>
      </w:r>
      <w:r w:rsidR="00F41F9D">
        <w:rPr>
          <w:rFonts w:hint="eastAsia"/>
        </w:rPr>
        <w:t>forth</w:t>
      </w:r>
      <w:r w:rsidR="00F41F9D">
        <w:t xml:space="preserve"> </w:t>
      </w:r>
      <w:r w:rsidR="00F41F9D">
        <w:rPr>
          <w:rFonts w:hint="eastAsia"/>
        </w:rPr>
        <w:t>in</w:t>
      </w:r>
      <w:r w:rsidR="00F41F9D">
        <w:t xml:space="preserve"> </w:t>
      </w:r>
      <w:r w:rsidR="00F41F9D">
        <w:rPr>
          <w:rFonts w:hint="eastAsia"/>
        </w:rPr>
        <w:t>flight</w:t>
      </w:r>
      <w:r w:rsidR="00F41F9D">
        <w:rPr>
          <w:rFonts w:hint="eastAsia"/>
        </w:rPr>
        <w:t>）</w:t>
      </w:r>
      <w:commentRangeEnd w:id="127"/>
      <w:r w:rsidR="00F41F9D">
        <w:rPr>
          <w:rStyle w:val="af3"/>
          <w:rFonts w:asciiTheme="minorHAnsi" w:eastAsiaTheme="minorEastAsia" w:hAnsiTheme="minorHAnsi"/>
        </w:rPr>
        <w:commentReference w:id="127"/>
      </w:r>
      <w:commentRangeEnd w:id="128"/>
      <w:r w:rsidR="00A01E94">
        <w:rPr>
          <w:rStyle w:val="af3"/>
          <w:rFonts w:asciiTheme="minorHAnsi" w:eastAsiaTheme="minorEastAsia" w:hAnsiTheme="minorHAnsi"/>
        </w:rPr>
        <w:commentReference w:id="128"/>
      </w:r>
      <w:r w:rsidR="00F41F9D">
        <w:rPr>
          <w:rFonts w:hint="eastAsia"/>
        </w:rPr>
        <w:t>了，就像诗文中说的那样。游戏中还有</w:t>
      </w:r>
      <w:r w:rsidR="00A04F2D">
        <w:rPr>
          <w:rFonts w:hint="eastAsia"/>
        </w:rPr>
        <w:t>一些</w:t>
      </w:r>
      <w:ins w:id="129" w:author="思漪 凌" w:date="2021-04-16T15:37:00Z">
        <w:r w:rsidR="00B83ADF">
          <w:rPr>
            <w:rFonts w:hint="eastAsia"/>
          </w:rPr>
          <w:t>符合日常生活</w:t>
        </w:r>
      </w:ins>
      <w:del w:id="130" w:author="思漪 凌" w:date="2021-04-16T15:37:00Z">
        <w:r w:rsidR="00A04F2D" w:rsidDel="00B83ADF">
          <w:rPr>
            <w:rFonts w:hint="eastAsia"/>
          </w:rPr>
          <w:delText>日常琐事</w:delText>
        </w:r>
      </w:del>
      <w:r w:rsidR="00A04F2D">
        <w:rPr>
          <w:rFonts w:hint="eastAsia"/>
        </w:rPr>
        <w:t>的设定，不仅有昼夜更替（一种绿色魔法宝石可以提供短暂的</w:t>
      </w:r>
      <w:ins w:id="131" w:author="思漪 凌" w:date="2021-04-16T15:37:00Z">
        <w:r w:rsidR="00B83ADF">
          <w:rPr>
            <w:rFonts w:hint="eastAsia"/>
          </w:rPr>
          <w:t>照明</w:t>
        </w:r>
      </w:ins>
      <w:del w:id="132" w:author="思漪 凌" w:date="2021-04-16T15:37:00Z">
        <w:r w:rsidR="00A04F2D" w:rsidDel="00B83ADF">
          <w:rPr>
            <w:rFonts w:hint="eastAsia"/>
          </w:rPr>
          <w:delText>亮光</w:delText>
        </w:r>
      </w:del>
      <w:r w:rsidR="00A04F2D">
        <w:rPr>
          <w:rFonts w:hint="eastAsia"/>
        </w:rPr>
        <w:t>），而且角色还需要食物和睡眠。</w:t>
      </w:r>
      <w:del w:id="133" w:author="思漪 凌" w:date="2021-04-16T15:38:00Z">
        <w:r w:rsidR="00A04F2D" w:rsidDel="00B83ADF">
          <w:rPr>
            <w:rFonts w:hint="eastAsia"/>
          </w:rPr>
          <w:delText>走太</w:delText>
        </w:r>
      </w:del>
      <w:r w:rsidR="00A04F2D">
        <w:rPr>
          <w:rFonts w:hint="eastAsia"/>
        </w:rPr>
        <w:t>长时间不在酒馆购买任何食物会引</w:t>
      </w:r>
      <w:ins w:id="134" w:author="思漪 凌" w:date="2021-04-16T15:39:00Z">
        <w:r w:rsidR="00B83ADF">
          <w:rPr>
            <w:rFonts w:hint="eastAsia"/>
          </w:rPr>
          <w:t>发</w:t>
        </w:r>
      </w:ins>
      <w:del w:id="135" w:author="思漪 凌" w:date="2021-04-16T15:39:00Z">
        <w:r w:rsidR="00A04F2D" w:rsidDel="00B83ADF">
          <w:rPr>
            <w:rFonts w:hint="eastAsia"/>
          </w:rPr>
          <w:delText>起</w:delText>
        </w:r>
      </w:del>
      <w:r w:rsidR="00A04F2D">
        <w:rPr>
          <w:rFonts w:hint="eastAsia"/>
        </w:rPr>
        <w:t>饥饿</w:t>
      </w:r>
      <w:ins w:id="136" w:author="思漪 凌" w:date="2021-04-16T15:39:00Z">
        <w:r w:rsidR="00B83ADF">
          <w:rPr>
            <w:rFonts w:hint="eastAsia"/>
          </w:rPr>
          <w:t>状态</w:t>
        </w:r>
      </w:ins>
      <w:r w:rsidR="00A04F2D">
        <w:rPr>
          <w:rFonts w:hint="eastAsia"/>
        </w:rPr>
        <w:t>并损失生命值；而长时间不睡觉又会让角色</w:t>
      </w:r>
      <w:del w:id="137" w:author="思漪 凌" w:date="2021-04-16T15:39:00Z">
        <w:r w:rsidR="00A04F2D" w:rsidDel="00B83ADF">
          <w:rPr>
            <w:rFonts w:hint="eastAsia"/>
          </w:rPr>
          <w:delText>用一种类似</w:delText>
        </w:r>
      </w:del>
      <w:ins w:id="138" w:author="思漪 凌" w:date="2021-04-16T15:39:00Z">
        <w:r w:rsidR="00B83ADF">
          <w:rPr>
            <w:rFonts w:hint="eastAsia"/>
          </w:rPr>
          <w:t>醉汉般</w:t>
        </w:r>
      </w:ins>
      <w:del w:id="139" w:author="思漪 凌" w:date="2021-04-16T15:39:00Z">
        <w:r w:rsidR="00A04F2D" w:rsidDel="00B83ADF">
          <w:rPr>
            <w:rFonts w:hint="eastAsia"/>
          </w:rPr>
          <w:delText>喝醉了的状态</w:delText>
        </w:r>
      </w:del>
      <w:ins w:id="140" w:author="思漪 凌" w:date="2021-04-16T15:39:00Z">
        <w:r w:rsidR="00B83ADF">
          <w:rPr>
            <w:rFonts w:hint="eastAsia"/>
          </w:rPr>
          <w:t>地走路</w:t>
        </w:r>
      </w:ins>
      <w:del w:id="141" w:author="思漪 凌" w:date="2021-04-16T15:39:00Z">
        <w:r w:rsidR="00A04F2D" w:rsidDel="00B83ADF">
          <w:rPr>
            <w:rFonts w:hint="eastAsia"/>
          </w:rPr>
          <w:delText>移动</w:delText>
        </w:r>
      </w:del>
      <w:r w:rsidR="00A04F2D">
        <w:rPr>
          <w:rFonts w:hint="eastAsia"/>
        </w:rPr>
        <w:t>，</w:t>
      </w:r>
      <w:r w:rsidR="00045C29">
        <w:rPr>
          <w:rFonts w:hint="eastAsia"/>
        </w:rPr>
        <w:t>而不是走直线！</w:t>
      </w:r>
    </w:p>
    <w:p w14:paraId="7E6C1BA6" w14:textId="4F435C5A" w:rsidR="00045C29" w:rsidRDefault="00045C29" w:rsidP="00F348C6">
      <w:pPr>
        <w:pStyle w:val="-"/>
        <w:ind w:firstLine="420"/>
      </w:pPr>
    </w:p>
    <w:p w14:paraId="36951D83" w14:textId="77777777" w:rsidR="00045C29" w:rsidRDefault="00045C29" w:rsidP="00045C29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23E45B13" wp14:editId="6B5B895A">
            <wp:extent cx="2959100" cy="2219325"/>
            <wp:effectExtent l="0" t="0" r="0" b="9525"/>
            <wp:docPr id="6" name="Picture 6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C8C0" w14:textId="6553CE33" w:rsidR="00045C29" w:rsidRDefault="00045C29" w:rsidP="00045C29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3A1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已故兄弟的亡魂会催促下一位兄弟去找他的遗物。</w:t>
      </w:r>
    </w:p>
    <w:p w14:paraId="0DA1C45E" w14:textId="02036A5B" w:rsidR="00045C29" w:rsidRDefault="00045C29" w:rsidP="00F348C6">
      <w:pPr>
        <w:pStyle w:val="-"/>
        <w:ind w:firstLine="420"/>
      </w:pPr>
    </w:p>
    <w:p w14:paraId="5813DD8E" w14:textId="2A5CEABB" w:rsidR="00045C29" w:rsidRDefault="0053248A" w:rsidP="00F348C6">
      <w:pPr>
        <w:pStyle w:val="-"/>
        <w:ind w:firstLine="420"/>
      </w:pPr>
      <w:r>
        <w:rPr>
          <w:rFonts w:hint="eastAsia"/>
        </w:rPr>
        <w:t>其他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元素在游戏中的体现就非常有限了，所以只能算是“轻度</w:t>
      </w:r>
      <w:r>
        <w:rPr>
          <w:rFonts w:hint="eastAsia"/>
        </w:rPr>
        <w:t xml:space="preserve"> RPG</w:t>
      </w:r>
      <w:r>
        <w:rPr>
          <w:rFonts w:hint="eastAsia"/>
        </w:rPr>
        <w:t>”（</w:t>
      </w:r>
      <w:r>
        <w:rPr>
          <w:rFonts w:hint="eastAsia"/>
        </w:rPr>
        <w:t>RPG</w:t>
      </w:r>
      <w:r>
        <w:t xml:space="preserve"> </w:t>
      </w:r>
      <w:r>
        <w:rPr>
          <w:rFonts w:hint="eastAsia"/>
        </w:rPr>
        <w:t>Lite</w:t>
      </w:r>
      <w:r>
        <w:rPr>
          <w:rFonts w:hint="eastAsia"/>
        </w:rPr>
        <w:t>）。每个兄弟只有四</w:t>
      </w:r>
      <w:ins w:id="142" w:author="思漪 凌" w:date="2021-04-16T15:42:00Z">
        <w:r w:rsidR="00B83ADF">
          <w:rPr>
            <w:rFonts w:hint="eastAsia"/>
          </w:rPr>
          <w:t>种</w:t>
        </w:r>
      </w:ins>
      <w:del w:id="143" w:author="思漪 凌" w:date="2021-04-16T15:42:00Z">
        <w:r w:rsidDel="00B83ADF">
          <w:rPr>
            <w:rFonts w:hint="eastAsia"/>
          </w:rPr>
          <w:delText>中</w:delText>
        </w:r>
      </w:del>
      <w:r>
        <w:rPr>
          <w:rFonts w:hint="eastAsia"/>
        </w:rPr>
        <w:t>属性：勇气（</w:t>
      </w:r>
      <w:r>
        <w:rPr>
          <w:rFonts w:hint="eastAsia"/>
        </w:rPr>
        <w:t>Bravery</w:t>
      </w:r>
      <w:r>
        <w:rPr>
          <w:rFonts w:hint="eastAsia"/>
        </w:rPr>
        <w:t>）、幸运（</w:t>
      </w:r>
      <w:r>
        <w:rPr>
          <w:rFonts w:hint="eastAsia"/>
        </w:rPr>
        <w:t>Luck</w:t>
      </w:r>
      <w:r>
        <w:rPr>
          <w:rFonts w:hint="eastAsia"/>
        </w:rPr>
        <w:t>）、友善（</w:t>
      </w:r>
      <w:r>
        <w:rPr>
          <w:rFonts w:hint="eastAsia"/>
        </w:rPr>
        <w:t>Kindness</w:t>
      </w:r>
      <w:r>
        <w:rPr>
          <w:rFonts w:hint="eastAsia"/>
        </w:rPr>
        <w:t>）、和生命力（</w:t>
      </w:r>
      <w:r>
        <w:rPr>
          <w:rFonts w:hint="eastAsia"/>
        </w:rPr>
        <w:t>Vitality</w:t>
      </w:r>
      <w:r>
        <w:rPr>
          <w:rFonts w:hint="eastAsia"/>
        </w:rPr>
        <w:t>）。战斗的胜利取决于</w:t>
      </w:r>
      <w:r w:rsidR="00724248">
        <w:rPr>
          <w:rFonts w:hint="eastAsia"/>
        </w:rPr>
        <w:t>勇气值，它会随着战斗中不断取胜而增长（生命力也是，只不过更慢一些）。这就形成一个良性循环，成功的角色会变得越来越强大而碾压一切战斗。</w:t>
      </w:r>
    </w:p>
    <w:p w14:paraId="18405168" w14:textId="092D1731" w:rsidR="00724248" w:rsidRDefault="00724248" w:rsidP="00F348C6">
      <w:pPr>
        <w:pStyle w:val="-"/>
        <w:ind w:firstLine="420"/>
      </w:pPr>
      <w:r>
        <w:rPr>
          <w:rFonts w:hint="eastAsia"/>
        </w:rPr>
        <w:t>在大多数情况下，你只能看到三种敌人：骷髅、</w:t>
      </w:r>
      <w:r w:rsidR="00770C88">
        <w:rPr>
          <w:rFonts w:hint="eastAsia"/>
        </w:rPr>
        <w:lastRenderedPageBreak/>
        <w:t>食人魔（</w:t>
      </w:r>
      <w:r w:rsidR="00770C88">
        <w:rPr>
          <w:rFonts w:hint="eastAsia"/>
        </w:rPr>
        <w:t>ogres</w:t>
      </w:r>
      <w:r w:rsidR="00770C88">
        <w:rPr>
          <w:rFonts w:hint="eastAsia"/>
        </w:rPr>
        <w:t>）、和看起来很像戒灵那兹古尔（</w:t>
      </w:r>
      <w:r w:rsidR="00770C88" w:rsidRPr="00770C88">
        <w:t>Nazgûl</w:t>
      </w:r>
      <w:r w:rsidR="00770C88">
        <w:rPr>
          <w:rFonts w:hint="eastAsia"/>
        </w:rPr>
        <w:t>）</w:t>
      </w:r>
      <w:r w:rsidR="00770C88">
        <w:rPr>
          <w:rStyle w:val="a9"/>
        </w:rPr>
        <w:footnoteReference w:id="5"/>
      </w:r>
      <w:r w:rsidR="00770C88">
        <w:rPr>
          <w:rFonts w:hint="eastAsia"/>
        </w:rPr>
        <w:t>的幽灵（</w:t>
      </w:r>
      <w:r w:rsidR="00770C88">
        <w:rPr>
          <w:rFonts w:hint="eastAsia"/>
        </w:rPr>
        <w:t>wraiths</w:t>
      </w:r>
      <w:r w:rsidR="00770C88">
        <w:rPr>
          <w:rFonts w:hint="eastAsia"/>
        </w:rPr>
        <w:t>）</w:t>
      </w:r>
      <w:r w:rsidR="007A4DC7">
        <w:rPr>
          <w:rFonts w:hint="eastAsia"/>
        </w:rPr>
        <w:t>。这些怪物会随机出现，让角色指向正确的角度并按下攻击键即可击败。</w:t>
      </w:r>
    </w:p>
    <w:p w14:paraId="21DF6C6C" w14:textId="1F51CAA1" w:rsidR="007A4DC7" w:rsidRDefault="00B003A1" w:rsidP="00F348C6">
      <w:pPr>
        <w:pStyle w:val="-"/>
        <w:ind w:firstLine="420"/>
      </w:pPr>
      <w:r>
        <w:rPr>
          <w:rFonts w:hint="eastAsia"/>
        </w:rPr>
        <w:t>另一件需要玩家持续做的事情就是收集金子和物品。游戏中有几</w:t>
      </w:r>
      <w:ins w:id="144" w:author="思漪 凌" w:date="2021-04-16T15:48:00Z">
        <w:r w:rsidR="008E3186">
          <w:rPr>
            <w:rFonts w:hint="eastAsia"/>
          </w:rPr>
          <w:t>样</w:t>
        </w:r>
      </w:ins>
      <w:del w:id="145" w:author="思漪 凌" w:date="2021-04-16T15:48:00Z">
        <w:r w:rsidDel="008E3186">
          <w:rPr>
            <w:rFonts w:hint="eastAsia"/>
          </w:rPr>
          <w:delText>个</w:delText>
        </w:r>
      </w:del>
      <w:r>
        <w:rPr>
          <w:rFonts w:hint="eastAsia"/>
        </w:rPr>
        <w:t>很有用的道具，例如：蓝色</w:t>
      </w:r>
      <w:del w:id="146" w:author="思漪 凌" w:date="2021-04-16T15:48:00Z">
        <w:r w:rsidDel="008E3186">
          <w:rPr>
            <w:rFonts w:hint="eastAsia"/>
          </w:rPr>
          <w:delText>的</w:delText>
        </w:r>
      </w:del>
      <w:r>
        <w:rPr>
          <w:rFonts w:hint="eastAsia"/>
        </w:rPr>
        <w:t>石头可以在石阵中进行快速传送，而鸟图腾可以点亮自己周围的地图，以及黄金指环可以短暂冻结时间。</w:t>
      </w:r>
    </w:p>
    <w:p w14:paraId="167A6B92" w14:textId="717D8425" w:rsidR="00B003A1" w:rsidRDefault="00B003A1" w:rsidP="00F348C6">
      <w:pPr>
        <w:pStyle w:val="-"/>
        <w:ind w:firstLine="420"/>
      </w:pPr>
    </w:p>
    <w:p w14:paraId="735BB5B3" w14:textId="77777777" w:rsidR="00B003A1" w:rsidRDefault="00B003A1" w:rsidP="00B003A1">
      <w:pPr>
        <w:pStyle w:val="-"/>
        <w:keepNext/>
        <w:ind w:firstLineChars="0" w:firstLine="0"/>
      </w:pPr>
      <w:r>
        <w:rPr>
          <w:noProof/>
        </w:rPr>
        <w:drawing>
          <wp:inline distT="0" distB="0" distL="0" distR="0" wp14:anchorId="1013EC86" wp14:editId="5BBBD280">
            <wp:extent cx="2959200" cy="22511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3E9" w14:textId="69DED8EC" w:rsidR="00B003A1" w:rsidRDefault="00B003A1" w:rsidP="00B003A1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巨大的天鹅</w:t>
      </w:r>
      <w:r w:rsidR="00D4089B">
        <w:rPr>
          <w:rFonts w:hint="eastAsia"/>
        </w:rPr>
        <w:t>可以让你在地图中快速穿梭到新地点，并且避免了很多战斗。</w:t>
      </w:r>
    </w:p>
    <w:p w14:paraId="51D92A44" w14:textId="2534BE7C" w:rsidR="00B003A1" w:rsidRDefault="00B003A1" w:rsidP="00F348C6">
      <w:pPr>
        <w:pStyle w:val="-"/>
        <w:ind w:firstLine="420"/>
      </w:pPr>
    </w:p>
    <w:p w14:paraId="737C7256" w14:textId="48B13534" w:rsidR="00D4089B" w:rsidRDefault="00D4089B" w:rsidP="00F348C6">
      <w:pPr>
        <w:pStyle w:val="-"/>
        <w:ind w:firstLine="420"/>
      </w:pPr>
      <w:r>
        <w:rPr>
          <w:rFonts w:hint="eastAsia"/>
        </w:rPr>
        <w:t>即使《仙境传说》销量不错，但它对于其他当时的</w:t>
      </w:r>
      <w:r>
        <w:rPr>
          <w:rFonts w:hint="eastAsia"/>
        </w:rPr>
        <w:t xml:space="preserve"> RPG</w:t>
      </w:r>
      <w:r>
        <w:t xml:space="preserve"> </w:t>
      </w:r>
      <w:r>
        <w:rPr>
          <w:rFonts w:hint="eastAsia"/>
        </w:rPr>
        <w:t>影响有限，而且直到</w:t>
      </w:r>
      <w:r>
        <w:rPr>
          <w:rFonts w:hint="eastAsia"/>
        </w:rPr>
        <w:t xml:space="preserve"> </w:t>
      </w:r>
      <w:r>
        <w:t xml:space="preserve">1997 </w:t>
      </w:r>
      <w:r>
        <w:rPr>
          <w:rFonts w:hint="eastAsia"/>
        </w:rPr>
        <w:t>年才出了续作。</w:t>
      </w:r>
      <w:r w:rsidR="005B2E3C">
        <w:rPr>
          <w:rFonts w:hint="eastAsia"/>
        </w:rPr>
        <w:t>《亡者大厅：仙境传说</w:t>
      </w:r>
      <w:r w:rsidR="005B2E3C">
        <w:rPr>
          <w:rFonts w:hint="eastAsia"/>
        </w:rPr>
        <w:t xml:space="preserve"> </w:t>
      </w:r>
      <w:r w:rsidR="005B2E3C">
        <w:t>2</w:t>
      </w:r>
      <w:r w:rsidR="005B2E3C">
        <w:rPr>
          <w:rFonts w:hint="eastAsia"/>
        </w:rPr>
        <w:t>》（</w:t>
      </w:r>
      <w:r w:rsidR="005B2E3C">
        <w:rPr>
          <w:rFonts w:hint="eastAsia"/>
        </w:rPr>
        <w:t>H</w:t>
      </w:r>
      <w:r w:rsidR="005B2E3C">
        <w:t>alls of the Dead: Faery Tale Adventure II</w:t>
      </w:r>
      <w:r w:rsidR="005B2E3C">
        <w:rPr>
          <w:rFonts w:hint="eastAsia"/>
        </w:rPr>
        <w:t>）</w:t>
      </w:r>
      <w:r w:rsidR="005B2E3C">
        <w:rPr>
          <w:rStyle w:val="a9"/>
        </w:rPr>
        <w:footnoteReference w:id="6"/>
      </w:r>
      <w:del w:id="147" w:author="思漪 凌" w:date="2021-04-16T15:49:00Z">
        <w:r w:rsidR="005B2E3C" w:rsidDel="008E3186">
          <w:rPr>
            <w:rFonts w:hint="eastAsia"/>
          </w:rPr>
          <w:delText>继续关注于</w:delText>
        </w:r>
      </w:del>
      <w:ins w:id="148" w:author="思漪 凌" w:date="2021-04-16T15:49:00Z">
        <w:r w:rsidR="008E3186">
          <w:rPr>
            <w:rFonts w:hint="eastAsia"/>
          </w:rPr>
          <w:t>的核心仍然是</w:t>
        </w:r>
      </w:ins>
      <w:r w:rsidR="005B2E3C">
        <w:rPr>
          <w:rFonts w:hint="eastAsia"/>
        </w:rPr>
        <w:t>无缝式的探索体验，但大幅修改了玩法，让</w:t>
      </w:r>
      <w:del w:id="149" w:author="思漪 凌" w:date="2021-04-16T15:49:00Z">
        <w:r w:rsidR="005B2E3C" w:rsidDel="008E3186">
          <w:rPr>
            <w:rFonts w:hint="eastAsia"/>
          </w:rPr>
          <w:delText>所有</w:delText>
        </w:r>
      </w:del>
      <w:r w:rsidR="005B2E3C">
        <w:rPr>
          <w:rFonts w:hint="eastAsia"/>
        </w:rPr>
        <w:t>三兄弟组成一个小队</w:t>
      </w:r>
      <w:ins w:id="150" w:author="思漪 凌" w:date="2021-04-16T15:49:00Z">
        <w:r w:rsidR="008E3186">
          <w:rPr>
            <w:rFonts w:hint="eastAsia"/>
          </w:rPr>
          <w:t>，</w:t>
        </w:r>
      </w:ins>
      <w:r w:rsidR="00907D00">
        <w:rPr>
          <w:rFonts w:hint="eastAsia"/>
        </w:rPr>
        <w:t>而且</w:t>
      </w:r>
      <w:del w:id="151" w:author="思漪 凌" w:date="2021-04-16T15:50:00Z">
        <w:r w:rsidR="00907D00" w:rsidDel="008E3186">
          <w:rPr>
            <w:rFonts w:hint="eastAsia"/>
          </w:rPr>
          <w:delText>加入了</w:delText>
        </w:r>
      </w:del>
      <w:ins w:id="152" w:author="思漪 凌" w:date="2021-04-16T15:50:00Z">
        <w:r w:rsidR="008E3186">
          <w:rPr>
            <w:rFonts w:hint="eastAsia"/>
          </w:rPr>
          <w:t>把</w:t>
        </w:r>
      </w:ins>
      <w:del w:id="153" w:author="思漪 凌" w:date="2021-04-16T15:50:00Z">
        <w:r w:rsidR="00907D00" w:rsidDel="008E3186">
          <w:rPr>
            <w:rFonts w:hint="eastAsia"/>
          </w:rPr>
          <w:delText>回合制</w:delText>
        </w:r>
      </w:del>
      <w:r w:rsidR="00907D00">
        <w:rPr>
          <w:rFonts w:hint="eastAsia"/>
        </w:rPr>
        <w:t>战斗</w:t>
      </w:r>
      <w:ins w:id="154" w:author="思漪 凌" w:date="2021-04-16T15:50:00Z">
        <w:r w:rsidR="008E3186">
          <w:rPr>
            <w:rFonts w:hint="eastAsia"/>
          </w:rPr>
          <w:t>改成了回合制</w:t>
        </w:r>
      </w:ins>
      <w:r w:rsidR="00907D00">
        <w:rPr>
          <w:rFonts w:hint="eastAsia"/>
        </w:rPr>
        <w:t>。</w:t>
      </w:r>
      <w:ins w:id="155" w:author="思漪 凌" w:date="2021-04-16T15:50:00Z">
        <w:r w:rsidR="008E3186">
          <w:rPr>
            <w:rFonts w:hint="eastAsia"/>
          </w:rPr>
          <w:t>遗憾</w:t>
        </w:r>
      </w:ins>
      <w:del w:id="156" w:author="思漪 凌" w:date="2021-04-16T15:50:00Z">
        <w:r w:rsidR="00907D00" w:rsidDel="008E3186">
          <w:rPr>
            <w:rFonts w:hint="eastAsia"/>
          </w:rPr>
          <w:delText>不幸</w:delText>
        </w:r>
      </w:del>
      <w:r w:rsidR="00907D00">
        <w:rPr>
          <w:rFonts w:hint="eastAsia"/>
        </w:rPr>
        <w:t>的是，这种野心勃勃的</w:t>
      </w:r>
      <w:del w:id="157" w:author="思漪 凌" w:date="2021-04-16T15:50:00Z">
        <w:r w:rsidR="00907D00" w:rsidDel="008E3186">
          <w:rPr>
            <w:rFonts w:hint="eastAsia"/>
          </w:rPr>
          <w:delText>基于</w:delText>
        </w:r>
      </w:del>
      <w:r w:rsidR="00907D00">
        <w:rPr>
          <w:rFonts w:hint="eastAsia"/>
        </w:rPr>
        <w:t>鼠标</w:t>
      </w:r>
      <w:del w:id="158" w:author="思漪 凌" w:date="2021-04-16T15:50:00Z">
        <w:r w:rsidR="00907D00" w:rsidDel="008E3186">
          <w:rPr>
            <w:rFonts w:hint="eastAsia"/>
          </w:rPr>
          <w:delText>的</w:delText>
        </w:r>
      </w:del>
      <w:r w:rsidR="00907D00">
        <w:rPr>
          <w:rFonts w:hint="eastAsia"/>
        </w:rPr>
        <w:t>控制方式，和漏洞百出的寻路算法使得最基本的移动操作都无比艰难。由于是在开发商</w:t>
      </w:r>
      <w:r w:rsidR="00907D00">
        <w:rPr>
          <w:rFonts w:hint="eastAsia"/>
        </w:rPr>
        <w:t xml:space="preserve"> The</w:t>
      </w:r>
      <w:r w:rsidR="00907D00">
        <w:t xml:space="preserve"> </w:t>
      </w:r>
      <w:r w:rsidR="00907D00">
        <w:rPr>
          <w:rFonts w:hint="eastAsia"/>
        </w:rPr>
        <w:t>Dreamer</w:t>
      </w:r>
      <w:r w:rsidR="00907D00">
        <w:t>’</w:t>
      </w:r>
      <w:r w:rsidR="00907D00">
        <w:rPr>
          <w:rFonts w:hint="eastAsia"/>
        </w:rPr>
        <w:t>s</w:t>
      </w:r>
      <w:r w:rsidR="00907D00">
        <w:t xml:space="preserve"> </w:t>
      </w:r>
      <w:r w:rsidR="00907D00">
        <w:rPr>
          <w:rFonts w:hint="eastAsia"/>
        </w:rPr>
        <w:t>Guild</w:t>
      </w:r>
      <w:r w:rsidR="00907D00">
        <w:t xml:space="preserve"> </w:t>
      </w:r>
      <w:r w:rsidR="00907D00">
        <w:rPr>
          <w:rFonts w:hint="eastAsia"/>
        </w:rPr>
        <w:t>破产之后发售，《亡者大厅》</w:t>
      </w:r>
      <w:r w:rsidR="00A57A22">
        <w:rPr>
          <w:rFonts w:hint="eastAsia"/>
        </w:rPr>
        <w:t>的内容体量在最后关头被大幅削减，并消失在历史长河中</w:t>
      </w:r>
      <w:r w:rsidR="00C56F3F">
        <w:rPr>
          <w:rStyle w:val="a9"/>
        </w:rPr>
        <w:footnoteReference w:id="7"/>
      </w:r>
      <w:r w:rsidR="00A57A22">
        <w:rPr>
          <w:rFonts w:hint="eastAsia"/>
        </w:rPr>
        <w:t>。</w:t>
      </w:r>
    </w:p>
    <w:p w14:paraId="7D644A57" w14:textId="7389D877" w:rsidR="00C4531B" w:rsidRDefault="00C4531B" w:rsidP="00F348C6">
      <w:pPr>
        <w:pStyle w:val="-"/>
        <w:ind w:firstLine="420"/>
      </w:pPr>
      <w:r>
        <w:rPr>
          <w:rFonts w:hint="eastAsia"/>
        </w:rPr>
        <w:t>尽管如此，《仙境传说》的基础设计为后来开放世界“步行模拟器”类游戏提供了指引。在对</w:t>
      </w:r>
      <w:del w:id="159" w:author="思漪 凌" w:date="2021-04-16T15:51:00Z">
        <w:r w:rsidDel="008E3186">
          <w:rPr>
            <w:rFonts w:hint="eastAsia"/>
          </w:rPr>
          <w:delText>于</w:delText>
        </w:r>
      </w:del>
      <w:r>
        <w:rPr>
          <w:rFonts w:hint="eastAsia"/>
        </w:rPr>
        <w:t>这种魅力不太</w:t>
      </w:r>
      <w:ins w:id="160" w:author="思漪 凌" w:date="2021-04-16T15:51:00Z">
        <w:r w:rsidR="008E3186">
          <w:rPr>
            <w:rFonts w:hint="eastAsia"/>
          </w:rPr>
          <w:t>感冒</w:t>
        </w:r>
      </w:ins>
      <w:del w:id="161" w:author="思漪 凌" w:date="2021-04-16T15:51:00Z">
        <w:r w:rsidDel="008E3186">
          <w:rPr>
            <w:rFonts w:hint="eastAsia"/>
          </w:rPr>
          <w:delText>感兴趣</w:delText>
        </w:r>
      </w:del>
      <w:r>
        <w:rPr>
          <w:rFonts w:hint="eastAsia"/>
        </w:rPr>
        <w:t>的人看来</w:t>
      </w:r>
      <w:ins w:id="162" w:author="思漪 凌" w:date="2021-04-16T15:52:00Z">
        <w:r w:rsidR="008E3186">
          <w:rPr>
            <w:rFonts w:hint="eastAsia"/>
          </w:rPr>
          <w:t>，《仙境传说》</w:t>
        </w:r>
      </w:ins>
      <w:del w:id="163" w:author="思漪 凌" w:date="2021-04-16T15:52:00Z">
        <w:r w:rsidDel="008E3186">
          <w:rPr>
            <w:rFonts w:hint="eastAsia"/>
          </w:rPr>
          <w:delText>这游戏</w:delText>
        </w:r>
      </w:del>
      <w:r>
        <w:rPr>
          <w:rFonts w:hint="eastAsia"/>
        </w:rPr>
        <w:t>是枯燥乏味的</w:t>
      </w:r>
      <w:r w:rsidR="00352653">
        <w:rPr>
          <w:rFonts w:hint="eastAsia"/>
        </w:rPr>
        <w:t>。</w:t>
      </w:r>
      <w:ins w:id="164" w:author="思漪 凌" w:date="2021-04-16T15:52:00Z">
        <w:r w:rsidR="008E3186">
          <w:rPr>
            <w:rFonts w:hint="eastAsia"/>
          </w:rPr>
          <w:t>但</w:t>
        </w:r>
      </w:ins>
      <w:r w:rsidR="00352653">
        <w:rPr>
          <w:rFonts w:hint="eastAsia"/>
        </w:rPr>
        <w:t>尽管有种种瑕疵，如果你能足够幸运在当年首发平台上玩到《仙境传说》，它依旧能</w:t>
      </w:r>
      <w:r w:rsidR="00A870E7">
        <w:rPr>
          <w:rFonts w:hint="eastAsia"/>
        </w:rPr>
        <w:t>勾起你的怜爱</w:t>
      </w:r>
      <w:ins w:id="165" w:author="思漪 凌" w:date="2021-04-16T15:52:00Z">
        <w:r w:rsidR="008E3186">
          <w:rPr>
            <w:rFonts w:hint="eastAsia"/>
          </w:rPr>
          <w:t>和怀念</w:t>
        </w:r>
      </w:ins>
      <w:r w:rsidR="00A870E7">
        <w:rPr>
          <w:rFonts w:hint="eastAsia"/>
        </w:rPr>
        <w:t>之情。</w:t>
      </w:r>
    </w:p>
    <w:p w14:paraId="60D50083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21"/>
      <w:footerReference w:type="default" r:id="rId22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Fan Quan" w:date="2021-03-21T15:45:00Z" w:initials="FQ">
    <w:p w14:paraId="3C38397D" w14:textId="24E550B9" w:rsidR="00F41F9D" w:rsidRDefault="00F41F9D">
      <w:pPr>
        <w:pStyle w:val="af4"/>
      </w:pPr>
      <w:r>
        <w:rPr>
          <w:rStyle w:val="af3"/>
        </w:rPr>
        <w:annotationRef/>
      </w:r>
      <w:r>
        <w:rPr>
          <w:rFonts w:hint="eastAsia"/>
        </w:rPr>
        <w:t>校对可以帮忙再润色一下</w:t>
      </w:r>
    </w:p>
  </w:comment>
  <w:comment w:id="128" w:author="思漪 凌" w:date="2021-04-16T14:58:00Z" w:initials="思漪">
    <w:p w14:paraId="37DBCDFB" w14:textId="775E6EB0" w:rsidR="00A01E94" w:rsidRDefault="00A01E94">
      <w:pPr>
        <w:pStyle w:val="af4"/>
        <w:rPr>
          <w:rFonts w:hint="eastAsia"/>
        </w:rPr>
      </w:pPr>
      <w:r>
        <w:rPr>
          <w:rStyle w:val="af3"/>
        </w:rPr>
        <w:annotationRef/>
      </w:r>
      <w:r w:rsidR="00820B11">
        <w:rPr>
          <w:rFonts w:hint="eastAsia"/>
        </w:rPr>
        <w:t>可以改成“扶摇直上九万里”？对应“诗文中说的那样”（转换成中文的文言诗）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C38397D" w15:done="1"/>
  <w15:commentEx w15:paraId="37DBCDFB" w15:paraIdParent="3C38397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1E8A3" w16cex:dateUtc="2021-03-21T22:45:00Z"/>
  <w16cex:commentExtensible w16cex:durableId="242424A5" w16cex:dateUtc="2021-04-16T0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C38397D" w16cid:durableId="2401E8A3"/>
  <w16cid:commentId w16cid:paraId="37DBCDFB" w16cid:durableId="242424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87DD6A" w14:textId="77777777" w:rsidR="00D04191" w:rsidRDefault="00D04191" w:rsidP="00F841EF">
      <w:r>
        <w:separator/>
      </w:r>
    </w:p>
  </w:endnote>
  <w:endnote w:type="continuationSeparator" w:id="0">
    <w:p w14:paraId="73852FD6" w14:textId="77777777" w:rsidR="00D04191" w:rsidRDefault="00D04191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2C9E9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1A6A8B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22BA1" w14:textId="77777777" w:rsidR="00D04191" w:rsidRDefault="00D04191" w:rsidP="00F841EF">
      <w:r>
        <w:separator/>
      </w:r>
    </w:p>
  </w:footnote>
  <w:footnote w:type="continuationSeparator" w:id="0">
    <w:p w14:paraId="3468A3FC" w14:textId="77777777" w:rsidR="00D04191" w:rsidRDefault="00D04191" w:rsidP="00F841EF">
      <w:r>
        <w:continuationSeparator/>
      </w:r>
    </w:p>
  </w:footnote>
  <w:footnote w:id="1">
    <w:p w14:paraId="1D465374" w14:textId="0E4EB680" w:rsidR="00B02C32" w:rsidRPr="00B02C32" w:rsidRDefault="00B02C32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David</w:t>
      </w:r>
      <w:r>
        <w:t xml:space="preserve"> </w:t>
      </w:r>
      <w:r>
        <w:rPr>
          <w:rFonts w:hint="eastAsia"/>
        </w:rPr>
        <w:t>Joiner</w:t>
      </w:r>
      <w:r>
        <w:t xml:space="preserve"> </w:t>
      </w:r>
      <w:r>
        <w:rPr>
          <w:rFonts w:hint="eastAsia"/>
        </w:rPr>
        <w:t>作为游戏设计师</w:t>
      </w:r>
      <w:ins w:id="21" w:author="思漪 凌" w:date="2021-04-16T14:09:00Z">
        <w:r w:rsidR="00EB1BC9">
          <w:rPr>
            <w:rFonts w:hint="eastAsia"/>
          </w:rPr>
          <w:t>的第一部作品是</w:t>
        </w:r>
      </w:ins>
      <w:del w:id="22" w:author="思漪 凌" w:date="2021-04-16T14:09:00Z">
        <w:r w:rsidDel="00EB1BC9">
          <w:rPr>
            <w:rFonts w:hint="eastAsia"/>
          </w:rPr>
          <w:delText>的职业生涯</w:delText>
        </w:r>
        <w:r w:rsidR="001E566C" w:rsidDel="00EB1BC9">
          <w:rPr>
            <w:rFonts w:hint="eastAsia"/>
          </w:rPr>
          <w:delText>从一个为</w:delText>
        </w:r>
      </w:del>
      <w:ins w:id="23" w:author="思漪 凌" w:date="2021-04-16T14:09:00Z">
        <w:r w:rsidR="00EB1BC9">
          <w:rPr>
            <w:rFonts w:hint="eastAsia"/>
          </w:rPr>
          <w:t>在</w:t>
        </w:r>
      </w:ins>
      <w:r w:rsidR="001E566C">
        <w:rPr>
          <w:rFonts w:hint="eastAsia"/>
        </w:rPr>
        <w:t>美国战略空军司令部（U.S.</w:t>
      </w:r>
      <w:r w:rsidR="001E566C">
        <w:t xml:space="preserve"> </w:t>
      </w:r>
      <w:r w:rsidR="001E566C">
        <w:rPr>
          <w:rFonts w:hint="eastAsia"/>
        </w:rPr>
        <w:t>Strategic</w:t>
      </w:r>
      <w:r w:rsidR="001E566C">
        <w:t xml:space="preserve"> </w:t>
      </w:r>
      <w:r w:rsidR="001E566C">
        <w:rPr>
          <w:rFonts w:hint="eastAsia"/>
        </w:rPr>
        <w:t>Air</w:t>
      </w:r>
      <w:r w:rsidR="001E566C">
        <w:t xml:space="preserve"> </w:t>
      </w:r>
      <w:r w:rsidR="001E566C">
        <w:rPr>
          <w:rFonts w:hint="eastAsia"/>
        </w:rPr>
        <w:t>Command）的大型机平台</w:t>
      </w:r>
      <w:ins w:id="24" w:author="思漪 凌" w:date="2021-04-16T14:09:00Z">
        <w:r w:rsidR="00EB1BC9">
          <w:rPr>
            <w:rFonts w:hint="eastAsia"/>
          </w:rPr>
          <w:t>上偷偷摸摸</w:t>
        </w:r>
      </w:ins>
      <w:r w:rsidR="001E566C">
        <w:rPr>
          <w:rFonts w:hint="eastAsia"/>
        </w:rPr>
        <w:t>写的“太空战争”游戏</w:t>
      </w:r>
      <w:del w:id="25" w:author="思漪 凌" w:date="2021-04-16T14:09:00Z">
        <w:r w:rsidR="001E566C" w:rsidDel="00EB1BC9">
          <w:rPr>
            <w:rFonts w:hint="eastAsia"/>
          </w:rPr>
          <w:delText>秘密开始的</w:delText>
        </w:r>
      </w:del>
      <w:r w:rsidR="001E566C">
        <w:rPr>
          <w:rFonts w:hint="eastAsia"/>
        </w:rPr>
        <w:t>，</w:t>
      </w:r>
      <w:ins w:id="26" w:author="思漪 凌" w:date="2021-04-16T14:09:00Z">
        <w:r w:rsidR="00EB1BC9">
          <w:rPr>
            <w:rFonts w:hint="eastAsia"/>
          </w:rPr>
          <w:t>而</w:t>
        </w:r>
      </w:ins>
      <w:ins w:id="27" w:author="思漪 凌" w:date="2021-04-16T14:10:00Z">
        <w:r w:rsidR="00EB1BC9">
          <w:rPr>
            <w:rFonts w:hint="eastAsia"/>
          </w:rPr>
          <w:t>他最后为</w:t>
        </w:r>
      </w:ins>
      <w:del w:id="28" w:author="思漪 凌" w:date="2021-04-16T14:09:00Z">
        <w:r w:rsidR="001E566C" w:rsidDel="00EB1BC9">
          <w:rPr>
            <w:rFonts w:hint="eastAsia"/>
          </w:rPr>
          <w:delText>结束于</w:delText>
        </w:r>
      </w:del>
      <w:r w:rsidR="001E566C">
        <w:rPr>
          <w:rFonts w:hint="eastAsia"/>
        </w:rPr>
        <w:t xml:space="preserve"> EA Maxis</w:t>
      </w:r>
      <w:r w:rsidR="001E566C">
        <w:t xml:space="preserve"> </w:t>
      </w:r>
      <w:r w:rsidR="001E566C">
        <w:rPr>
          <w:rFonts w:hint="eastAsia"/>
        </w:rPr>
        <w:t>工作室</w:t>
      </w:r>
      <w:ins w:id="29" w:author="思漪 凌" w:date="2021-04-16T14:10:00Z">
        <w:r w:rsidR="00EB1BC9">
          <w:rPr>
            <w:rFonts w:hint="eastAsia"/>
          </w:rPr>
          <w:t>制作了</w:t>
        </w:r>
      </w:ins>
      <w:del w:id="30" w:author="思漪 凌" w:date="2021-04-16T14:10:00Z">
        <w:r w:rsidR="001E566C" w:rsidDel="00EB1BC9">
          <w:rPr>
            <w:rFonts w:hint="eastAsia"/>
          </w:rPr>
          <w:delText>的</w:delText>
        </w:r>
      </w:del>
      <w:r w:rsidR="001E566C">
        <w:rPr>
          <w:rFonts w:hint="eastAsia"/>
        </w:rPr>
        <w:t xml:space="preserve">《模拟城市 </w:t>
      </w:r>
      <w:r w:rsidR="001E566C">
        <w:t>4</w:t>
      </w:r>
      <w:r w:rsidR="001E566C">
        <w:rPr>
          <w:rFonts w:hint="eastAsia"/>
        </w:rPr>
        <w:t xml:space="preserve">》和《模拟人生 </w:t>
      </w:r>
      <w:r w:rsidR="001E566C">
        <w:t>2</w:t>
      </w:r>
      <w:r w:rsidR="001E566C">
        <w:rPr>
          <w:rFonts w:hint="eastAsia"/>
        </w:rPr>
        <w:t>》。</w:t>
      </w:r>
    </w:p>
  </w:footnote>
  <w:footnote w:id="2">
    <w:p w14:paraId="7B8BA63F" w14:textId="4FCD5FF6" w:rsidR="001E566C" w:rsidRPr="001E566C" w:rsidRDefault="001E566C">
      <w:pPr>
        <w:pStyle w:val="a7"/>
      </w:pPr>
      <w:r>
        <w:rPr>
          <w:rStyle w:val="a9"/>
        </w:rPr>
        <w:footnoteRef/>
      </w:r>
      <w:r w:rsidR="00721A27">
        <w:t xml:space="preserve"> </w:t>
      </w:r>
      <w:r w:rsidR="0005508E">
        <w:rPr>
          <w:rFonts w:hint="eastAsia"/>
        </w:rPr>
        <w:t>译者注：</w:t>
      </w:r>
      <w:r w:rsidR="00721A27">
        <w:rPr>
          <w:rFonts w:hint="eastAsia"/>
        </w:rPr>
        <w:t xml:space="preserve">美国战略空军司令部建立于 </w:t>
      </w:r>
      <w:r w:rsidR="00721A27">
        <w:t xml:space="preserve">1948 </w:t>
      </w:r>
      <w:r w:rsidR="00721A27">
        <w:rPr>
          <w:rFonts w:hint="eastAsia"/>
        </w:rPr>
        <w:t>年，负责监控外来武器侵犯，并制定初步应对策略的军事指挥机构。2</w:t>
      </w:r>
      <w:r w:rsidR="00721A27">
        <w:t xml:space="preserve">009 </w:t>
      </w:r>
      <w:r w:rsidR="00721A27">
        <w:rPr>
          <w:rFonts w:hint="eastAsia"/>
        </w:rPr>
        <w:t xml:space="preserve">年 </w:t>
      </w:r>
      <w:r w:rsidR="00721A27">
        <w:t xml:space="preserve">8 </w:t>
      </w:r>
      <w:r w:rsidR="00721A27">
        <w:rPr>
          <w:rFonts w:hint="eastAsia"/>
        </w:rPr>
        <w:t xml:space="preserve">月 </w:t>
      </w:r>
      <w:r w:rsidR="00721A27">
        <w:t xml:space="preserve">7 </w:t>
      </w:r>
      <w:r w:rsidR="00721A27">
        <w:rPr>
          <w:rFonts w:hint="eastAsia"/>
        </w:rPr>
        <w:t>日改名为空军全球打击司令部（Air</w:t>
      </w:r>
      <w:r w:rsidR="00721A27">
        <w:t xml:space="preserve"> </w:t>
      </w:r>
      <w:r w:rsidR="00721A27">
        <w:rPr>
          <w:rFonts w:hint="eastAsia"/>
        </w:rPr>
        <w:t>Force</w:t>
      </w:r>
      <w:r w:rsidR="00721A27">
        <w:t xml:space="preserve"> </w:t>
      </w:r>
      <w:r w:rsidR="00721A27">
        <w:rPr>
          <w:rFonts w:hint="eastAsia"/>
        </w:rPr>
        <w:t>Global</w:t>
      </w:r>
      <w:r w:rsidR="00721A27">
        <w:t xml:space="preserve"> </w:t>
      </w:r>
      <w:r w:rsidR="00721A27">
        <w:rPr>
          <w:rFonts w:hint="eastAsia"/>
        </w:rPr>
        <w:t>Strike</w:t>
      </w:r>
      <w:r w:rsidR="00721A27">
        <w:t xml:space="preserve"> </w:t>
      </w:r>
      <w:r w:rsidR="00721A27">
        <w:rPr>
          <w:rFonts w:hint="eastAsia"/>
        </w:rPr>
        <w:t>Command），拥有对所有美国空军轰炸机和洲际弹道导弹不对的控制权。</w:t>
      </w:r>
    </w:p>
  </w:footnote>
  <w:footnote w:id="3">
    <w:p w14:paraId="4F6465C0" w14:textId="3FDE2B9E" w:rsidR="0005508E" w:rsidRPr="0005508E" w:rsidRDefault="0005508E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译者注：Maxis</w:t>
      </w:r>
      <w:r>
        <w:t xml:space="preserve"> </w:t>
      </w:r>
      <w:r w:rsidR="006310A0">
        <w:rPr>
          <w:rFonts w:hint="eastAsia"/>
        </w:rPr>
        <w:t xml:space="preserve">最早成立于 </w:t>
      </w:r>
      <w:r w:rsidR="006310A0">
        <w:t xml:space="preserve">1987 </w:t>
      </w:r>
      <w:r w:rsidR="006310A0">
        <w:rPr>
          <w:rFonts w:hint="eastAsia"/>
        </w:rPr>
        <w:t xml:space="preserve">年，于 </w:t>
      </w:r>
      <w:r w:rsidR="006310A0">
        <w:t xml:space="preserve">1997 </w:t>
      </w:r>
      <w:r w:rsidR="006310A0">
        <w:rPr>
          <w:rFonts w:hint="eastAsia"/>
        </w:rPr>
        <w:t>年被 EA</w:t>
      </w:r>
      <w:r w:rsidR="006310A0">
        <w:t xml:space="preserve"> </w:t>
      </w:r>
      <w:r w:rsidR="006310A0">
        <w:rPr>
          <w:rFonts w:hint="eastAsia"/>
        </w:rPr>
        <w:t>收购。代表作品有《模拟城市》系列、《模拟人生》系列、《孢子》等。2</w:t>
      </w:r>
      <w:r w:rsidR="006310A0">
        <w:t xml:space="preserve">015 </w:t>
      </w:r>
      <w:r w:rsidR="006310A0">
        <w:rPr>
          <w:rFonts w:hint="eastAsia"/>
        </w:rPr>
        <w:t>年 EA</w:t>
      </w:r>
      <w:r w:rsidR="006310A0">
        <w:t xml:space="preserve"> </w:t>
      </w:r>
      <w:r w:rsidR="006310A0">
        <w:rPr>
          <w:rFonts w:hint="eastAsia"/>
        </w:rPr>
        <w:t>宣布关闭 Maxis</w:t>
      </w:r>
      <w:r w:rsidR="006310A0">
        <w:t xml:space="preserve"> </w:t>
      </w:r>
      <w:r w:rsidR="006310A0">
        <w:rPr>
          <w:rFonts w:hint="eastAsia"/>
        </w:rPr>
        <w:t>总部所在的</w:t>
      </w:r>
      <w:r w:rsidR="006310A0">
        <w:t xml:space="preserve"> </w:t>
      </w:r>
      <w:r w:rsidR="006310A0">
        <w:rPr>
          <w:rFonts w:hint="eastAsia"/>
        </w:rPr>
        <w:t>Emeryville</w:t>
      </w:r>
      <w:r w:rsidR="006310A0">
        <w:t xml:space="preserve"> </w:t>
      </w:r>
      <w:r w:rsidR="006310A0">
        <w:rPr>
          <w:rFonts w:hint="eastAsia"/>
        </w:rPr>
        <w:t>工作室，《模拟城市》和《模拟人生》的开发工作转移给 EA</w:t>
      </w:r>
      <w:r w:rsidR="006310A0">
        <w:t xml:space="preserve"> </w:t>
      </w:r>
      <w:r w:rsidR="006310A0">
        <w:rPr>
          <w:rFonts w:hint="eastAsia"/>
        </w:rPr>
        <w:t>在 Redwood</w:t>
      </w:r>
      <w:r w:rsidR="006310A0">
        <w:t xml:space="preserve"> </w:t>
      </w:r>
      <w:r w:rsidR="006310A0">
        <w:rPr>
          <w:rFonts w:hint="eastAsia"/>
        </w:rPr>
        <w:t>的工作室</w:t>
      </w:r>
      <w:r w:rsidR="00CC00EA">
        <w:rPr>
          <w:rFonts w:hint="eastAsia"/>
        </w:rPr>
        <w:t>，原有 Maxis</w:t>
      </w:r>
      <w:r w:rsidR="00CC00EA">
        <w:t xml:space="preserve"> </w:t>
      </w:r>
      <w:r w:rsidR="00CC00EA">
        <w:rPr>
          <w:rFonts w:hint="eastAsia"/>
        </w:rPr>
        <w:t>员工可以选择转移到 EA</w:t>
      </w:r>
      <w:r w:rsidR="00CC00EA">
        <w:t xml:space="preserve"> </w:t>
      </w:r>
      <w:r w:rsidR="00CC00EA">
        <w:rPr>
          <w:rFonts w:hint="eastAsia"/>
        </w:rPr>
        <w:t>移动部门</w:t>
      </w:r>
      <w:r w:rsidR="001C7D58">
        <w:rPr>
          <w:rFonts w:hint="eastAsia"/>
        </w:rPr>
        <w:t>（EA</w:t>
      </w:r>
      <w:r w:rsidR="001C7D58">
        <w:t xml:space="preserve"> </w:t>
      </w:r>
      <w:r w:rsidR="001C7D58">
        <w:rPr>
          <w:rFonts w:hint="eastAsia"/>
        </w:rPr>
        <w:t>Mobile）</w:t>
      </w:r>
      <w:r w:rsidR="00CC00EA">
        <w:rPr>
          <w:rFonts w:hint="eastAsia"/>
        </w:rPr>
        <w:t>，并随后重组成为 EA</w:t>
      </w:r>
      <w:r w:rsidR="00CC00EA">
        <w:t xml:space="preserve"> </w:t>
      </w:r>
      <w:r w:rsidR="00CC00EA">
        <w:rPr>
          <w:rFonts w:hint="eastAsia"/>
        </w:rPr>
        <w:t>全球工作室（</w:t>
      </w:r>
      <w:r w:rsidR="001C7D58">
        <w:rPr>
          <w:rFonts w:hint="eastAsia"/>
        </w:rPr>
        <w:t>EA</w:t>
      </w:r>
      <w:r w:rsidR="001C7D58">
        <w:t xml:space="preserve"> </w:t>
      </w:r>
      <w:r w:rsidR="00CC00EA">
        <w:rPr>
          <w:rFonts w:hint="eastAsia"/>
        </w:rPr>
        <w:t>Worldwide</w:t>
      </w:r>
      <w:r w:rsidR="00CC00EA">
        <w:t xml:space="preserve"> </w:t>
      </w:r>
      <w:r w:rsidR="00CC00EA">
        <w:rPr>
          <w:rFonts w:hint="eastAsia"/>
        </w:rPr>
        <w:t>Studios）的一部分。</w:t>
      </w:r>
    </w:p>
  </w:footnote>
  <w:footnote w:id="4">
    <w:p w14:paraId="33ABF507" w14:textId="67725CA3" w:rsidR="00406AE8" w:rsidRPr="00406AE8" w:rsidRDefault="00406AE8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译者注：本文部分游戏专有名词使用的是原创翻译。</w:t>
      </w:r>
    </w:p>
  </w:footnote>
  <w:footnote w:id="5">
    <w:p w14:paraId="15504245" w14:textId="54299445" w:rsidR="00770C88" w:rsidRPr="00770C88" w:rsidRDefault="00770C88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</w:t>
      </w:r>
      <w:r w:rsidR="007A4DC7">
        <w:rPr>
          <w:rFonts w:hint="eastAsia"/>
        </w:rPr>
        <w:t>《指环王》（《魔戒》）中的人物。</w:t>
      </w:r>
    </w:p>
  </w:footnote>
  <w:footnote w:id="6">
    <w:p w14:paraId="61012027" w14:textId="7A4FBFC4" w:rsidR="005B2E3C" w:rsidRPr="005B2E3C" w:rsidRDefault="005B2E3C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译者注：原创译名</w:t>
      </w:r>
    </w:p>
  </w:footnote>
  <w:footnote w:id="7">
    <w:p w14:paraId="694AC0CC" w14:textId="18879617" w:rsidR="00C56F3F" w:rsidRPr="00C56F3F" w:rsidRDefault="00C56F3F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在游戏附送的使用手册当中包含了很全面的背景故事介绍，包括三兄弟和他们的父亲、村庄的护符、甚至还有红武士（Red</w:t>
      </w:r>
      <w:r>
        <w:t xml:space="preserve"> </w:t>
      </w:r>
      <w:r>
        <w:rPr>
          <w:rFonts w:hint="eastAsia"/>
        </w:rPr>
        <w:t xml:space="preserve">Knight）的描述，但这些都和实际游戏玩法无关。（译者注：使用手册可以在 </w:t>
      </w:r>
      <w:hyperlink r:id="rId1" w:history="1">
        <w:r w:rsidRPr="00C56F3F">
          <w:rPr>
            <w:rStyle w:val="aa"/>
            <w:rFonts w:hint="eastAsia"/>
          </w:rPr>
          <w:t>这里</w:t>
        </w:r>
      </w:hyperlink>
      <w:r>
        <w:rPr>
          <w:rFonts w:hint="eastAsia"/>
        </w:rPr>
        <w:t xml:space="preserve"> 看到）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28582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454D9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思漪 凌">
    <w15:presenceInfo w15:providerId="Windows Live" w15:userId="f639c10088b4c1b9"/>
  </w15:person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40F"/>
    <w:rsid w:val="00007178"/>
    <w:rsid w:val="000221BF"/>
    <w:rsid w:val="00045C29"/>
    <w:rsid w:val="00045DB7"/>
    <w:rsid w:val="0005508E"/>
    <w:rsid w:val="00055882"/>
    <w:rsid w:val="00062CAA"/>
    <w:rsid w:val="00064042"/>
    <w:rsid w:val="00082753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C7D58"/>
    <w:rsid w:val="001D0E73"/>
    <w:rsid w:val="001D5185"/>
    <w:rsid w:val="001D5E94"/>
    <w:rsid w:val="001E566C"/>
    <w:rsid w:val="001E57C0"/>
    <w:rsid w:val="001F1740"/>
    <w:rsid w:val="001F3F1F"/>
    <w:rsid w:val="001F5FF0"/>
    <w:rsid w:val="001F6039"/>
    <w:rsid w:val="002169D6"/>
    <w:rsid w:val="002312C8"/>
    <w:rsid w:val="00234451"/>
    <w:rsid w:val="002425D0"/>
    <w:rsid w:val="002466B9"/>
    <w:rsid w:val="00253A2F"/>
    <w:rsid w:val="002602A7"/>
    <w:rsid w:val="0026784B"/>
    <w:rsid w:val="00270C80"/>
    <w:rsid w:val="00273981"/>
    <w:rsid w:val="002750AD"/>
    <w:rsid w:val="00285E6A"/>
    <w:rsid w:val="002A2333"/>
    <w:rsid w:val="002A5139"/>
    <w:rsid w:val="002D01D3"/>
    <w:rsid w:val="002E15E0"/>
    <w:rsid w:val="002F1A0E"/>
    <w:rsid w:val="002F3408"/>
    <w:rsid w:val="002F7493"/>
    <w:rsid w:val="00316C8C"/>
    <w:rsid w:val="003249D9"/>
    <w:rsid w:val="00333CDD"/>
    <w:rsid w:val="00352653"/>
    <w:rsid w:val="00355319"/>
    <w:rsid w:val="003575CF"/>
    <w:rsid w:val="00362338"/>
    <w:rsid w:val="00366B4E"/>
    <w:rsid w:val="00373773"/>
    <w:rsid w:val="003845EC"/>
    <w:rsid w:val="00385064"/>
    <w:rsid w:val="00385C4B"/>
    <w:rsid w:val="003A5661"/>
    <w:rsid w:val="003D1B06"/>
    <w:rsid w:val="003E13C6"/>
    <w:rsid w:val="003F442C"/>
    <w:rsid w:val="003F7E6F"/>
    <w:rsid w:val="00406AE8"/>
    <w:rsid w:val="00412ACB"/>
    <w:rsid w:val="00427A03"/>
    <w:rsid w:val="004306C0"/>
    <w:rsid w:val="004367FE"/>
    <w:rsid w:val="00445F1D"/>
    <w:rsid w:val="00473DBD"/>
    <w:rsid w:val="004B4D18"/>
    <w:rsid w:val="004B7AB8"/>
    <w:rsid w:val="004C323F"/>
    <w:rsid w:val="004C691F"/>
    <w:rsid w:val="005062C4"/>
    <w:rsid w:val="0053248A"/>
    <w:rsid w:val="00532598"/>
    <w:rsid w:val="0053640F"/>
    <w:rsid w:val="00561057"/>
    <w:rsid w:val="00576BB6"/>
    <w:rsid w:val="00594354"/>
    <w:rsid w:val="005A2AD5"/>
    <w:rsid w:val="005B2E3C"/>
    <w:rsid w:val="005B5669"/>
    <w:rsid w:val="005C71CD"/>
    <w:rsid w:val="005E1D00"/>
    <w:rsid w:val="00621D8F"/>
    <w:rsid w:val="006310A0"/>
    <w:rsid w:val="0065046D"/>
    <w:rsid w:val="006530AD"/>
    <w:rsid w:val="00657B80"/>
    <w:rsid w:val="006610BC"/>
    <w:rsid w:val="00661441"/>
    <w:rsid w:val="00661D61"/>
    <w:rsid w:val="00664DA0"/>
    <w:rsid w:val="00671856"/>
    <w:rsid w:val="006722AD"/>
    <w:rsid w:val="0067675A"/>
    <w:rsid w:val="006769D9"/>
    <w:rsid w:val="00694FCF"/>
    <w:rsid w:val="006B2C72"/>
    <w:rsid w:val="006B3758"/>
    <w:rsid w:val="006F4D28"/>
    <w:rsid w:val="0071094A"/>
    <w:rsid w:val="00710D5F"/>
    <w:rsid w:val="0071777F"/>
    <w:rsid w:val="00721A27"/>
    <w:rsid w:val="00723BAF"/>
    <w:rsid w:val="00724248"/>
    <w:rsid w:val="00730438"/>
    <w:rsid w:val="00731BF1"/>
    <w:rsid w:val="00763D05"/>
    <w:rsid w:val="00766048"/>
    <w:rsid w:val="00770C88"/>
    <w:rsid w:val="007752FB"/>
    <w:rsid w:val="007869FA"/>
    <w:rsid w:val="00791749"/>
    <w:rsid w:val="007A2BD6"/>
    <w:rsid w:val="007A4DC7"/>
    <w:rsid w:val="007B186F"/>
    <w:rsid w:val="007D71D1"/>
    <w:rsid w:val="007E75C7"/>
    <w:rsid w:val="00804F76"/>
    <w:rsid w:val="00806138"/>
    <w:rsid w:val="00820B11"/>
    <w:rsid w:val="008451DD"/>
    <w:rsid w:val="00845AF8"/>
    <w:rsid w:val="008460D1"/>
    <w:rsid w:val="00861514"/>
    <w:rsid w:val="00876728"/>
    <w:rsid w:val="00885A03"/>
    <w:rsid w:val="00890C17"/>
    <w:rsid w:val="00891D5D"/>
    <w:rsid w:val="008931DD"/>
    <w:rsid w:val="008A620A"/>
    <w:rsid w:val="008D4384"/>
    <w:rsid w:val="008D5696"/>
    <w:rsid w:val="008E3186"/>
    <w:rsid w:val="008E3CB4"/>
    <w:rsid w:val="008F2B87"/>
    <w:rsid w:val="00907D00"/>
    <w:rsid w:val="00911BFC"/>
    <w:rsid w:val="0092047D"/>
    <w:rsid w:val="0092507E"/>
    <w:rsid w:val="00937B95"/>
    <w:rsid w:val="00960341"/>
    <w:rsid w:val="0097206B"/>
    <w:rsid w:val="009851AC"/>
    <w:rsid w:val="009B5ACC"/>
    <w:rsid w:val="009C45E4"/>
    <w:rsid w:val="009D21CC"/>
    <w:rsid w:val="00A01E94"/>
    <w:rsid w:val="00A04F2D"/>
    <w:rsid w:val="00A2094B"/>
    <w:rsid w:val="00A3384D"/>
    <w:rsid w:val="00A47A89"/>
    <w:rsid w:val="00A50650"/>
    <w:rsid w:val="00A57A22"/>
    <w:rsid w:val="00A633EF"/>
    <w:rsid w:val="00A773E6"/>
    <w:rsid w:val="00A8527F"/>
    <w:rsid w:val="00A867B3"/>
    <w:rsid w:val="00A870E7"/>
    <w:rsid w:val="00A8783F"/>
    <w:rsid w:val="00AA606A"/>
    <w:rsid w:val="00AA68E8"/>
    <w:rsid w:val="00AC153E"/>
    <w:rsid w:val="00AC3916"/>
    <w:rsid w:val="00AC437D"/>
    <w:rsid w:val="00AF4F6E"/>
    <w:rsid w:val="00B003A1"/>
    <w:rsid w:val="00B02C32"/>
    <w:rsid w:val="00B10A40"/>
    <w:rsid w:val="00B25851"/>
    <w:rsid w:val="00B415B0"/>
    <w:rsid w:val="00B50715"/>
    <w:rsid w:val="00B51CF4"/>
    <w:rsid w:val="00B62941"/>
    <w:rsid w:val="00B64617"/>
    <w:rsid w:val="00B83ADF"/>
    <w:rsid w:val="00BA2914"/>
    <w:rsid w:val="00BC6326"/>
    <w:rsid w:val="00BE0AC4"/>
    <w:rsid w:val="00BE1C72"/>
    <w:rsid w:val="00BF11F4"/>
    <w:rsid w:val="00C36086"/>
    <w:rsid w:val="00C4531B"/>
    <w:rsid w:val="00C56F3F"/>
    <w:rsid w:val="00C61659"/>
    <w:rsid w:val="00C663DD"/>
    <w:rsid w:val="00C7080D"/>
    <w:rsid w:val="00CC00EA"/>
    <w:rsid w:val="00CD232C"/>
    <w:rsid w:val="00CE2F7E"/>
    <w:rsid w:val="00D02128"/>
    <w:rsid w:val="00D03448"/>
    <w:rsid w:val="00D04191"/>
    <w:rsid w:val="00D2473E"/>
    <w:rsid w:val="00D4089B"/>
    <w:rsid w:val="00D40B17"/>
    <w:rsid w:val="00D43879"/>
    <w:rsid w:val="00D474BC"/>
    <w:rsid w:val="00D47D43"/>
    <w:rsid w:val="00D62021"/>
    <w:rsid w:val="00DA2718"/>
    <w:rsid w:val="00DA3E65"/>
    <w:rsid w:val="00DB684D"/>
    <w:rsid w:val="00DC39D3"/>
    <w:rsid w:val="00DC7054"/>
    <w:rsid w:val="00DD0457"/>
    <w:rsid w:val="00DF1BD2"/>
    <w:rsid w:val="00E06D6C"/>
    <w:rsid w:val="00E07734"/>
    <w:rsid w:val="00E1534E"/>
    <w:rsid w:val="00E20D0F"/>
    <w:rsid w:val="00E30B28"/>
    <w:rsid w:val="00E377C2"/>
    <w:rsid w:val="00E61F41"/>
    <w:rsid w:val="00E63C55"/>
    <w:rsid w:val="00E74F3F"/>
    <w:rsid w:val="00E81749"/>
    <w:rsid w:val="00E81D1D"/>
    <w:rsid w:val="00E85ED9"/>
    <w:rsid w:val="00E902A4"/>
    <w:rsid w:val="00E96BDA"/>
    <w:rsid w:val="00EA10AB"/>
    <w:rsid w:val="00EA35E2"/>
    <w:rsid w:val="00EB1BC9"/>
    <w:rsid w:val="00EB267F"/>
    <w:rsid w:val="00EE2E4F"/>
    <w:rsid w:val="00EE3E02"/>
    <w:rsid w:val="00F27EC2"/>
    <w:rsid w:val="00F30A58"/>
    <w:rsid w:val="00F348C6"/>
    <w:rsid w:val="00F41BB8"/>
    <w:rsid w:val="00F41F9D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BD32B"/>
  <w15:chartTrackingRefBased/>
  <w15:docId w15:val="{622E4568-7EAD-4C14-908B-97C5BE29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character" w:styleId="af3">
    <w:name w:val="annotation reference"/>
    <w:basedOn w:val="a0"/>
    <w:uiPriority w:val="99"/>
    <w:semiHidden/>
    <w:unhideWhenUsed/>
    <w:rsid w:val="00F41F9D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41F9D"/>
    <w:rPr>
      <w:sz w:val="20"/>
      <w:szCs w:val="20"/>
    </w:rPr>
  </w:style>
  <w:style w:type="character" w:customStyle="1" w:styleId="af5">
    <w:name w:val="批注文字 字符"/>
    <w:basedOn w:val="a0"/>
    <w:link w:val="af4"/>
    <w:uiPriority w:val="99"/>
    <w:semiHidden/>
    <w:rsid w:val="00F41F9D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41F9D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F41F9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16/09/relationships/commentsIds" Target="commentsIds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bime.net/interviews/view/interview/id/71" TargetMode="Externa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fontTable" Target="fontTable.xml"/><Relationship Id="rId10" Type="http://schemas.openxmlformats.org/officeDocument/2006/relationships/hyperlink" Target="http://www.abime.net/interviews/view/interview/id/71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Relationship Id="rId22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cagh.org/miscgame/fta2-manual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Fan</dc:creator>
  <cp:keywords/>
  <dc:description/>
  <cp:lastModifiedBy>思漪 凌</cp:lastModifiedBy>
  <cp:revision>12</cp:revision>
  <dcterms:created xsi:type="dcterms:W3CDTF">2021-03-20T04:32:00Z</dcterms:created>
  <dcterms:modified xsi:type="dcterms:W3CDTF">2021-04-16T09:58:00Z</dcterms:modified>
</cp:coreProperties>
</file>