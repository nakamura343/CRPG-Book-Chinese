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DC1D7E" w14:textId="3F60C8F0" w:rsidR="006C5CBF" w:rsidRDefault="004E3BB4" w:rsidP="00BD519A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F098370" wp14:editId="5E7F2AF0">
                <wp:simplePos x="0" y="0"/>
                <wp:positionH relativeFrom="column">
                  <wp:posOffset>-1988</wp:posOffset>
                </wp:positionH>
                <wp:positionV relativeFrom="paragraph">
                  <wp:posOffset>612250</wp:posOffset>
                </wp:positionV>
                <wp:extent cx="6184265" cy="3486868"/>
                <wp:effectExtent l="0" t="0" r="6985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265" cy="3486868"/>
                          <a:chOff x="0" y="0"/>
                          <a:chExt cx="6184265" cy="3486868"/>
                        </a:xfrm>
                      </wpg:grpSpPr>
                      <pic:pic xmlns:pic="http://schemas.openxmlformats.org/drawingml/2006/picture">
                        <pic:nvPicPr>
                          <pic:cNvPr id="251" name="图片 25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3630" cy="278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文本框 252"/>
                        <wps:cNvSpPr txBox="1"/>
                        <wps:spPr>
                          <a:xfrm>
                            <a:off x="0" y="2790908"/>
                            <a:ext cx="6184265" cy="6959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37FDD6" w14:textId="68DA03A5" w:rsidR="006C5CBF" w:rsidRPr="00BD519A" w:rsidRDefault="006E179A" w:rsidP="00BD519A">
                              <w:pPr>
                                <w:jc w:val="center"/>
                                <w:rPr>
                                  <w:rFonts w:asciiTheme="majorHAnsi" w:eastAsiaTheme="majorHAnsi" w:hAnsiTheme="majorHAnsi" w:cs="Times New Roman"/>
                                  <w:sz w:val="20"/>
                                  <w:szCs w:val="21"/>
                                </w:rPr>
                              </w:pPr>
                              <w:r w:rsidRPr="00BD519A">
                                <w:rPr>
                                  <w:rFonts w:asciiTheme="majorHAnsi" w:eastAsiaTheme="majorHAnsi" w:hAnsiTheme="majorHAnsi" w:cs="Times New Roman"/>
                                  <w:sz w:val="20"/>
                                  <w:szCs w:val="21"/>
                                </w:rPr>
                                <w:t>Activision, 1986</w:t>
                              </w:r>
                              <w:r w:rsidR="00BD519A" w:rsidRPr="00BD519A">
                                <w:rPr>
                                  <w:rFonts w:asciiTheme="majorHAnsi" w:eastAsiaTheme="majorHAnsi" w:hAnsiTheme="majorHAnsi" w:cs="Times New Roman"/>
                                  <w:sz w:val="20"/>
                                  <w:szCs w:val="21"/>
                                </w:rPr>
                                <w:t xml:space="preserve">, </w:t>
                              </w:r>
                              <w:r w:rsidRPr="00BD519A">
                                <w:rPr>
                                  <w:rFonts w:asciiTheme="majorHAnsi" w:eastAsiaTheme="majorHAnsi" w:hAnsiTheme="majorHAnsi" w:cs="Times New Roman"/>
                                  <w:sz w:val="20"/>
                                  <w:szCs w:val="21"/>
                                </w:rPr>
                                <w:t xml:space="preserve">Apple II, MS-DOS, C64, iOS </w:t>
                              </w:r>
                              <w:r w:rsidRPr="00BD519A">
                                <w:rPr>
                                  <w:rFonts w:asciiTheme="majorHAnsi" w:eastAsiaTheme="majorHAnsi" w:hAnsiTheme="majorHAnsi" w:cs="Times New Roman" w:hint="eastAsia"/>
                                  <w:sz w:val="20"/>
                                  <w:szCs w:val="21"/>
                                </w:rPr>
                                <w:t>a</w:t>
                              </w:r>
                              <w:r w:rsidRPr="00BD519A">
                                <w:rPr>
                                  <w:rFonts w:asciiTheme="majorHAnsi" w:eastAsiaTheme="majorHAnsi" w:hAnsiTheme="majorHAnsi" w:cs="Times New Roman"/>
                                  <w:sz w:val="20"/>
                                  <w:szCs w:val="21"/>
                                </w:rPr>
                                <w:t>nd Android</w:t>
                              </w:r>
                              <w:ins w:id="0" w:author="Fan Quan" w:date="2021-03-14T15:47:00Z">
                                <w:r w:rsidR="00205BC9">
                                  <w:rPr>
                                    <w:rFonts w:asciiTheme="majorHAnsi" w:eastAsiaTheme="majorHAnsi" w:hAnsiTheme="majorHAnsi" w:cs="Times New Roman"/>
                                    <w:sz w:val="20"/>
                                    <w:szCs w:val="21"/>
                                  </w:rPr>
                                  <w:t xml:space="preserve"> *</w:t>
                                </w:r>
                              </w:ins>
                            </w:p>
                            <w:p w14:paraId="6F11C2BF" w14:textId="77777777" w:rsidR="006C5CBF" w:rsidRPr="00BD519A" w:rsidRDefault="006E179A">
                              <w:pPr>
                                <w:jc w:val="center"/>
                                <w:rPr>
                                  <w:rFonts w:asciiTheme="minorEastAsia" w:hAnsiTheme="minorEastAsia" w:cstheme="majorBidi"/>
                                  <w:sz w:val="20"/>
                                  <w:szCs w:val="20"/>
                                </w:rPr>
                              </w:pPr>
                              <w:r w:rsidRPr="00BD519A">
                                <w:rPr>
                                  <w:rFonts w:asciiTheme="minorEastAsia" w:hAnsiTheme="minorEastAsia" w:cstheme="majorBidi" w:hint="eastAsia"/>
                                  <w:sz w:val="20"/>
                                  <w:szCs w:val="20"/>
                                </w:rPr>
                                <w:t>*</w:t>
                              </w:r>
                              <w:r w:rsidRPr="00BD519A">
                                <w:rPr>
                                  <w:rFonts w:asciiTheme="minorEastAsia" w:hAnsiTheme="minorEastAsia" w:cstheme="majorBidi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D519A">
                                <w:rPr>
                                  <w:rFonts w:asciiTheme="minorEastAsia" w:hAnsiTheme="minorEastAsia" w:cstheme="majorBidi" w:hint="eastAsia"/>
                                  <w:sz w:val="20"/>
                                  <w:szCs w:val="20"/>
                                </w:rPr>
                                <w:t>最近，《另我》发布重置版，满足安卓端、苹果端与网页端玩家的需求。与此同时，开发人员还致力于游戏的扩充与更新工作，让这款游戏与时俱进。</w:t>
                              </w:r>
                            </w:p>
                            <w:p w14:paraId="17690895" w14:textId="77777777" w:rsidR="006C5CBF" w:rsidRDefault="006C5CB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98370" id="Group 1" o:spid="_x0000_s1026" style="position:absolute;left:0;text-align:left;margin-left:-.15pt;margin-top:48.2pt;width:486.95pt;height:274.55pt;z-index:251664384" coordsize="61842,34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51" o:spid="_x0000_s1027" type="#_x0000_t75" style="position:absolute;width:61836;height:27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52" o:spid="_x0000_s1028" type="#_x0000_t202" style="position:absolute;top:27909;width:61842;height:6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" stroked="f">
                  <v:textbox style="mso-fit-shape-to-text:t" inset="0,0,0,0">
                    <w:txbxContent>
                      <w:p w14:paraId="3037FDD6" w14:textId="68DA03A5" w:rsidR="006C5CBF" w:rsidRPr="00BD519A" w:rsidRDefault="006E179A" w:rsidP="00BD519A">
                        <w:pPr>
                          <w:jc w:val="center"/>
                          <w:rPr>
                            <w:rFonts w:asciiTheme="majorHAnsi" w:eastAsiaTheme="majorHAnsi" w:hAnsiTheme="majorHAnsi" w:cs="Times New Roman"/>
                            <w:sz w:val="20"/>
                            <w:szCs w:val="21"/>
                          </w:rPr>
                        </w:pPr>
                        <w:r w:rsidRPr="00BD519A">
                          <w:rPr>
                            <w:rFonts w:asciiTheme="majorHAnsi" w:eastAsiaTheme="majorHAnsi" w:hAnsiTheme="majorHAnsi" w:cs="Times New Roman"/>
                            <w:sz w:val="20"/>
                            <w:szCs w:val="21"/>
                          </w:rPr>
                          <w:t>Activision, 1986</w:t>
                        </w:r>
                        <w:r w:rsidR="00BD519A" w:rsidRPr="00BD519A">
                          <w:rPr>
                            <w:rFonts w:asciiTheme="majorHAnsi" w:eastAsiaTheme="majorHAnsi" w:hAnsiTheme="majorHAnsi" w:cs="Times New Roman"/>
                            <w:sz w:val="20"/>
                            <w:szCs w:val="21"/>
                          </w:rPr>
                          <w:t xml:space="preserve">, </w:t>
                        </w:r>
                        <w:r w:rsidRPr="00BD519A">
                          <w:rPr>
                            <w:rFonts w:asciiTheme="majorHAnsi" w:eastAsiaTheme="majorHAnsi" w:hAnsiTheme="majorHAnsi" w:cs="Times New Roman"/>
                            <w:sz w:val="20"/>
                            <w:szCs w:val="21"/>
                          </w:rPr>
                          <w:t xml:space="preserve">Apple II, MS-DOS, C64, iOS </w:t>
                        </w:r>
                        <w:r w:rsidRPr="00BD519A">
                          <w:rPr>
                            <w:rFonts w:asciiTheme="majorHAnsi" w:eastAsiaTheme="majorHAnsi" w:hAnsiTheme="majorHAnsi" w:cs="Times New Roman" w:hint="eastAsia"/>
                            <w:sz w:val="20"/>
                            <w:szCs w:val="21"/>
                          </w:rPr>
                          <w:t>a</w:t>
                        </w:r>
                        <w:r w:rsidRPr="00BD519A">
                          <w:rPr>
                            <w:rFonts w:asciiTheme="majorHAnsi" w:eastAsiaTheme="majorHAnsi" w:hAnsiTheme="majorHAnsi" w:cs="Times New Roman"/>
                            <w:sz w:val="20"/>
                            <w:szCs w:val="21"/>
                          </w:rPr>
                          <w:t>nd Android</w:t>
                        </w:r>
                        <w:ins w:id="1" w:author="Fan Quan" w:date="2021-03-14T15:47:00Z">
                          <w:r w:rsidR="00205BC9">
                            <w:rPr>
                              <w:rFonts w:asciiTheme="majorHAnsi" w:eastAsiaTheme="majorHAnsi" w:hAnsiTheme="majorHAnsi" w:cs="Times New Roman"/>
                              <w:sz w:val="20"/>
                              <w:szCs w:val="21"/>
                            </w:rPr>
                            <w:t xml:space="preserve"> *</w:t>
                          </w:r>
                        </w:ins>
                      </w:p>
                      <w:p w14:paraId="6F11C2BF" w14:textId="77777777" w:rsidR="006C5CBF" w:rsidRPr="00BD519A" w:rsidRDefault="006E179A">
                        <w:pPr>
                          <w:jc w:val="center"/>
                          <w:rPr>
                            <w:rFonts w:asciiTheme="minorEastAsia" w:hAnsiTheme="minorEastAsia" w:cstheme="majorBidi"/>
                            <w:sz w:val="20"/>
                            <w:szCs w:val="20"/>
                          </w:rPr>
                        </w:pPr>
                        <w:r w:rsidRPr="00BD519A">
                          <w:rPr>
                            <w:rFonts w:asciiTheme="minorEastAsia" w:hAnsiTheme="minorEastAsia" w:cstheme="majorBidi" w:hint="eastAsia"/>
                            <w:sz w:val="20"/>
                            <w:szCs w:val="20"/>
                          </w:rPr>
                          <w:t>*</w:t>
                        </w:r>
                        <w:r w:rsidRPr="00BD519A">
                          <w:rPr>
                            <w:rFonts w:asciiTheme="minorEastAsia" w:hAnsiTheme="minorEastAsia" w:cstheme="majorBidi"/>
                            <w:sz w:val="20"/>
                            <w:szCs w:val="20"/>
                          </w:rPr>
                          <w:t xml:space="preserve"> </w:t>
                        </w:r>
                        <w:r w:rsidRPr="00BD519A">
                          <w:rPr>
                            <w:rFonts w:asciiTheme="minorEastAsia" w:hAnsiTheme="minorEastAsia" w:cstheme="majorBidi" w:hint="eastAsia"/>
                            <w:sz w:val="20"/>
                            <w:szCs w:val="20"/>
                          </w:rPr>
                          <w:t>最近，《另我》发布重置版，满足安卓端、苹果端与网页端玩家的需求。与此同时，开发人员还致力于游戏的扩充与更新工作，让这款游戏与时俱进。</w:t>
                        </w:r>
                      </w:p>
                      <w:p w14:paraId="17690895" w14:textId="77777777" w:rsidR="006C5CBF" w:rsidRDefault="006C5CBF"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E179A">
        <w:rPr>
          <w:rFonts w:hint="eastAsia"/>
        </w:rPr>
        <w:t>《另我》（</w:t>
      </w:r>
      <w:r w:rsidR="006E179A">
        <w:t>Alter Ego</w:t>
      </w:r>
      <w:r w:rsidR="006E179A">
        <w:rPr>
          <w:rFonts w:hint="eastAsia"/>
        </w:rPr>
        <w:t>）</w:t>
      </w:r>
    </w:p>
    <w:p w14:paraId="7B643446" w14:textId="77777777" w:rsidR="006C5CBF" w:rsidRDefault="006E179A">
      <w:r>
        <w:rPr>
          <w:rFonts w:hint="eastAsia"/>
        </w:rPr>
        <w:t>作者：</w:t>
      </w:r>
      <w:r>
        <w:t>GB</w:t>
      </w:r>
    </w:p>
    <w:p w14:paraId="4E3668E6" w14:textId="77777777" w:rsidR="006C5CBF" w:rsidRDefault="006E179A">
      <w:pPr>
        <w:jc w:val="left"/>
      </w:pPr>
      <w:r>
        <w:rPr>
          <w:rFonts w:hint="eastAsia"/>
        </w:rPr>
        <w:t>翻译：</w:t>
      </w:r>
      <w:r>
        <w:t>Jason</w:t>
      </w:r>
    </w:p>
    <w:p w14:paraId="2F27EE77" w14:textId="2C48CEE9" w:rsidR="006C5CBF" w:rsidRDefault="005A0884">
      <w:pPr>
        <w:sectPr w:rsidR="006C5CBF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</w:sectPr>
      </w:pPr>
      <w:r>
        <w:pict w14:anchorId="61D945E7">
          <v:rect id="_x0000_i1025" style="width:261.65pt;height:1pt" o:hrpct="500" o:hrstd="t" o:hrnoshade="t" o:hr="t" fillcolor="#cfcdcd [2894]" stroked="f"/>
        </w:pict>
      </w:r>
    </w:p>
    <w:p w14:paraId="2242A9E8" w14:textId="0ECAB7F9" w:rsidR="006C5CBF" w:rsidRDefault="006E179A">
      <w:pPr>
        <w:pStyle w:val="-"/>
        <w:ind w:firstLine="420"/>
        <w:pPrChange w:id="2" w:author="Fan Quan" w:date="2021-03-14T16:03:00Z">
          <w:pPr>
            <w:pStyle w:val="-27"/>
            <w:ind w:firstLine="420"/>
          </w:pPr>
        </w:pPrChange>
      </w:pPr>
      <w:r>
        <w:rPr>
          <w:rFonts w:hint="eastAsia"/>
        </w:rPr>
        <w:t>一提到</w:t>
      </w:r>
      <w:ins w:id="3" w:author="Fan Quan" w:date="2021-03-14T15:46:00Z">
        <w:r w:rsidR="00205BC9">
          <w:rPr>
            <w:rFonts w:hint="eastAsia"/>
          </w:rPr>
          <w:t>“</w:t>
        </w:r>
      </w:ins>
      <w:del w:id="4" w:author="Fan Quan" w:date="2021-03-14T15:46:00Z">
        <w:r w:rsidDel="00205BC9">
          <w:rPr>
            <w:rFonts w:hint="eastAsia"/>
          </w:rPr>
          <w:delText>“</w:delText>
        </w:r>
      </w:del>
      <w:ins w:id="5" w:author="Fan Quan" w:date="2021-03-14T15:48:00Z">
        <w:r w:rsidR="00205BC9">
          <w:rPr>
            <w:rFonts w:hint="eastAsia"/>
          </w:rPr>
          <w:t>计算机</w:t>
        </w:r>
      </w:ins>
      <w:del w:id="6" w:author="Fan Quan" w:date="2021-03-14T15:48:00Z">
        <w:r w:rsidDel="00205BC9">
          <w:delText>PC</w:delText>
        </w:r>
        <w:r w:rsidR="001F5B74" w:rsidDel="00205BC9">
          <w:delText xml:space="preserve"> </w:delText>
        </w:r>
        <w:r w:rsidDel="00205BC9">
          <w:delText>端</w:delText>
        </w:r>
      </w:del>
      <w:r>
        <w:t>角色扮演游戏</w:t>
      </w:r>
      <w:ins w:id="7" w:author="Fan Quan" w:date="2021-03-14T15:46:00Z">
        <w:r w:rsidR="00205BC9">
          <w:rPr>
            <w:rFonts w:hint="eastAsia"/>
          </w:rPr>
          <w:t>”</w:t>
        </w:r>
      </w:ins>
      <w:del w:id="8" w:author="Fan Quan" w:date="2021-03-14T15:46:00Z">
        <w:r w:rsidDel="00205BC9">
          <w:delText>”</w:delText>
        </w:r>
      </w:del>
      <w:r>
        <w:t>，人们都会产生特定的联想：</w:t>
      </w:r>
      <w:proofErr w:type="gramStart"/>
      <w:r>
        <w:t>史诗级</w:t>
      </w:r>
      <w:proofErr w:type="gramEnd"/>
      <w:r>
        <w:t>的战斗场面，密</w:t>
      </w:r>
      <w:proofErr w:type="gramStart"/>
      <w:r>
        <w:t>契</w:t>
      </w:r>
      <w:proofErr w:type="gramEnd"/>
      <w:r>
        <w:t>主义</w:t>
      </w:r>
      <w:r>
        <w:rPr>
          <w:rStyle w:val="FootnoteReference"/>
        </w:rPr>
        <w:footnoteReference w:id="1"/>
      </w:r>
      <w:r>
        <w:t>的角色系统、中世纪的艺术风格、玩家视角下的叙事方式</w:t>
      </w:r>
      <w:r>
        <w:t>……</w:t>
      </w:r>
    </w:p>
    <w:p w14:paraId="4077B33C" w14:textId="55685350" w:rsidR="006C5CBF" w:rsidRDefault="006E179A">
      <w:pPr>
        <w:pStyle w:val="-"/>
        <w:ind w:firstLine="420"/>
        <w:rPr>
          <w:ins w:id="14" w:author="Fan Quan" w:date="2021-03-14T15:58:00Z"/>
        </w:rPr>
        <w:pPrChange w:id="15" w:author="Fan Quan" w:date="2021-03-14T16:03:00Z">
          <w:pPr>
            <w:pStyle w:val="-27"/>
            <w:ind w:firstLine="420"/>
          </w:pPr>
        </w:pPrChange>
      </w:pPr>
      <w:r>
        <w:rPr>
          <w:rFonts w:hint="eastAsia"/>
        </w:rPr>
        <w:t>然而，能够像《另我》</w:t>
      </w:r>
      <w:r w:rsidR="00616BB7">
        <w:rPr>
          <w:rStyle w:val="FootnoteReference"/>
        </w:rPr>
        <w:footnoteReference w:id="2"/>
      </w:r>
      <w:r>
        <w:rPr>
          <w:rFonts w:hint="eastAsia"/>
        </w:rPr>
        <w:t>一样诠释</w:t>
      </w:r>
      <w:ins w:id="16" w:author="Fan Quan" w:date="2021-03-14T15:53:00Z">
        <w:r w:rsidR="00270721">
          <w:rPr>
            <w:rFonts w:hint="eastAsia"/>
          </w:rPr>
          <w:t xml:space="preserve"> </w:t>
        </w:r>
      </w:ins>
      <w:r>
        <w:t>RPG</w:t>
      </w:r>
      <w:ins w:id="17" w:author="Fan Quan" w:date="2021-03-14T15:53:00Z">
        <w:r w:rsidR="00270721">
          <w:t xml:space="preserve"> </w:t>
        </w:r>
      </w:ins>
      <w:r>
        <w:t>内涵的游戏少之又少。这款游戏由儿童心理学家彼得</w:t>
      </w:r>
      <w:ins w:id="18" w:author="Fan Quan" w:date="2021-03-14T15:53:00Z">
        <w:r w:rsidR="00270721">
          <w:rPr>
            <w:rFonts w:hint="eastAsia"/>
          </w:rPr>
          <w:t xml:space="preserve"> </w:t>
        </w:r>
      </w:ins>
      <w:r>
        <w:t>·</w:t>
      </w:r>
      <w:ins w:id="19" w:author="Fan Quan" w:date="2021-03-14T15:53:00Z">
        <w:r w:rsidR="00270721">
          <w:t xml:space="preserve"> </w:t>
        </w:r>
      </w:ins>
      <w:r>
        <w:t>J</w:t>
      </w:r>
      <w:ins w:id="20" w:author="Fan Quan" w:date="2021-03-14T15:53:00Z">
        <w:r w:rsidR="00270721">
          <w:t xml:space="preserve"> </w:t>
        </w:r>
      </w:ins>
      <w:r>
        <w:t>·</w:t>
      </w:r>
      <w:ins w:id="21" w:author="Fan Quan" w:date="2021-03-14T15:53:00Z">
        <w:r w:rsidR="00270721">
          <w:t xml:space="preserve"> </w:t>
        </w:r>
      </w:ins>
      <w:r>
        <w:t>法瓦罗</w:t>
      </w:r>
      <w:ins w:id="22" w:author="Fan Quan" w:date="2021-03-14T15:53:00Z">
        <w:r w:rsidR="00270721">
          <w:rPr>
            <w:rFonts w:hint="eastAsia"/>
          </w:rPr>
          <w:t>（</w:t>
        </w:r>
      </w:ins>
      <w:del w:id="23" w:author="Fan Quan" w:date="2021-03-14T15:53:00Z">
        <w:r w:rsidDel="00270721">
          <w:delText>(</w:delText>
        </w:r>
      </w:del>
      <w:r>
        <w:t xml:space="preserve">Peter J. </w:t>
      </w:r>
      <w:proofErr w:type="spellStart"/>
      <w:r>
        <w:t>Favaro</w:t>
      </w:r>
      <w:proofErr w:type="spellEnd"/>
      <w:ins w:id="24" w:author="Fan Quan" w:date="2021-03-14T15:53:00Z">
        <w:r w:rsidR="00270721">
          <w:rPr>
            <w:rFonts w:hint="eastAsia"/>
          </w:rPr>
          <w:t>）</w:t>
        </w:r>
      </w:ins>
      <w:del w:id="25" w:author="Fan Quan" w:date="2021-03-14T15:53:00Z">
        <w:r w:rsidDel="00270721">
          <w:delText>)</w:delText>
        </w:r>
      </w:del>
      <w:r>
        <w:t>开发。游戏</w:t>
      </w:r>
      <w:ins w:id="26" w:author="Fan Quan" w:date="2021-03-14T15:55:00Z">
        <w:r w:rsidR="00270721">
          <w:rPr>
            <w:rFonts w:hint="eastAsia"/>
          </w:rPr>
          <w:t>更侧重</w:t>
        </w:r>
        <w:r w:rsidR="002B6BE6">
          <w:rPr>
            <w:rFonts w:hint="eastAsia"/>
          </w:rPr>
          <w:t>对于</w:t>
        </w:r>
      </w:ins>
      <w:ins w:id="27" w:author="Fan Quan" w:date="2021-03-14T15:56:00Z">
        <w:r w:rsidR="002B6BE6">
          <w:rPr>
            <w:rFonts w:hint="eastAsia"/>
          </w:rPr>
          <w:t>通俗</w:t>
        </w:r>
      </w:ins>
      <w:ins w:id="28" w:author="Fan Quan" w:date="2021-03-14T15:55:00Z">
        <w:r w:rsidR="002B6BE6">
          <w:rPr>
            <w:rFonts w:hint="eastAsia"/>
          </w:rPr>
          <w:t>现</w:t>
        </w:r>
      </w:ins>
      <w:ins w:id="29" w:author="Fan Quan" w:date="2021-03-14T15:57:00Z">
        <w:r w:rsidR="002B6BE6">
          <w:rPr>
            <w:rFonts w:hint="eastAsia"/>
          </w:rPr>
          <w:t>世</w:t>
        </w:r>
      </w:ins>
      <w:ins w:id="30" w:author="Fan Quan" w:date="2021-03-14T15:55:00Z">
        <w:r w:rsidR="002B6BE6">
          <w:rPr>
            <w:rFonts w:hint="eastAsia"/>
          </w:rPr>
          <w:t>的无穷无尽地重新组合，</w:t>
        </w:r>
      </w:ins>
      <w:ins w:id="31" w:author="Fan Quan" w:date="2021-03-14T15:56:00Z">
        <w:r w:rsidR="002B6BE6">
          <w:rPr>
            <w:rFonts w:hint="eastAsia"/>
          </w:rPr>
          <w:t>并没有</w:t>
        </w:r>
      </w:ins>
      <w:del w:id="32" w:author="Fan Quan" w:date="2021-03-14T15:56:00Z">
        <w:r w:rsidDel="002B6BE6">
          <w:delText>里没有</w:delText>
        </w:r>
      </w:del>
      <w:r>
        <w:t>凶神恶煞</w:t>
      </w:r>
      <w:proofErr w:type="gramStart"/>
      <w:r>
        <w:t>的兽人</w:t>
      </w:r>
      <w:r>
        <w:rPr>
          <w:rFonts w:hint="eastAsia"/>
        </w:rPr>
        <w:t>让</w:t>
      </w:r>
      <w:proofErr w:type="gramEnd"/>
      <w:r>
        <w:t>玩家屠戮，也没有不可告人的阴谋待玩家揭露。</w:t>
      </w:r>
    </w:p>
    <w:p w14:paraId="1E510120" w14:textId="6BFFB627" w:rsidR="005A6EDD" w:rsidRDefault="005A6EDD" w:rsidP="00CB4F63">
      <w:pPr>
        <w:pStyle w:val="-27"/>
        <w:ind w:firstLine="420"/>
        <w:rPr>
          <w:ins w:id="33" w:author="Fan Quan" w:date="2021-03-14T15:58:00Z"/>
        </w:rPr>
      </w:pPr>
    </w:p>
    <w:p w14:paraId="39FFA5D2" w14:textId="77777777" w:rsidR="005A6EDD" w:rsidRDefault="005A6EDD">
      <w:pPr>
        <w:pStyle w:val="-27"/>
        <w:keepNext/>
        <w:ind w:firstLineChars="0" w:firstLine="0"/>
        <w:rPr>
          <w:ins w:id="34" w:author="Fan Quan" w:date="2021-03-14T15:59:00Z"/>
        </w:rPr>
        <w:pPrChange w:id="35" w:author="Fan Quan" w:date="2021-03-14T15:59:00Z">
          <w:pPr>
            <w:pStyle w:val="-27"/>
            <w:ind w:firstLineChars="0" w:firstLine="0"/>
          </w:pPr>
        </w:pPrChange>
      </w:pPr>
      <w:moveToRangeStart w:id="36" w:author="Fan Quan" w:date="2021-03-14T15:58:00Z" w:name="move66629953"/>
      <w:moveTo w:id="37" w:author="Fan Quan" w:date="2021-03-14T15:58:00Z">
        <w:r>
          <w:rPr>
            <w:rFonts w:hint="eastAsia"/>
            <w:noProof/>
          </w:rPr>
          <w:drawing>
            <wp:inline distT="0" distB="0" distL="0" distR="0" wp14:anchorId="60D01F1D" wp14:editId="7D8D7E66">
              <wp:extent cx="2959100" cy="2219325"/>
              <wp:effectExtent l="0" t="0" r="0" b="9525"/>
              <wp:docPr id="2" name="图片 2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4" name="图片 254"/>
                      <pic:cNvPicPr>
                        <a:picLocks noChangeAspect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9100" cy="2219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  <w:moveToRangeEnd w:id="36"/>
    </w:p>
    <w:p w14:paraId="4BFBE4D6" w14:textId="5BE67A55" w:rsidR="005A6EDD" w:rsidRDefault="005A6EDD">
      <w:pPr>
        <w:pStyle w:val="Caption"/>
        <w:rPr>
          <w:ins w:id="38" w:author="Fan Quan" w:date="2021-03-14T15:58:00Z"/>
        </w:rPr>
        <w:pPrChange w:id="39" w:author="Fan Quan" w:date="2021-03-14T15:59:00Z">
          <w:pPr>
            <w:pStyle w:val="-27"/>
            <w:ind w:firstLine="420"/>
          </w:pPr>
        </w:pPrChange>
      </w:pPr>
      <w:ins w:id="40" w:author="Fan Quan" w:date="2021-03-14T15:59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41" w:author="Fan Quan" w:date="2021-03-14T16:00:00Z">
        <w:r>
          <w:rPr>
            <w:noProof/>
          </w:rPr>
          <w:t>1</w:t>
        </w:r>
      </w:ins>
      <w:ins w:id="42" w:author="Fan Quan" w:date="2021-03-14T15:59:00Z">
        <w:r>
          <w:fldChar w:fldCharType="end"/>
        </w:r>
        <w:r>
          <w:t xml:space="preserve"> </w:t>
        </w:r>
        <w:r w:rsidRPr="005A6EDD">
          <w:t>游戏以一名心理学家多段关于人生大事的访谈记录为基础，涉及家庭、人际关系、工作、毒品、性生活等话题。</w:t>
        </w:r>
      </w:ins>
    </w:p>
    <w:p w14:paraId="631435EB" w14:textId="54570396" w:rsidR="005A6EDD" w:rsidRDefault="005A6EDD" w:rsidP="00CB4F63">
      <w:pPr>
        <w:pStyle w:val="-27"/>
        <w:ind w:firstLine="420"/>
        <w:rPr>
          <w:ins w:id="43" w:author="Fan Quan" w:date="2021-03-14T15:59:00Z"/>
        </w:rPr>
      </w:pPr>
    </w:p>
    <w:p w14:paraId="46B9694E" w14:textId="77777777" w:rsidR="005A6EDD" w:rsidRDefault="005A6EDD">
      <w:pPr>
        <w:pStyle w:val="-27"/>
        <w:keepNext/>
        <w:ind w:firstLineChars="0" w:firstLine="0"/>
        <w:rPr>
          <w:ins w:id="44" w:author="Fan Quan" w:date="2021-03-14T16:00:00Z"/>
        </w:rPr>
        <w:pPrChange w:id="45" w:author="Fan Quan" w:date="2021-03-14T16:00:00Z">
          <w:pPr>
            <w:pStyle w:val="-27"/>
            <w:ind w:firstLineChars="0" w:firstLine="0"/>
          </w:pPr>
        </w:pPrChange>
      </w:pPr>
      <w:moveToRangeStart w:id="46" w:author="Fan Quan" w:date="2021-03-14T15:59:00Z" w:name="move66630013"/>
      <w:moveTo w:id="47" w:author="Fan Quan" w:date="2021-03-14T15:59:00Z">
        <w:r>
          <w:rPr>
            <w:rFonts w:hint="eastAsia"/>
            <w:noProof/>
          </w:rPr>
          <w:lastRenderedPageBreak/>
          <w:drawing>
            <wp:inline distT="0" distB="0" distL="0" distR="0" wp14:anchorId="205146BD" wp14:editId="69138092">
              <wp:extent cx="2956560" cy="2219325"/>
              <wp:effectExtent l="0" t="0" r="0" b="0"/>
              <wp:docPr id="3" name="图片 2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5" name="图片 255"/>
                      <pic:cNvPicPr>
                        <a:picLocks noChangeAspect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6857" cy="22193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  <w:moveToRangeEnd w:id="46"/>
    </w:p>
    <w:p w14:paraId="2931851C" w14:textId="3AA9A8CC" w:rsidR="005A6EDD" w:rsidRDefault="005A6EDD">
      <w:pPr>
        <w:pStyle w:val="Caption"/>
        <w:rPr>
          <w:ins w:id="48" w:author="Fan Quan" w:date="2021-03-14T15:59:00Z"/>
        </w:rPr>
        <w:pPrChange w:id="49" w:author="Fan Quan" w:date="2021-03-14T16:00:00Z">
          <w:pPr>
            <w:pStyle w:val="-27"/>
            <w:ind w:firstLine="420"/>
          </w:pPr>
        </w:pPrChange>
      </w:pPr>
      <w:ins w:id="50" w:author="Fan Quan" w:date="2021-03-14T16:00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51" w:author="Fan Quan" w:date="2021-03-14T16:00:00Z">
        <w:r>
          <w:rPr>
            <w:noProof/>
          </w:rPr>
          <w:t>2</w:t>
        </w:r>
        <w:r>
          <w:fldChar w:fldCharType="end"/>
        </w:r>
        <w:r>
          <w:t xml:space="preserve"> </w:t>
        </w:r>
        <w:r w:rsidRPr="005A6EDD">
          <w:t>每个事件后，游戏会给出各种情绪与</w:t>
        </w:r>
        <w:r>
          <w:rPr>
            <w:rFonts w:hint="eastAsia"/>
          </w:rPr>
          <w:t>动作</w:t>
        </w:r>
        <w:r w:rsidRPr="005A6EDD">
          <w:t>供玩家选择</w:t>
        </w:r>
        <w:r>
          <w:rPr>
            <w:rFonts w:hint="eastAsia"/>
          </w:rPr>
          <w:t>作为回应</w:t>
        </w:r>
        <w:r w:rsidRPr="005A6EDD">
          <w:t>。角色的性格与过往历史会影响行动结果。</w:t>
        </w:r>
      </w:ins>
    </w:p>
    <w:p w14:paraId="15E8DE01" w14:textId="77777777" w:rsidR="005A6EDD" w:rsidRDefault="005A6EDD" w:rsidP="00CB4F63">
      <w:pPr>
        <w:pStyle w:val="-27"/>
        <w:ind w:firstLine="420"/>
      </w:pPr>
    </w:p>
    <w:p w14:paraId="3C658AC3" w14:textId="0C488D7E" w:rsidR="006C5CBF" w:rsidRDefault="006E179A">
      <w:pPr>
        <w:pStyle w:val="-"/>
        <w:ind w:firstLine="420"/>
        <w:pPrChange w:id="52" w:author="Fan Quan" w:date="2021-03-14T16:03:00Z">
          <w:pPr>
            <w:pStyle w:val="-27"/>
            <w:ind w:firstLine="420"/>
          </w:pPr>
        </w:pPrChange>
      </w:pPr>
      <w:del w:id="53" w:author="Fan Quan" w:date="2021-03-16T16:38:00Z">
        <w:r w:rsidDel="002C3FF4">
          <w:rPr>
            <w:rFonts w:hint="eastAsia"/>
          </w:rPr>
          <w:delText>游戏中，</w:delText>
        </w:r>
      </w:del>
      <w:ins w:id="54" w:author="Fan Quan" w:date="2021-03-16T16:38:00Z">
        <w:r w:rsidR="002C3FF4">
          <w:rPr>
            <w:rFonts w:hint="eastAsia"/>
          </w:rPr>
          <w:t>在</w:t>
        </w:r>
      </w:ins>
      <w:ins w:id="55" w:author="Fan Quan" w:date="2021-03-16T16:39:00Z">
        <w:r w:rsidR="002C3FF4">
          <w:rPr>
            <w:rFonts w:hint="eastAsia"/>
          </w:rPr>
          <w:t>《另我》中，</w:t>
        </w:r>
      </w:ins>
      <w:r>
        <w:rPr>
          <w:rFonts w:hint="eastAsia"/>
        </w:rPr>
        <w:t>玩家操控角色体验人生大事，根据自己做出的选择影响角色属性。与《创世纪</w:t>
      </w:r>
      <w:r w:rsidR="001F5B74">
        <w:rPr>
          <w:rFonts w:hint="eastAsia"/>
        </w:rPr>
        <w:t xml:space="preserve"> </w:t>
      </w:r>
      <w:r>
        <w:t>4</w:t>
      </w:r>
      <w:r>
        <w:t>》</w:t>
      </w:r>
      <w:ins w:id="56" w:author="Fan Quan" w:date="2021-03-16T16:33:00Z">
        <w:r w:rsidR="004D1C29">
          <w:rPr>
            <w:rFonts w:hint="eastAsia"/>
          </w:rPr>
          <w:t>（</w:t>
        </w:r>
        <w:r w:rsidR="004D1C29">
          <w:rPr>
            <w:rFonts w:hint="eastAsia"/>
          </w:rPr>
          <w:t>Ultima</w:t>
        </w:r>
        <w:r w:rsidR="004D1C29">
          <w:t xml:space="preserve"> </w:t>
        </w:r>
        <w:r w:rsidR="004D1C29">
          <w:rPr>
            <w:rFonts w:hint="eastAsia"/>
          </w:rPr>
          <w:t>IV</w:t>
        </w:r>
        <w:r w:rsidR="004D1C29">
          <w:rPr>
            <w:rFonts w:hint="eastAsia"/>
          </w:rPr>
          <w:t>）</w:t>
        </w:r>
      </w:ins>
      <w:r>
        <w:t>类似，游戏开始前，玩家要回答一系列问题</w:t>
      </w:r>
      <w:ins w:id="57" w:author="Fan Quan" w:date="2021-03-16T16:33:00Z">
        <w:r w:rsidR="004D1C29">
          <w:rPr>
            <w:rFonts w:hint="eastAsia"/>
          </w:rPr>
          <w:t>来确定</w:t>
        </w:r>
      </w:ins>
      <w:del w:id="58" w:author="Fan Quan" w:date="2021-03-16T16:33:00Z">
        <w:r w:rsidDel="004D1C29">
          <w:delText>，这会影响游戏</w:delText>
        </w:r>
      </w:del>
      <w:r>
        <w:t>角色的初始属性。游戏共有七个人生阶段，玩家可任选</w:t>
      </w:r>
      <w:ins w:id="59" w:author="Fan Quan" w:date="2021-03-16T16:34:00Z">
        <w:r w:rsidR="004D1C29">
          <w:rPr>
            <w:rFonts w:hint="eastAsia"/>
          </w:rPr>
          <w:t>作为</w:t>
        </w:r>
      </w:ins>
      <w:r>
        <w:t>开局</w:t>
      </w:r>
      <w:del w:id="60" w:author="Fan Quan" w:date="2021-03-16T16:34:00Z">
        <w:r w:rsidDel="004D1C29">
          <w:delText>阶段</w:delText>
        </w:r>
      </w:del>
      <w:r>
        <w:t>，也可以</w:t>
      </w:r>
      <w:r w:rsidR="001F5B74">
        <w:rPr>
          <w:rFonts w:hint="eastAsia"/>
        </w:rPr>
        <w:t>从</w:t>
      </w:r>
      <w:ins w:id="61" w:author="Fan Quan" w:date="2021-03-16T16:34:00Z">
        <w:r w:rsidR="00550152">
          <w:rPr>
            <w:rFonts w:hint="eastAsia"/>
          </w:rPr>
          <w:t>胎儿时期</w:t>
        </w:r>
      </w:ins>
      <w:del w:id="62" w:author="Fan Quan" w:date="2021-03-16T16:34:00Z">
        <w:r w:rsidR="001F5B74" w:rsidDel="00550152">
          <w:rPr>
            <w:rFonts w:hint="eastAsia"/>
          </w:rPr>
          <w:delText>头</w:delText>
        </w:r>
      </w:del>
      <w:r w:rsidR="001F5B74">
        <w:rPr>
          <w:rFonts w:hint="eastAsia"/>
        </w:rPr>
        <w:t>开始</w:t>
      </w:r>
      <w:del w:id="63" w:author="Fan Quan" w:date="2021-03-16T16:34:00Z">
        <w:r w:rsidR="001F5B74" w:rsidDel="00550152">
          <w:rPr>
            <w:rFonts w:hint="eastAsia"/>
          </w:rPr>
          <w:delText>，由</w:delText>
        </w:r>
        <w:r w:rsidDel="00550152">
          <w:delText>胎儿时期开局</w:delText>
        </w:r>
      </w:del>
      <w:r>
        <w:t>。</w:t>
      </w:r>
    </w:p>
    <w:p w14:paraId="126035BF" w14:textId="232EBD69" w:rsidR="006C5CBF" w:rsidRDefault="006E179A">
      <w:pPr>
        <w:pStyle w:val="-"/>
        <w:ind w:firstLine="420"/>
        <w:pPrChange w:id="64" w:author="Fan Quan" w:date="2021-03-14T16:03:00Z">
          <w:pPr>
            <w:pStyle w:val="-27"/>
            <w:ind w:firstLine="420"/>
          </w:pPr>
        </w:pPrChange>
      </w:pPr>
      <w:r>
        <w:rPr>
          <w:rFonts w:hint="eastAsia"/>
        </w:rPr>
        <w:t>游戏中，玩家会在</w:t>
      </w:r>
      <w:del w:id="65" w:author="Fan Quan" w:date="2021-03-16T16:36:00Z">
        <w:r w:rsidDel="00550152">
          <w:rPr>
            <w:rFonts w:hint="eastAsia"/>
          </w:rPr>
          <w:delText>由</w:delText>
        </w:r>
      </w:del>
      <w:r>
        <w:rPr>
          <w:rFonts w:hint="eastAsia"/>
        </w:rPr>
        <w:t>一个个带有特定主题的场景中做出抉择，其中涉及爱情、家庭、事业等。这些场景分别反映出角色在特定年龄段里所遇到的种种问题，而玩家要在所给选项中做出选择。玩家可以代入现实经历，做出符合本心的选择；也可以做出现实中不敢做出的抉择——四处捅娄子，让自己深陷窘境。这些抉择会以数据的形式影响角色的人际关系、资产情况、职业走向与健康状况。虽然游戏界面将</w:t>
      </w:r>
      <w:ins w:id="66" w:author="Fan Quan" w:date="2021-03-16T16:38:00Z">
        <w:r w:rsidR="002C3FF4">
          <w:rPr>
            <w:rFonts w:hint="eastAsia"/>
          </w:rPr>
          <w:t>大部分</w:t>
        </w:r>
      </w:ins>
      <w:del w:id="67" w:author="Fan Quan" w:date="2021-03-16T16:37:00Z">
        <w:r w:rsidDel="002C3FF4">
          <w:rPr>
            <w:rFonts w:hint="eastAsia"/>
          </w:rPr>
          <w:delText>这些</w:delText>
        </w:r>
      </w:del>
      <w:r>
        <w:rPr>
          <w:rFonts w:hint="eastAsia"/>
        </w:rPr>
        <w:t>数据展现得清清楚楚，但玩家并不需要花大功夫堆砌角色属性。对于这款游戏而言，沉湎于此无异于买椟还珠。</w:t>
      </w:r>
    </w:p>
    <w:p w14:paraId="1B8B9103" w14:textId="295861E4" w:rsidR="006C5CBF" w:rsidRDefault="006E179A">
      <w:pPr>
        <w:pStyle w:val="-"/>
        <w:ind w:firstLine="420"/>
        <w:pPrChange w:id="68" w:author="Fan Quan" w:date="2021-03-14T16:03:00Z">
          <w:pPr>
            <w:pStyle w:val="-27"/>
            <w:ind w:firstLine="420"/>
          </w:pPr>
        </w:pPrChange>
      </w:pPr>
      <w:r>
        <w:rPr>
          <w:rFonts w:hint="eastAsia"/>
        </w:rPr>
        <w:t>许多</w:t>
      </w:r>
      <w:r>
        <w:rPr>
          <w:rFonts w:hint="eastAsia"/>
        </w:rPr>
        <w:t xml:space="preserve"> </w:t>
      </w:r>
      <w:r>
        <w:t>RPG</w:t>
      </w:r>
      <w:r>
        <w:rPr>
          <w:rFonts w:hint="eastAsia"/>
        </w:rPr>
        <w:t xml:space="preserve"> </w:t>
      </w:r>
      <w:r>
        <w:t>游戏都</w:t>
      </w:r>
      <w:ins w:id="69" w:author="Fan Quan" w:date="2021-03-16T16:46:00Z">
        <w:r w:rsidR="00F236EA">
          <w:rPr>
            <w:rFonts w:hint="eastAsia"/>
          </w:rPr>
          <w:t>号称</w:t>
        </w:r>
      </w:ins>
      <w:del w:id="70" w:author="Fan Quan" w:date="2021-03-16T16:46:00Z">
        <w:r w:rsidDel="00F236EA">
          <w:delText>自称，</w:delText>
        </w:r>
      </w:del>
      <w:ins w:id="71" w:author="Fan Quan" w:date="2021-03-16T16:46:00Z">
        <w:r w:rsidR="00F236EA">
          <w:rPr>
            <w:rFonts w:hint="eastAsia"/>
          </w:rPr>
          <w:t>没有完全相同的游戏</w:t>
        </w:r>
      </w:ins>
      <w:del w:id="72" w:author="Fan Quan" w:date="2021-03-16T16:46:00Z">
        <w:r w:rsidDel="00F236EA">
          <w:delText>玩家每玩一次游戏，都会得到截然不同的游戏体验</w:delText>
        </w:r>
      </w:del>
      <w:ins w:id="73" w:author="Fan Quan" w:date="2021-03-16T16:46:00Z">
        <w:r w:rsidR="00F236EA">
          <w:rPr>
            <w:rFonts w:hint="eastAsia"/>
          </w:rPr>
          <w:t>，</w:t>
        </w:r>
      </w:ins>
      <w:del w:id="74" w:author="Fan Quan" w:date="2021-03-16T16:46:00Z">
        <w:r w:rsidDel="00F236EA">
          <w:delText>。</w:delText>
        </w:r>
      </w:del>
      <w:r>
        <w:t>但《另我》所塑造的游戏场景包罗万象，</w:t>
      </w:r>
      <w:ins w:id="75" w:author="Fan Quan" w:date="2021-03-16T16:47:00Z">
        <w:r w:rsidR="00F236EA">
          <w:rPr>
            <w:rFonts w:hint="eastAsia"/>
          </w:rPr>
          <w:t>估计很难不会重复</w:t>
        </w:r>
      </w:ins>
      <w:del w:id="76" w:author="Fan Quan" w:date="2021-03-16T16:45:00Z">
        <w:r w:rsidDel="00D857B4">
          <w:delText>富有神秘主义色彩，</w:delText>
        </w:r>
        <w:r w:rsidDel="00F236EA">
          <w:delText>将自己想表达的观念统统倾注于此</w:delText>
        </w:r>
      </w:del>
      <w:r>
        <w:t>。游戏中，</w:t>
      </w:r>
      <w:ins w:id="77" w:author="Fan Quan" w:date="2021-03-16T16:48:00Z">
        <w:r w:rsidR="00F236EA">
          <w:rPr>
            <w:rFonts w:hint="eastAsia"/>
          </w:rPr>
          <w:t>你</w:t>
        </w:r>
      </w:ins>
      <w:del w:id="78" w:author="Fan Quan" w:date="2021-03-16T16:48:00Z">
        <w:r w:rsidDel="00F236EA">
          <w:delText>玩家</w:delText>
        </w:r>
      </w:del>
      <w:r>
        <w:t>可能是一位</w:t>
      </w:r>
      <w:r>
        <w:t>“</w:t>
      </w:r>
      <w:r>
        <w:t>钻钱眼</w:t>
      </w:r>
      <w:r>
        <w:t>”</w:t>
      </w:r>
      <w:r>
        <w:t>的商界大亨，可能</w:t>
      </w:r>
      <w:del w:id="79" w:author="Fan Quan" w:date="2021-03-16T16:49:00Z">
        <w:r w:rsidDel="008D0871">
          <w:rPr>
            <w:rFonts w:hint="eastAsia"/>
          </w:rPr>
          <w:delText>是一名街头暴毙的无名小卒</w:delText>
        </w:r>
      </w:del>
      <w:ins w:id="80" w:author="Fan Quan" w:date="2021-03-16T16:49:00Z">
        <w:r w:rsidR="008D0871">
          <w:rPr>
            <w:rFonts w:hint="eastAsia"/>
          </w:rPr>
          <w:t>被谋杀于某个小巷</w:t>
        </w:r>
      </w:ins>
      <w:r>
        <w:t>；或孑然一身，或觅得良缘；或孤独终老，或子孙满堂。游戏结束，玩家会按捺不</w:t>
      </w:r>
      <w:r>
        <w:t>住心头的冲动，迫不及待重新开局，看看如果做出另一</w:t>
      </w:r>
      <w:r w:rsidR="009308C4">
        <w:rPr>
          <w:rFonts w:hint="eastAsia"/>
        </w:rPr>
        <w:t>种</w:t>
      </w:r>
      <w:r>
        <w:t>选择，会</w:t>
      </w:r>
      <w:r w:rsidR="009308C4">
        <w:rPr>
          <w:rFonts w:hint="eastAsia"/>
        </w:rPr>
        <w:t>衍生出何种</w:t>
      </w:r>
      <w:r>
        <w:t>故事进展。简言之，</w:t>
      </w:r>
      <w:r>
        <w:rPr>
          <w:rFonts w:hint="eastAsia"/>
        </w:rPr>
        <w:t>《另我》</w:t>
      </w:r>
      <w:r>
        <w:t>用游戏的方式演绎出现实世界的两难抉择。</w:t>
      </w:r>
    </w:p>
    <w:p w14:paraId="3C74303F" w14:textId="3EB03BF9" w:rsidR="006C5CBF" w:rsidRDefault="006E179A">
      <w:pPr>
        <w:pStyle w:val="-"/>
        <w:ind w:firstLine="420"/>
        <w:pPrChange w:id="81" w:author="Fan Quan" w:date="2021-03-14T16:04:00Z">
          <w:pPr>
            <w:pStyle w:val="-27"/>
            <w:ind w:firstLine="420"/>
          </w:pPr>
        </w:pPrChange>
      </w:pPr>
      <w:r>
        <w:rPr>
          <w:rFonts w:hint="eastAsia"/>
        </w:rPr>
        <w:t>这款游戏有深深的时代烙印，也因此招致不少非议。这款游戏有性别主义之嫌，起初发售时分为男性版和女性版，未考虑同性者、双性者以及单</w:t>
      </w:r>
      <w:ins w:id="82" w:author="Fan Quan" w:date="2021-03-16T16:51:00Z">
        <w:r w:rsidR="008D0871">
          <w:rPr>
            <w:rFonts w:hint="eastAsia"/>
          </w:rPr>
          <w:t>身</w:t>
        </w:r>
      </w:ins>
      <w:del w:id="83" w:author="Fan Quan" w:date="2021-03-16T16:51:00Z">
        <w:r w:rsidDel="008D0871">
          <w:rPr>
            <w:rFonts w:hint="eastAsia"/>
          </w:rPr>
          <w:delText>亲</w:delText>
        </w:r>
      </w:del>
      <w:r>
        <w:rPr>
          <w:rFonts w:hint="eastAsia"/>
        </w:rPr>
        <w:t>父母的诉求。</w:t>
      </w:r>
      <w:r w:rsidR="009308C4">
        <w:rPr>
          <w:rFonts w:hint="eastAsia"/>
        </w:rPr>
        <w:t>玩家</w:t>
      </w:r>
      <w:r>
        <w:rPr>
          <w:rFonts w:hint="eastAsia"/>
        </w:rPr>
        <w:t>似乎只有遵循</w:t>
      </w:r>
      <w:r>
        <w:rPr>
          <w:rFonts w:hint="eastAsia"/>
        </w:rPr>
        <w:t xml:space="preserve"> </w:t>
      </w:r>
      <w:r>
        <w:t xml:space="preserve">80 </w:t>
      </w:r>
      <w:r>
        <w:t>年代的传统价值观，才能获得较高的游戏收益。</w:t>
      </w:r>
    </w:p>
    <w:p w14:paraId="4C832A4C" w14:textId="3BAD966F" w:rsidR="006C5CBF" w:rsidDel="00914656" w:rsidRDefault="006E179A">
      <w:pPr>
        <w:pStyle w:val="-"/>
        <w:ind w:firstLine="420"/>
        <w:rPr>
          <w:del w:id="84" w:author="Fan Quan" w:date="2021-03-14T16:02:00Z"/>
        </w:rPr>
        <w:pPrChange w:id="85" w:author="Fan Quan" w:date="2021-03-14T16:03:00Z">
          <w:pPr/>
        </w:pPrChange>
      </w:pPr>
      <w:r>
        <w:rPr>
          <w:rFonts w:hint="eastAsia"/>
        </w:rPr>
        <w:t>无论如何，时至今日，《另我》的重要性仍非同小可，对现代冒险题材游戏（如</w:t>
      </w:r>
      <w:ins w:id="86" w:author="Fan Quan" w:date="2021-03-16T16:52:00Z">
        <w:r w:rsidR="00CD65C2">
          <w:rPr>
            <w:rFonts w:hint="eastAsia"/>
          </w:rPr>
          <w:t xml:space="preserve"> </w:t>
        </w:r>
      </w:ins>
      <w:r>
        <w:t>Telltale</w:t>
      </w:r>
      <w:r>
        <w:rPr>
          <w:rStyle w:val="FootnoteReference"/>
        </w:rPr>
        <w:footnoteReference w:id="3"/>
      </w:r>
      <w:ins w:id="97" w:author="Fan Quan" w:date="2021-03-16T16:52:00Z">
        <w:r w:rsidR="00CD65C2">
          <w:t xml:space="preserve"> </w:t>
        </w:r>
      </w:ins>
      <w:r>
        <w:t>旗下作品）的拥趸来说更是如此。难道你从未幻想过，如果能有一段不一样的人生，那会是怎样的光景</w:t>
      </w:r>
      <w:ins w:id="98" w:author="Fan Quan" w:date="2021-03-16T16:52:00Z">
        <w:r w:rsidR="00CD65C2">
          <w:rPr>
            <w:rFonts w:hint="eastAsia"/>
          </w:rPr>
          <w:t>吗</w:t>
        </w:r>
      </w:ins>
      <w:r>
        <w:t>？</w:t>
      </w:r>
    </w:p>
    <w:p w14:paraId="5EFA8FEE" w14:textId="3D5323DE" w:rsidR="006C5CBF" w:rsidDel="00914656" w:rsidRDefault="006C5CBF">
      <w:pPr>
        <w:pStyle w:val="-"/>
        <w:ind w:firstLine="420"/>
        <w:rPr>
          <w:del w:id="99" w:author="Fan Quan" w:date="2021-03-14T16:02:00Z"/>
        </w:rPr>
        <w:pPrChange w:id="100" w:author="Fan Quan" w:date="2021-03-14T16:03:00Z">
          <w:pPr>
            <w:pStyle w:val="Caption"/>
          </w:pPr>
        </w:pPrChange>
      </w:pPr>
    </w:p>
    <w:p w14:paraId="4D7093FF" w14:textId="27FBC5CE" w:rsidR="006C5CBF" w:rsidDel="00914656" w:rsidRDefault="006E179A">
      <w:pPr>
        <w:pStyle w:val="-"/>
        <w:ind w:firstLine="420"/>
        <w:rPr>
          <w:del w:id="101" w:author="Fan Quan" w:date="2021-03-14T15:59:00Z"/>
        </w:rPr>
      </w:pPr>
      <w:moveFromRangeStart w:id="102" w:author="Fan Quan" w:date="2021-03-14T15:58:00Z" w:name="move66629953"/>
      <w:moveFrom w:id="103" w:author="Fan Quan" w:date="2021-03-14T15:58:00Z">
        <w:r w:rsidDel="005A6EDD">
          <w:rPr>
            <w:rFonts w:hint="eastAsia"/>
            <w:noProof/>
          </w:rPr>
          <w:drawing>
            <wp:inline distT="0" distB="0" distL="0" distR="0" wp14:anchorId="132860FF" wp14:editId="30A8C3B2">
              <wp:extent cx="2959100" cy="2219325"/>
              <wp:effectExtent l="0" t="0" r="0" b="9525"/>
              <wp:docPr id="254" name="图片 2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4" name="图片 254"/>
                      <pic:cNvPicPr>
                        <a:picLocks noChangeAspect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9198" cy="22193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  <w:moveFromRangeEnd w:id="102"/>
    </w:p>
    <w:p w14:paraId="00E03AC5" w14:textId="77777777" w:rsidR="00914656" w:rsidRDefault="00914656">
      <w:pPr>
        <w:pStyle w:val="-"/>
        <w:ind w:firstLine="420"/>
        <w:rPr>
          <w:ins w:id="104" w:author="Fan Quan" w:date="2021-03-14T16:03:00Z"/>
        </w:rPr>
        <w:pPrChange w:id="105" w:author="Fan Quan" w:date="2021-03-14T16:03:00Z">
          <w:pPr>
            <w:pStyle w:val="-27"/>
            <w:keepNext/>
            <w:ind w:firstLineChars="0" w:firstLine="0"/>
            <w:jc w:val="left"/>
          </w:pPr>
        </w:pPrChange>
      </w:pPr>
    </w:p>
    <w:p w14:paraId="72EA851C" w14:textId="60FA8CB8" w:rsidR="006C5CBF" w:rsidDel="00914656" w:rsidRDefault="006E179A">
      <w:pPr>
        <w:pStyle w:val="-"/>
        <w:ind w:firstLine="420"/>
        <w:rPr>
          <w:del w:id="106" w:author="Fan Quan" w:date="2021-03-14T16:02:00Z"/>
        </w:rPr>
        <w:pPrChange w:id="107" w:author="Fan Quan" w:date="2021-03-14T16:03:00Z">
          <w:pPr>
            <w:pStyle w:val="-27"/>
            <w:ind w:firstLine="420"/>
          </w:pPr>
        </w:pPrChange>
      </w:pPr>
      <w:del w:id="108" w:author="Fan Quan" w:date="2021-03-14T15:59:00Z">
        <w:r w:rsidDel="005A6EDD">
          <w:rPr>
            <w:rFonts w:hint="eastAsia"/>
          </w:rPr>
          <w:delText>图</w:delText>
        </w:r>
        <w:r w:rsidDel="005A6EDD">
          <w:rPr>
            <w:rFonts w:hint="eastAsia"/>
          </w:rPr>
          <w:delText xml:space="preserve"> </w:delText>
        </w:r>
        <w:r w:rsidDel="005A6EDD">
          <w:fldChar w:fldCharType="begin"/>
        </w:r>
        <w:r w:rsidDel="005A6EDD">
          <w:delInstrText xml:space="preserve"> </w:delInstrText>
        </w:r>
        <w:r w:rsidDel="005A6EDD">
          <w:rPr>
            <w:rFonts w:hint="eastAsia"/>
          </w:rPr>
          <w:delInstrText xml:space="preserve">SEQ </w:delInstrText>
        </w:r>
        <w:r w:rsidDel="005A6EDD">
          <w:rPr>
            <w:rFonts w:hint="eastAsia"/>
          </w:rPr>
          <w:delInstrText>图</w:delInstrText>
        </w:r>
        <w:r w:rsidDel="005A6EDD">
          <w:rPr>
            <w:rFonts w:hint="eastAsia"/>
          </w:rPr>
          <w:delInstrText xml:space="preserve"> \* ARABIC</w:delInstrText>
        </w:r>
        <w:r w:rsidDel="005A6EDD">
          <w:delInstrText xml:space="preserve"> </w:delInstrText>
        </w:r>
        <w:r w:rsidDel="005A6EDD">
          <w:fldChar w:fldCharType="separate"/>
        </w:r>
        <w:r w:rsidDel="005A6EDD">
          <w:rPr>
            <w:noProof/>
          </w:rPr>
          <w:delText>1</w:delText>
        </w:r>
        <w:r w:rsidDel="005A6EDD">
          <w:fldChar w:fldCharType="end"/>
        </w:r>
        <w:r w:rsidDel="005A6EDD">
          <w:delText xml:space="preserve"> </w:delText>
        </w:r>
        <w:r w:rsidDel="005A6EDD">
          <w:rPr>
            <w:rFonts w:hint="eastAsia"/>
          </w:rPr>
          <w:delText>游戏以一名心理学家多段关于人生大事的访谈记录为基础，涉及家庭、人际关系、工作、毒品、性生活等话题。</w:delText>
        </w:r>
      </w:del>
    </w:p>
    <w:p w14:paraId="2A017D75" w14:textId="47B3AE74" w:rsidR="006C5CBF" w:rsidDel="00914656" w:rsidRDefault="006C5CBF">
      <w:pPr>
        <w:pStyle w:val="-"/>
        <w:ind w:firstLine="420"/>
        <w:rPr>
          <w:del w:id="109" w:author="Fan Quan" w:date="2021-03-14T16:02:00Z"/>
        </w:rPr>
        <w:pPrChange w:id="110" w:author="Fan Quan" w:date="2021-03-14T16:03:00Z">
          <w:pPr/>
        </w:pPrChange>
      </w:pPr>
    </w:p>
    <w:p w14:paraId="1636B5C4" w14:textId="53386FF5" w:rsidR="006C5CBF" w:rsidDel="00914656" w:rsidRDefault="006E179A">
      <w:pPr>
        <w:pStyle w:val="-"/>
        <w:ind w:firstLine="420"/>
        <w:rPr>
          <w:del w:id="111" w:author="Fan Quan" w:date="2021-03-14T16:02:00Z"/>
        </w:rPr>
        <w:pPrChange w:id="112" w:author="Fan Quan" w:date="2021-03-14T16:03:00Z">
          <w:pPr>
            <w:pStyle w:val="-27"/>
            <w:keepNext/>
            <w:ind w:firstLineChars="0" w:firstLine="0"/>
            <w:jc w:val="left"/>
          </w:pPr>
        </w:pPrChange>
      </w:pPr>
      <w:moveFromRangeStart w:id="113" w:author="Fan Quan" w:date="2021-03-14T15:59:00Z" w:name="move66630013"/>
      <w:moveFrom w:id="114" w:author="Fan Quan" w:date="2021-03-14T15:59:00Z">
        <w:del w:id="115" w:author="Fan Quan" w:date="2021-03-14T16:02:00Z">
          <w:r w:rsidDel="00914656">
            <w:rPr>
              <w:rFonts w:hint="eastAsia"/>
              <w:noProof/>
            </w:rPr>
            <w:drawing>
              <wp:inline distT="0" distB="0" distL="0" distR="0" wp14:anchorId="069D182A" wp14:editId="29770A3E">
                <wp:extent cx="2956560" cy="2219325"/>
                <wp:effectExtent l="0" t="0" r="0" b="0"/>
                <wp:docPr id="255" name="图片 2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5" name="图片 255"/>
                        <pic:cNvPicPr>
                          <a:picLocks noChangeAspect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6857" cy="2219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moveFrom>
      <w:moveFromRangeEnd w:id="113"/>
    </w:p>
    <w:p w14:paraId="1A6B0C76" w14:textId="6D22BFE6" w:rsidR="006C5CBF" w:rsidRPr="00CB4F63" w:rsidDel="00914656" w:rsidRDefault="006E179A">
      <w:pPr>
        <w:pStyle w:val="-"/>
        <w:ind w:firstLine="420"/>
        <w:rPr>
          <w:del w:id="116" w:author="Fan Quan" w:date="2021-03-14T16:02:00Z"/>
        </w:rPr>
        <w:pPrChange w:id="117" w:author="Fan Quan" w:date="2021-03-14T16:03:00Z">
          <w:pPr>
            <w:pStyle w:val="-27"/>
            <w:ind w:firstLine="420"/>
          </w:pPr>
        </w:pPrChange>
      </w:pPr>
      <w:del w:id="118" w:author="Fan Quan" w:date="2021-03-14T16:02:00Z">
        <w:r w:rsidDel="00914656">
          <w:rPr>
            <w:rFonts w:hint="eastAsia"/>
          </w:rPr>
          <w:delText>图</w:delText>
        </w:r>
        <w:r w:rsidDel="00914656">
          <w:rPr>
            <w:rFonts w:hint="eastAsia"/>
          </w:rPr>
          <w:delText xml:space="preserve"> </w:delText>
        </w:r>
        <w:r w:rsidDel="00914656">
          <w:fldChar w:fldCharType="begin"/>
        </w:r>
        <w:r w:rsidDel="00914656">
          <w:delInstrText xml:space="preserve"> </w:delInstrText>
        </w:r>
        <w:r w:rsidDel="00914656">
          <w:rPr>
            <w:rFonts w:hint="eastAsia"/>
          </w:rPr>
          <w:delInstrText xml:space="preserve">SEQ </w:delInstrText>
        </w:r>
        <w:r w:rsidDel="00914656">
          <w:rPr>
            <w:rFonts w:hint="eastAsia"/>
          </w:rPr>
          <w:delInstrText>图</w:delInstrText>
        </w:r>
        <w:r w:rsidDel="00914656">
          <w:rPr>
            <w:rFonts w:hint="eastAsia"/>
          </w:rPr>
          <w:delInstrText xml:space="preserve"> \* ARABIC</w:delInstrText>
        </w:r>
        <w:r w:rsidDel="00914656">
          <w:delInstrText xml:space="preserve"> </w:delInstrText>
        </w:r>
        <w:r w:rsidDel="00914656">
          <w:fldChar w:fldCharType="separate"/>
        </w:r>
      </w:del>
      <w:del w:id="119" w:author="Fan Quan" w:date="2021-03-14T15:59:00Z">
        <w:r w:rsidDel="005A6EDD">
          <w:rPr>
            <w:noProof/>
          </w:rPr>
          <w:delText>2</w:delText>
        </w:r>
      </w:del>
      <w:del w:id="120" w:author="Fan Quan" w:date="2021-03-14T16:02:00Z">
        <w:r w:rsidDel="00914656">
          <w:fldChar w:fldCharType="end"/>
        </w:r>
        <w:r w:rsidDel="00914656">
          <w:rPr>
            <w:rFonts w:hint="eastAsia"/>
          </w:rPr>
          <w:delText xml:space="preserve"> </w:delText>
        </w:r>
      </w:del>
      <w:del w:id="121" w:author="Fan Quan" w:date="2021-03-14T16:00:00Z">
        <w:r w:rsidDel="005A6EDD">
          <w:rPr>
            <w:rFonts w:hint="eastAsia"/>
          </w:rPr>
          <w:delText>每个事件后，游戏会给出各种情绪与回应方式，供玩家选择。角色的性格与过往历史会影响行动结果。</w:delText>
        </w:r>
      </w:del>
    </w:p>
    <w:p w14:paraId="17C9B9ED" w14:textId="77777777" w:rsidR="006C5CBF" w:rsidDel="00914656" w:rsidRDefault="006C5CBF">
      <w:pPr>
        <w:pStyle w:val="-"/>
        <w:ind w:firstLine="420"/>
        <w:rPr>
          <w:del w:id="122" w:author="Fan Quan" w:date="2021-03-14T16:02:00Z"/>
        </w:rPr>
        <w:pPrChange w:id="123" w:author="Fan Quan" w:date="2021-03-14T16:03:00Z">
          <w:pPr>
            <w:pStyle w:val="Caption"/>
            <w:jc w:val="left"/>
          </w:pPr>
        </w:pPrChange>
      </w:pPr>
    </w:p>
    <w:p w14:paraId="30EE6F46" w14:textId="77777777" w:rsidR="006C5CBF" w:rsidRDefault="006C5CBF">
      <w:pPr>
        <w:pStyle w:val="-"/>
        <w:ind w:firstLine="420"/>
        <w:pPrChange w:id="124" w:author="Fan Quan" w:date="2021-03-14T16:03:00Z">
          <w:pPr>
            <w:pStyle w:val="Caption"/>
          </w:pPr>
        </w:pPrChange>
      </w:pPr>
    </w:p>
    <w:sectPr w:rsidR="006C5CBF">
      <w:headerReference w:type="default" r:id="rId14"/>
      <w:footerReference w:type="default" r:id="rId15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AD04F" w14:textId="77777777" w:rsidR="005A0884" w:rsidRDefault="005A0884">
      <w:r>
        <w:separator/>
      </w:r>
    </w:p>
  </w:endnote>
  <w:endnote w:type="continuationSeparator" w:id="0">
    <w:p w14:paraId="6333BED3" w14:textId="77777777" w:rsidR="005A0884" w:rsidRDefault="005A0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8536A" w14:textId="77777777" w:rsidR="006C5CBF" w:rsidRDefault="006E179A">
    <w:pPr>
      <w:pStyle w:val="Footer-Grey12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80D099" w14:textId="77777777" w:rsidR="006C5CBF" w:rsidRDefault="006E179A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45E3BF" w14:textId="77777777" w:rsidR="005A0884" w:rsidRDefault="005A0884">
      <w:r>
        <w:separator/>
      </w:r>
    </w:p>
  </w:footnote>
  <w:footnote w:type="continuationSeparator" w:id="0">
    <w:p w14:paraId="7A6CD1E4" w14:textId="77777777" w:rsidR="005A0884" w:rsidRDefault="005A0884">
      <w:r>
        <w:continuationSeparator/>
      </w:r>
    </w:p>
  </w:footnote>
  <w:footnote w:id="1">
    <w:p w14:paraId="70155176" w14:textId="5E9DFFDE" w:rsidR="006C5CBF" w:rsidRDefault="006E179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</w:t>
      </w:r>
      <w:ins w:id="9" w:author="Fan Quan" w:date="2021-03-14T15:51:00Z">
        <w:r w:rsidR="00270721">
          <w:rPr>
            <w:rFonts w:hint="eastAsia"/>
          </w:rPr>
          <w:t xml:space="preserve">原文是 </w:t>
        </w:r>
      </w:ins>
      <w:ins w:id="10" w:author="Fan Quan" w:date="2021-03-14T15:52:00Z">
        <w:r w:rsidR="00270721">
          <w:rPr>
            <w:rFonts w:hint="eastAsia"/>
          </w:rPr>
          <w:t>esoteric，但笔者将其意译成“</w:t>
        </w:r>
      </w:ins>
      <w:r>
        <w:rPr>
          <w:rFonts w:hint="eastAsia"/>
        </w:rPr>
        <w:t>密契主义</w:t>
      </w:r>
      <w:ins w:id="11" w:author="Fan Quan" w:date="2021-03-14T15:52:00Z">
        <w:r w:rsidR="00270721">
          <w:rPr>
            <w:rFonts w:hint="eastAsia"/>
          </w:rPr>
          <w:t>”</w:t>
        </w:r>
      </w:ins>
      <w:r>
        <w:rPr>
          <w:rFonts w:hint="eastAsia"/>
        </w:rPr>
        <w:t>，即神秘主义</w:t>
      </w:r>
      <w:ins w:id="12" w:author="Fan Quan" w:date="2021-03-14T15:52:00Z">
        <w:r w:rsidR="00270721">
          <w:rPr>
            <w:rFonts w:hint="eastAsia"/>
          </w:rPr>
          <w:t>，</w:t>
        </w:r>
      </w:ins>
      <w:del w:id="13" w:author="Fan Quan" w:date="2021-03-14T15:52:00Z">
        <w:r w:rsidDel="00270721">
          <w:rPr>
            <w:rFonts w:hint="eastAsia"/>
          </w:rPr>
          <w:delText>。</w:delText>
        </w:r>
      </w:del>
      <w:r>
        <w:rPr>
          <w:rFonts w:hint="eastAsia"/>
        </w:rPr>
        <w:t>源于希腊语</w:t>
      </w:r>
      <w:proofErr w:type="spellStart"/>
      <w:r>
        <w:rPr>
          <w:rFonts w:hint="eastAsia"/>
        </w:rPr>
        <w:t>m</w:t>
      </w:r>
      <w:r>
        <w:t>yein</w:t>
      </w:r>
      <w:proofErr w:type="spellEnd"/>
      <w:r>
        <w:rPr>
          <w:rFonts w:hint="eastAsia"/>
        </w:rPr>
        <w:t>，意为切断自身感官对外界的感知，感觉自己的灵魂与一个至高的精神实体相契合，具有超言说性、知悟性、暂现性，被动型四大特点，即一种不可言传，只可意会，靠一朝顿悟与外力实现的特殊体验。可参照R</w:t>
      </w:r>
      <w:r>
        <w:t>PG</w:t>
      </w:r>
      <w:r>
        <w:rPr>
          <w:rFonts w:hint="eastAsia"/>
        </w:rPr>
        <w:t>游戏中，角色升级，瞬间学得新技能的设定。</w:t>
      </w:r>
    </w:p>
  </w:footnote>
  <w:footnote w:id="2">
    <w:p w14:paraId="361FB1FD" w14:textId="77777777" w:rsidR="00616BB7" w:rsidRDefault="00616BB7" w:rsidP="00616BB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译者注：另我，心理学术语，由古罗马哲学家西塞罗提出，即另一个自我，往往与一个人正常或原有的性格有鲜明区别。</w:t>
      </w:r>
    </w:p>
  </w:footnote>
  <w:footnote w:id="3">
    <w:p w14:paraId="7CE31CE4" w14:textId="7793928B" w:rsidR="006C5CBF" w:rsidRDefault="006E179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译者注：T</w:t>
      </w:r>
      <w:r>
        <w:t>elltale</w:t>
      </w:r>
      <w:ins w:id="87" w:author="Fan Quan" w:date="2021-03-16T16:52:00Z">
        <w:r w:rsidR="00CD65C2">
          <w:t xml:space="preserve"> </w:t>
        </w:r>
      </w:ins>
      <w:r>
        <w:rPr>
          <w:rFonts w:hint="eastAsia"/>
        </w:rPr>
        <w:t>是一家美国游戏公司，</w:t>
      </w:r>
      <w:proofErr w:type="gramStart"/>
      <w:r>
        <w:rPr>
          <w:rFonts w:hint="eastAsia"/>
        </w:rPr>
        <w:t>字面意思是“</w:t>
      </w:r>
      <w:proofErr w:type="gramEnd"/>
      <w:r>
        <w:rPr>
          <w:rFonts w:hint="eastAsia"/>
        </w:rPr>
        <w:t>讲故事”，而这家公司的确长于交互式电影般的剧情叙事，但由于创收不足，2</w:t>
      </w:r>
      <w:r>
        <w:t>018</w:t>
      </w:r>
      <w:ins w:id="88" w:author="Fan Quan" w:date="2021-03-16T16:52:00Z">
        <w:r w:rsidR="00CD65C2">
          <w:t xml:space="preserve"> </w:t>
        </w:r>
      </w:ins>
      <w:r>
        <w:rPr>
          <w:rFonts w:hint="eastAsia"/>
        </w:rPr>
        <w:t>年该公司宣布破产，2</w:t>
      </w:r>
      <w:r>
        <w:t>019</w:t>
      </w:r>
      <w:ins w:id="89" w:author="Fan Quan" w:date="2021-03-16T16:52:00Z">
        <w:r w:rsidR="00CD65C2">
          <w:t xml:space="preserve"> </w:t>
        </w:r>
      </w:ins>
      <w:r>
        <w:rPr>
          <w:rFonts w:hint="eastAsia"/>
        </w:rPr>
        <w:t>年由</w:t>
      </w:r>
      <w:ins w:id="90" w:author="Fan Quan" w:date="2021-03-16T16:52:00Z">
        <w:r w:rsidR="00CD65C2">
          <w:rPr>
            <w:rFonts w:hint="eastAsia"/>
          </w:rPr>
          <w:t xml:space="preserve"> </w:t>
        </w:r>
      </w:ins>
      <w:r>
        <w:rPr>
          <w:rFonts w:hint="eastAsia"/>
        </w:rPr>
        <w:t>L</w:t>
      </w:r>
      <w:r>
        <w:t>CG</w:t>
      </w:r>
      <w:ins w:id="91" w:author="Fan Quan" w:date="2021-03-16T16:52:00Z">
        <w:r w:rsidR="00CD65C2">
          <w:t xml:space="preserve"> </w:t>
        </w:r>
      </w:ins>
      <w:r>
        <w:rPr>
          <w:rFonts w:hint="eastAsia"/>
        </w:rPr>
        <w:t>娱乐收购，保留</w:t>
      </w:r>
      <w:ins w:id="92" w:author="Fan Quan" w:date="2021-03-16T16:53:00Z">
        <w:r w:rsidR="00CD65C2">
          <w:rPr>
            <w:rFonts w:hint="eastAsia"/>
          </w:rPr>
          <w:t xml:space="preserve"> </w:t>
        </w:r>
      </w:ins>
      <w:r>
        <w:rPr>
          <w:rFonts w:hint="eastAsia"/>
        </w:rPr>
        <w:t>T</w:t>
      </w:r>
      <w:r>
        <w:t>elltale</w:t>
      </w:r>
      <w:ins w:id="93" w:author="Fan Quan" w:date="2021-03-16T16:53:00Z">
        <w:r w:rsidR="00CD65C2">
          <w:t xml:space="preserve"> </w:t>
        </w:r>
      </w:ins>
      <w:r>
        <w:rPr>
          <w:rFonts w:hint="eastAsia"/>
        </w:rPr>
        <w:t>之名。T</w:t>
      </w:r>
      <w:r>
        <w:t>elltale</w:t>
      </w:r>
      <w:ins w:id="94" w:author="Fan Quan" w:date="2021-03-16T16:53:00Z">
        <w:r w:rsidR="00CD65C2">
          <w:t xml:space="preserve"> </w:t>
        </w:r>
      </w:ins>
      <w:r>
        <w:rPr>
          <w:rFonts w:hint="eastAsia"/>
        </w:rPr>
        <w:t>代表作为《行尸走肉》、《我们身边的狼》、《无主之地传奇》等。其中，《行尸走肉》击败《刺客信条3》、《质量效应3》等优秀作品，荣膺</w:t>
      </w:r>
      <w:ins w:id="95" w:author="Fan Quan" w:date="2021-03-16T16:53:00Z">
        <w:r w:rsidR="00CD65C2">
          <w:rPr>
            <w:rFonts w:hint="eastAsia"/>
          </w:rPr>
          <w:t xml:space="preserve"> </w:t>
        </w:r>
      </w:ins>
      <w:r>
        <w:rPr>
          <w:rFonts w:hint="eastAsia"/>
        </w:rPr>
        <w:t>2</w:t>
      </w:r>
      <w:r>
        <w:t>012</w:t>
      </w:r>
      <w:ins w:id="96" w:author="Fan Quan" w:date="2021-03-16T16:53:00Z">
        <w:r w:rsidR="00CD65C2">
          <w:t xml:space="preserve"> </w:t>
        </w:r>
      </w:ins>
      <w:r>
        <w:rPr>
          <w:rFonts w:hint="eastAsia"/>
        </w:rPr>
        <w:t>年度游戏大奖。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DF7E11" w14:textId="77777777" w:rsidR="006C5CBF" w:rsidRDefault="006E179A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F746A" w14:textId="77777777" w:rsidR="006C5CBF" w:rsidRDefault="006E179A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Fan Quan">
    <w15:presenceInfo w15:providerId="Windows Live" w15:userId="fb16b904e3527e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attachedTemplate r:id="rId1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4D"/>
    <w:rsid w:val="00006B3A"/>
    <w:rsid w:val="00010D8C"/>
    <w:rsid w:val="000219C6"/>
    <w:rsid w:val="00045DB7"/>
    <w:rsid w:val="00055882"/>
    <w:rsid w:val="00062CAA"/>
    <w:rsid w:val="00064042"/>
    <w:rsid w:val="000653BA"/>
    <w:rsid w:val="00074F70"/>
    <w:rsid w:val="00077DE4"/>
    <w:rsid w:val="00087AE0"/>
    <w:rsid w:val="000A6A0B"/>
    <w:rsid w:val="000B1EEA"/>
    <w:rsid w:val="000B34CB"/>
    <w:rsid w:val="000C1A81"/>
    <w:rsid w:val="000D14C6"/>
    <w:rsid w:val="000E4E1E"/>
    <w:rsid w:val="000E7951"/>
    <w:rsid w:val="001054CA"/>
    <w:rsid w:val="00111EB5"/>
    <w:rsid w:val="00117365"/>
    <w:rsid w:val="00142D6B"/>
    <w:rsid w:val="001471E1"/>
    <w:rsid w:val="00150BAB"/>
    <w:rsid w:val="00153EE2"/>
    <w:rsid w:val="00156848"/>
    <w:rsid w:val="001573DA"/>
    <w:rsid w:val="0016522A"/>
    <w:rsid w:val="00172659"/>
    <w:rsid w:val="001806CB"/>
    <w:rsid w:val="0019143B"/>
    <w:rsid w:val="001A3D17"/>
    <w:rsid w:val="001B3B4D"/>
    <w:rsid w:val="001C7938"/>
    <w:rsid w:val="001C799A"/>
    <w:rsid w:val="001D0E73"/>
    <w:rsid w:val="001D2866"/>
    <w:rsid w:val="001D5185"/>
    <w:rsid w:val="001D5E94"/>
    <w:rsid w:val="001E3EFC"/>
    <w:rsid w:val="001F3F1F"/>
    <w:rsid w:val="001F5B74"/>
    <w:rsid w:val="001F5FF0"/>
    <w:rsid w:val="001F6039"/>
    <w:rsid w:val="00205BC9"/>
    <w:rsid w:val="00206D4C"/>
    <w:rsid w:val="002169D6"/>
    <w:rsid w:val="00220420"/>
    <w:rsid w:val="002312C8"/>
    <w:rsid w:val="00234451"/>
    <w:rsid w:val="002425D0"/>
    <w:rsid w:val="002466B9"/>
    <w:rsid w:val="002602A7"/>
    <w:rsid w:val="00261907"/>
    <w:rsid w:val="0026784B"/>
    <w:rsid w:val="00270721"/>
    <w:rsid w:val="00270C80"/>
    <w:rsid w:val="002733AF"/>
    <w:rsid w:val="00273981"/>
    <w:rsid w:val="00285E6A"/>
    <w:rsid w:val="002A2333"/>
    <w:rsid w:val="002A5139"/>
    <w:rsid w:val="002B6BE6"/>
    <w:rsid w:val="002C3FF4"/>
    <w:rsid w:val="002D01D3"/>
    <w:rsid w:val="002F1227"/>
    <w:rsid w:val="002F1A0E"/>
    <w:rsid w:val="002F3408"/>
    <w:rsid w:val="002F7493"/>
    <w:rsid w:val="002F74FD"/>
    <w:rsid w:val="00303DA4"/>
    <w:rsid w:val="003249D9"/>
    <w:rsid w:val="00333CDD"/>
    <w:rsid w:val="00353B71"/>
    <w:rsid w:val="00355319"/>
    <w:rsid w:val="00355FD9"/>
    <w:rsid w:val="003575CF"/>
    <w:rsid w:val="00360933"/>
    <w:rsid w:val="00362338"/>
    <w:rsid w:val="00366B4E"/>
    <w:rsid w:val="00375762"/>
    <w:rsid w:val="003845EC"/>
    <w:rsid w:val="00385064"/>
    <w:rsid w:val="00385C4B"/>
    <w:rsid w:val="003A4A72"/>
    <w:rsid w:val="003A564B"/>
    <w:rsid w:val="003B0326"/>
    <w:rsid w:val="003C132A"/>
    <w:rsid w:val="003E13C6"/>
    <w:rsid w:val="003E143C"/>
    <w:rsid w:val="003F442C"/>
    <w:rsid w:val="00401921"/>
    <w:rsid w:val="00412ACB"/>
    <w:rsid w:val="00422BD4"/>
    <w:rsid w:val="0042783B"/>
    <w:rsid w:val="00427A03"/>
    <w:rsid w:val="004367FE"/>
    <w:rsid w:val="00445F1D"/>
    <w:rsid w:val="00455733"/>
    <w:rsid w:val="00473DBD"/>
    <w:rsid w:val="00494E0E"/>
    <w:rsid w:val="004B4D18"/>
    <w:rsid w:val="004B7AB8"/>
    <w:rsid w:val="004C323F"/>
    <w:rsid w:val="004C691F"/>
    <w:rsid w:val="004C7A09"/>
    <w:rsid w:val="004D1C29"/>
    <w:rsid w:val="004E3BB4"/>
    <w:rsid w:val="004E4A17"/>
    <w:rsid w:val="005062C4"/>
    <w:rsid w:val="00532598"/>
    <w:rsid w:val="00535ACD"/>
    <w:rsid w:val="00550152"/>
    <w:rsid w:val="00561057"/>
    <w:rsid w:val="005928F9"/>
    <w:rsid w:val="00594354"/>
    <w:rsid w:val="005A0884"/>
    <w:rsid w:val="005A2AD5"/>
    <w:rsid w:val="005A3449"/>
    <w:rsid w:val="005A51F7"/>
    <w:rsid w:val="005A6EDD"/>
    <w:rsid w:val="005B3EFF"/>
    <w:rsid w:val="005B5669"/>
    <w:rsid w:val="005B6AF8"/>
    <w:rsid w:val="005C408E"/>
    <w:rsid w:val="005D41EE"/>
    <w:rsid w:val="005E1D00"/>
    <w:rsid w:val="00600737"/>
    <w:rsid w:val="00605EE5"/>
    <w:rsid w:val="00616BB7"/>
    <w:rsid w:val="00621D8F"/>
    <w:rsid w:val="00647341"/>
    <w:rsid w:val="0065046D"/>
    <w:rsid w:val="006530AD"/>
    <w:rsid w:val="00657B80"/>
    <w:rsid w:val="006610BC"/>
    <w:rsid w:val="00661441"/>
    <w:rsid w:val="00664DA0"/>
    <w:rsid w:val="006722AD"/>
    <w:rsid w:val="0067675A"/>
    <w:rsid w:val="00681518"/>
    <w:rsid w:val="00694FCF"/>
    <w:rsid w:val="006B0FC7"/>
    <w:rsid w:val="006B2C72"/>
    <w:rsid w:val="006B3758"/>
    <w:rsid w:val="006C5CBF"/>
    <w:rsid w:val="006C60EC"/>
    <w:rsid w:val="006D2E97"/>
    <w:rsid w:val="006E179A"/>
    <w:rsid w:val="006E1EF5"/>
    <w:rsid w:val="006F4D28"/>
    <w:rsid w:val="0071094A"/>
    <w:rsid w:val="0071777F"/>
    <w:rsid w:val="00723B63"/>
    <w:rsid w:val="00730438"/>
    <w:rsid w:val="00731BF1"/>
    <w:rsid w:val="00746BE5"/>
    <w:rsid w:val="0076116A"/>
    <w:rsid w:val="00762CFB"/>
    <w:rsid w:val="007632C5"/>
    <w:rsid w:val="007752FB"/>
    <w:rsid w:val="00780516"/>
    <w:rsid w:val="00784137"/>
    <w:rsid w:val="007846E8"/>
    <w:rsid w:val="00785A27"/>
    <w:rsid w:val="007869FA"/>
    <w:rsid w:val="00791749"/>
    <w:rsid w:val="007A2BD6"/>
    <w:rsid w:val="007A6C45"/>
    <w:rsid w:val="007C09BC"/>
    <w:rsid w:val="007C28CA"/>
    <w:rsid w:val="007D71D1"/>
    <w:rsid w:val="007E394D"/>
    <w:rsid w:val="00804F76"/>
    <w:rsid w:val="00806138"/>
    <w:rsid w:val="0082220E"/>
    <w:rsid w:val="008432CA"/>
    <w:rsid w:val="008451DD"/>
    <w:rsid w:val="00861514"/>
    <w:rsid w:val="0086398F"/>
    <w:rsid w:val="00876728"/>
    <w:rsid w:val="00885A03"/>
    <w:rsid w:val="00887319"/>
    <w:rsid w:val="00887E53"/>
    <w:rsid w:val="00890C17"/>
    <w:rsid w:val="00890D60"/>
    <w:rsid w:val="00891D5D"/>
    <w:rsid w:val="008931DD"/>
    <w:rsid w:val="008A620A"/>
    <w:rsid w:val="008D0871"/>
    <w:rsid w:val="008D4384"/>
    <w:rsid w:val="008D5696"/>
    <w:rsid w:val="008E3CB4"/>
    <w:rsid w:val="008E7BC7"/>
    <w:rsid w:val="008F2B87"/>
    <w:rsid w:val="008F6AFC"/>
    <w:rsid w:val="00911BFC"/>
    <w:rsid w:val="00914656"/>
    <w:rsid w:val="009240F3"/>
    <w:rsid w:val="0092507E"/>
    <w:rsid w:val="009308C4"/>
    <w:rsid w:val="00937B95"/>
    <w:rsid w:val="00944982"/>
    <w:rsid w:val="00960341"/>
    <w:rsid w:val="0097206B"/>
    <w:rsid w:val="009766D9"/>
    <w:rsid w:val="009944CF"/>
    <w:rsid w:val="009A3E24"/>
    <w:rsid w:val="009B5ACC"/>
    <w:rsid w:val="009C45E4"/>
    <w:rsid w:val="00A02688"/>
    <w:rsid w:val="00A2094B"/>
    <w:rsid w:val="00A3384D"/>
    <w:rsid w:val="00A47A89"/>
    <w:rsid w:val="00A50650"/>
    <w:rsid w:val="00A633EF"/>
    <w:rsid w:val="00A703B1"/>
    <w:rsid w:val="00A773E6"/>
    <w:rsid w:val="00A8527F"/>
    <w:rsid w:val="00A867B3"/>
    <w:rsid w:val="00A8783F"/>
    <w:rsid w:val="00A87958"/>
    <w:rsid w:val="00AA606A"/>
    <w:rsid w:val="00AA68E8"/>
    <w:rsid w:val="00AC153E"/>
    <w:rsid w:val="00AC3916"/>
    <w:rsid w:val="00AC437D"/>
    <w:rsid w:val="00AC6D57"/>
    <w:rsid w:val="00AD2C4E"/>
    <w:rsid w:val="00B10A40"/>
    <w:rsid w:val="00B13253"/>
    <w:rsid w:val="00B25851"/>
    <w:rsid w:val="00B359E3"/>
    <w:rsid w:val="00B415B0"/>
    <w:rsid w:val="00B50715"/>
    <w:rsid w:val="00B62941"/>
    <w:rsid w:val="00B64617"/>
    <w:rsid w:val="00B71E8C"/>
    <w:rsid w:val="00B92070"/>
    <w:rsid w:val="00BA2914"/>
    <w:rsid w:val="00BD519A"/>
    <w:rsid w:val="00BE1C72"/>
    <w:rsid w:val="00BF11F4"/>
    <w:rsid w:val="00C36086"/>
    <w:rsid w:val="00C55165"/>
    <w:rsid w:val="00C61659"/>
    <w:rsid w:val="00C7080D"/>
    <w:rsid w:val="00CA7168"/>
    <w:rsid w:val="00CA7DB5"/>
    <w:rsid w:val="00CB4F63"/>
    <w:rsid w:val="00CD65C2"/>
    <w:rsid w:val="00CE2F7E"/>
    <w:rsid w:val="00D02128"/>
    <w:rsid w:val="00D03448"/>
    <w:rsid w:val="00D04E66"/>
    <w:rsid w:val="00D1178C"/>
    <w:rsid w:val="00D23E3C"/>
    <w:rsid w:val="00D2473E"/>
    <w:rsid w:val="00D25E09"/>
    <w:rsid w:val="00D40B17"/>
    <w:rsid w:val="00D43879"/>
    <w:rsid w:val="00D47D43"/>
    <w:rsid w:val="00D60053"/>
    <w:rsid w:val="00D62021"/>
    <w:rsid w:val="00D665C4"/>
    <w:rsid w:val="00D66CF5"/>
    <w:rsid w:val="00D857B4"/>
    <w:rsid w:val="00DA3E65"/>
    <w:rsid w:val="00DB684D"/>
    <w:rsid w:val="00DC3E87"/>
    <w:rsid w:val="00DC7054"/>
    <w:rsid w:val="00DC76AC"/>
    <w:rsid w:val="00DD0457"/>
    <w:rsid w:val="00DF1BD2"/>
    <w:rsid w:val="00E0522C"/>
    <w:rsid w:val="00E06D6C"/>
    <w:rsid w:val="00E07734"/>
    <w:rsid w:val="00E1534E"/>
    <w:rsid w:val="00E15496"/>
    <w:rsid w:val="00E20D0F"/>
    <w:rsid w:val="00E377C2"/>
    <w:rsid w:val="00E428C7"/>
    <w:rsid w:val="00E42CD0"/>
    <w:rsid w:val="00E44854"/>
    <w:rsid w:val="00E61F41"/>
    <w:rsid w:val="00E62449"/>
    <w:rsid w:val="00E63C55"/>
    <w:rsid w:val="00E81749"/>
    <w:rsid w:val="00E86F74"/>
    <w:rsid w:val="00E96BDA"/>
    <w:rsid w:val="00EA10AB"/>
    <w:rsid w:val="00EA35E2"/>
    <w:rsid w:val="00ED7CBD"/>
    <w:rsid w:val="00EE2E4F"/>
    <w:rsid w:val="00EE3E02"/>
    <w:rsid w:val="00F0479A"/>
    <w:rsid w:val="00F13050"/>
    <w:rsid w:val="00F22726"/>
    <w:rsid w:val="00F236EA"/>
    <w:rsid w:val="00F26D7B"/>
    <w:rsid w:val="00F27EC2"/>
    <w:rsid w:val="00F42A6C"/>
    <w:rsid w:val="00F46451"/>
    <w:rsid w:val="00F505B5"/>
    <w:rsid w:val="00F665F3"/>
    <w:rsid w:val="00F734E7"/>
    <w:rsid w:val="00F75076"/>
    <w:rsid w:val="00F770B2"/>
    <w:rsid w:val="00F800C8"/>
    <w:rsid w:val="00F8075D"/>
    <w:rsid w:val="00F841EF"/>
    <w:rsid w:val="00FA259E"/>
    <w:rsid w:val="00FB1476"/>
    <w:rsid w:val="00FB79DE"/>
    <w:rsid w:val="00FE5C25"/>
    <w:rsid w:val="00FE6B0E"/>
    <w:rsid w:val="13E474EF"/>
    <w:rsid w:val="325D6110"/>
    <w:rsid w:val="3E0A21FC"/>
    <w:rsid w:val="48BC3ED0"/>
    <w:rsid w:val="601B46EE"/>
    <w:rsid w:val="61252A02"/>
    <w:rsid w:val="74636563"/>
    <w:rsid w:val="7562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C2EFB36"/>
  <w15:docId w15:val="{F0B58B4E-BF37-4CDC-BF8F-1673CE6FE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jc w:val="left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pPr>
      <w:jc w:val="left"/>
    </w:pPr>
    <w:rPr>
      <w:sz w:val="18"/>
      <w:szCs w:val="18"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qFormat/>
    <w:rPr>
      <w:rFonts w:ascii="Times New Roman" w:eastAsia="微软雅黑" w:hAnsi="Times New Roman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Pr>
      <w:sz w:val="18"/>
      <w:szCs w:val="18"/>
    </w:rPr>
  </w:style>
  <w:style w:type="character" w:customStyle="1" w:styleId="1">
    <w:name w:val="未处理的提及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</w:style>
  <w:style w:type="paragraph" w:customStyle="1" w:styleId="Footer-Grey1">
    <w:name w:val="Footer-Grey1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微软雅黑" w:hAnsi="Times New Roman"/>
      <w:b/>
      <w:bCs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paragraph" w:styleId="NoSpacing">
    <w:name w:val="No Spacing"/>
    <w:uiPriority w:val="1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character" w:customStyle="1" w:styleId="2">
    <w:name w:val="未处理的提及2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customStyle="1" w:styleId="-27">
    <w:name w:val="正文-首行缩进27"/>
    <w:basedOn w:val="Normal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36">
    <w:name w:val="Footer-Grey36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27">
    <w:name w:val="Footer-Grey127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styleId="CommentReference">
    <w:name w:val="annotation reference"/>
    <w:basedOn w:val="DefaultParagraphFont"/>
    <w:uiPriority w:val="99"/>
    <w:semiHidden/>
    <w:unhideWhenUsed/>
    <w:rsid w:val="006E1EF5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1EF5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1EF5"/>
    <w:rPr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1E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1EF5"/>
    <w:rPr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&#31456;&#33410;&#27169;&#29256;2020090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74DF5E-863D-4B71-AF6F-B9A1BD4E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章节模版20200902.dotx</Template>
  <TotalTime>1807</TotalTime>
  <Pages>2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FanQuan</dc:creator>
  <cp:lastModifiedBy>Fan Quan</cp:lastModifiedBy>
  <cp:revision>64</cp:revision>
  <dcterms:created xsi:type="dcterms:W3CDTF">2020-09-10T01:22:00Z</dcterms:created>
  <dcterms:modified xsi:type="dcterms:W3CDTF">2021-03-16T23:54:00Z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