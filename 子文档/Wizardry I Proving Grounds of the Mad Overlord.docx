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B87DD" w14:textId="5DD1971E" w:rsidR="00B92070" w:rsidRDefault="00CA7DB5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F48B31B" wp14:editId="230BFEC8">
                <wp:simplePos x="0" y="0"/>
                <wp:positionH relativeFrom="margin">
                  <wp:posOffset>68580</wp:posOffset>
                </wp:positionH>
                <wp:positionV relativeFrom="paragraph">
                  <wp:posOffset>1564005</wp:posOffset>
                </wp:positionV>
                <wp:extent cx="6185535" cy="3564890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564890"/>
                          <a:chOff x="0" y="56197"/>
                          <a:chExt cx="6185535" cy="356489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56197"/>
                            <a:ext cx="6185535" cy="2566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002"/>
                            <a:ext cx="6185535" cy="9340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EC1175" w14:textId="77777777" w:rsidR="00B92070" w:rsidRDefault="00CA7DB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S</w:t>
                              </w:r>
                              <w:r>
                                <w:t>ir-tech 1981</w:t>
                              </w:r>
                            </w:p>
                            <w:p w14:paraId="3E6676D8" w14:textId="3D37C501" w:rsidR="00B92070" w:rsidRDefault="00CA7DB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>pple II, MS-DOS, C64, Mac, NES, SNES, etc.</w:t>
                              </w:r>
                            </w:p>
                            <w:p w14:paraId="11C3CF33" w14:textId="532E3954" w:rsidR="00FB1476" w:rsidRPr="00282D55" w:rsidRDefault="00FB1476" w:rsidP="00FB1476">
                              <w:pPr>
                                <w:jc w:val="center"/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</w:pPr>
                              <w:r w:rsidRPr="00282D55">
                                <w:rPr>
                                  <w:rFonts w:ascii="微软雅黑" w:eastAsia="微软雅黑" w:hAnsi="微软雅黑" w:cstheme="majorBidi" w:hint="eastAsia"/>
                                  <w:sz w:val="18"/>
                                  <w:szCs w:val="18"/>
                                </w:rPr>
                                <w:t>*</w:t>
                              </w:r>
                              <w:r w:rsidRPr="00FB1476"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1984</w:t>
                              </w:r>
                              <w:ins w:id="0" w:author="思漪 凌" w:date="2020-10-20T12:59:00Z">
                                <w:r w:rsidR="0086398F">
                                  <w:rPr>
                                    <w:rFonts w:ascii="微软雅黑" w:eastAsia="微软雅黑" w:hAnsi="微软雅黑" w:cstheme="majorBidi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 w:rsidRPr="00FB1476"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年前，《巫术》在</w:t>
                              </w:r>
                              <w:ins w:id="1" w:author="思漪 凌" w:date="2020-10-20T12:59:00Z">
                                <w:r w:rsidR="0086398F">
                                  <w:rPr>
                                    <w:rFonts w:ascii="微软雅黑" w:eastAsia="微软雅黑" w:hAnsi="微软雅黑" w:cstheme="majorBidi" w:hint="eastAsia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 w:rsidRPr="00FB1476"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Apple II</w:t>
                              </w:r>
                              <w:ins w:id="2" w:author="思漪 凌" w:date="2020-10-20T12:59:00Z">
                                <w:r w:rsidR="0086398F">
                                  <w:rPr>
                                    <w:rFonts w:ascii="微软雅黑" w:eastAsia="微软雅黑" w:hAnsi="微软雅黑" w:cstheme="majorBidi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 w:rsidRPr="00FB1476"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独家发售。后来，这款游戏或移植或重置，最终得以在</w:t>
                              </w:r>
                              <w:ins w:id="3" w:author="思漪 凌" w:date="2020-10-20T12:59:00Z">
                                <w:r w:rsidR="0086398F">
                                  <w:rPr>
                                    <w:rFonts w:ascii="微软雅黑" w:eastAsia="微软雅黑" w:hAnsi="微软雅黑" w:cstheme="majorBidi" w:hint="eastAsia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ins>
                              <w:r w:rsidRPr="00FB1476">
                                <w:rPr>
                                  <w:rFonts w:ascii="微软雅黑" w:eastAsia="微软雅黑" w:hAnsi="微软雅黑" w:cstheme="majorBidi"/>
                                  <w:sz w:val="18"/>
                                  <w:szCs w:val="18"/>
                                </w:rPr>
                                <w:t>SNES，PS1，Saturn，手机等多个平台运行。可惜的是，大部分版本仅在日本发行。</w:t>
                              </w:r>
                            </w:p>
                            <w:p w14:paraId="1F8D7B67" w14:textId="77777777" w:rsidR="00FB1476" w:rsidRPr="00FB1476" w:rsidRDefault="00FB14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8B31B" id="组合 4" o:spid="_x0000_s1026" style="position:absolute;left:0;text-align:left;margin-left:5.4pt;margin-top:123.15pt;width:487.05pt;height:280.7pt;z-index:251660288;mso-position-horizontal-relative:margin" coordorigin=",561" coordsize="61855,35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561;width:61855;height:25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0;width:61855;height:9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FEC1175" w14:textId="77777777" w:rsidR="00B92070" w:rsidRDefault="00CA7DB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S</w:t>
                        </w:r>
                        <w:r>
                          <w:t>ir-tech 1981</w:t>
                        </w:r>
                      </w:p>
                      <w:p w14:paraId="3E6676D8" w14:textId="3D37C501" w:rsidR="00B92070" w:rsidRDefault="00CA7DB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pple II, MS-DOS, C64, Mac, NES, SNES, etc.</w:t>
                        </w:r>
                      </w:p>
                      <w:p w14:paraId="11C3CF33" w14:textId="532E3954" w:rsidR="00FB1476" w:rsidRPr="00282D55" w:rsidRDefault="00FB1476" w:rsidP="00FB1476">
                        <w:pPr>
                          <w:jc w:val="center"/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</w:pPr>
                        <w:r w:rsidRPr="00282D55">
                          <w:rPr>
                            <w:rFonts w:ascii="微软雅黑" w:eastAsia="微软雅黑" w:hAnsi="微软雅黑" w:cstheme="majorBidi" w:hint="eastAsia"/>
                            <w:sz w:val="18"/>
                            <w:szCs w:val="18"/>
                          </w:rPr>
                          <w:t>*</w:t>
                        </w:r>
                        <w:r w:rsidRPr="00FB1476"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1984</w:t>
                        </w:r>
                        <w:ins w:id="4" w:author="思漪 凌" w:date="2020-10-20T12:59:00Z">
                          <w:r w:rsidR="0086398F">
                            <w:rPr>
                              <w:rFonts w:ascii="微软雅黑" w:eastAsia="微软雅黑" w:hAnsi="微软雅黑" w:cstheme="majorBidi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 w:rsidRPr="00FB1476"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年前，《巫术》在</w:t>
                        </w:r>
                        <w:ins w:id="5" w:author="思漪 凌" w:date="2020-10-20T12:59:00Z">
                          <w:r w:rsidR="0086398F">
                            <w:rPr>
                              <w:rFonts w:ascii="微软雅黑" w:eastAsia="微软雅黑" w:hAnsi="微软雅黑" w:cstheme="majorBidi" w:hint="eastAsia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 w:rsidRPr="00FB1476"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Apple II</w:t>
                        </w:r>
                        <w:ins w:id="6" w:author="思漪 凌" w:date="2020-10-20T12:59:00Z">
                          <w:r w:rsidR="0086398F">
                            <w:rPr>
                              <w:rFonts w:ascii="微软雅黑" w:eastAsia="微软雅黑" w:hAnsi="微软雅黑" w:cstheme="majorBidi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 w:rsidRPr="00FB1476"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独家发售。后来，这款游戏或移植或重置，最终得以在</w:t>
                        </w:r>
                        <w:ins w:id="7" w:author="思漪 凌" w:date="2020-10-20T12:59:00Z">
                          <w:r w:rsidR="0086398F">
                            <w:rPr>
                              <w:rFonts w:ascii="微软雅黑" w:eastAsia="微软雅黑" w:hAnsi="微软雅黑" w:cstheme="majorBidi" w:hint="eastAsia"/>
                              <w:sz w:val="18"/>
                              <w:szCs w:val="18"/>
                            </w:rPr>
                            <w:t xml:space="preserve"> </w:t>
                          </w:r>
                        </w:ins>
                        <w:r w:rsidRPr="00FB1476">
                          <w:rPr>
                            <w:rFonts w:ascii="微软雅黑" w:eastAsia="微软雅黑" w:hAnsi="微软雅黑" w:cstheme="majorBidi"/>
                            <w:sz w:val="18"/>
                            <w:szCs w:val="18"/>
                          </w:rPr>
                          <w:t>SNES，PS1，Saturn，手机等多个平台运行。可惜的是，大部分版本仅在日本发行。</w:t>
                        </w:r>
                      </w:p>
                      <w:p w14:paraId="1F8D7B67" w14:textId="77777777" w:rsidR="00FB1476" w:rsidRPr="00FB1476" w:rsidRDefault="00FB1476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《巫术１：狂王的试炼场》（</w:t>
      </w:r>
      <w:r>
        <w:t>Wizardry I: Proving Grounds of the Mad Overlord</w:t>
      </w:r>
      <w:r>
        <w:rPr>
          <w:rFonts w:hint="eastAsia"/>
        </w:rPr>
        <w:t>）（后文简称巫术）</w:t>
      </w:r>
    </w:p>
    <w:p w14:paraId="1DF80AD8" w14:textId="77777777" w:rsidR="00B92070" w:rsidRDefault="00CA7DB5">
      <w:r>
        <w:rPr>
          <w:rFonts w:hint="eastAsia"/>
        </w:rPr>
        <w:t>作者：</w:t>
      </w:r>
      <w:r>
        <w:t>DB</w:t>
      </w:r>
    </w:p>
    <w:p w14:paraId="4FC4C6FA" w14:textId="77777777" w:rsidR="00B92070" w:rsidRDefault="00CA7DB5">
      <w:pPr>
        <w:jc w:val="left"/>
      </w:pPr>
      <w:r>
        <w:rPr>
          <w:rFonts w:hint="eastAsia"/>
        </w:rPr>
        <w:t>翻译：</w:t>
      </w:r>
      <w:r>
        <w:t>Jason</w:t>
      </w:r>
    </w:p>
    <w:p w14:paraId="4B123BBD" w14:textId="77777777" w:rsidR="00B92070" w:rsidRDefault="00CA7DB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E3A0EC2" wp14:editId="3454E29F">
                <wp:simplePos x="0" y="0"/>
                <wp:positionH relativeFrom="margin">
                  <wp:align>right</wp:align>
                </wp:positionH>
                <wp:positionV relativeFrom="paragraph">
                  <wp:posOffset>248920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AE5CEB8" w14:textId="67875AA3" w:rsidR="00B92070" w:rsidRDefault="00CA7DB5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“安迪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和我当时都是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系统的活跃用户，这款系统让我们深受触动。上世纪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70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年代伊始，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包罗万象，应有尽有，从邮箱</w:t>
                            </w:r>
                            <w:ins w:id="8" w:author="思漪 凌" w:date="2020-10-20T22:59:00Z">
                              <w:r w:rsidR="00605EE5">
                                <w:rPr>
                                  <w:rFonts w:ascii="Times New Roman" w:eastAsia="楷体" w:hAnsi="Times New Roman" w:hint="eastAsia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ascii="Times New Roman" w:eastAsia="楷体" w:hAnsi="Times New Roman"/>
                              </w:rPr>
                              <w:t>聊天室</w:t>
                            </w:r>
                            <w:ins w:id="9" w:author="思漪 凌" w:date="2020-10-20T22:59:00Z">
                              <w:r w:rsidR="00605EE5">
                                <w:rPr>
                                  <w:rFonts w:ascii="Times New Roman" w:eastAsia="楷体" w:hAnsi="Times New Roman" w:hint="eastAsia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ascii="Times New Roman" w:eastAsia="楷体" w:hAnsi="Times New Roman"/>
                              </w:rPr>
                              <w:t>新闻组到多人实时游戏，各种功能一应俱全。其中，地下城多人游戏最为突出</w:t>
                            </w:r>
                            <w:r w:rsidR="002F74FD">
                              <w:rPr>
                                <w:rFonts w:ascii="Times New Roman" w:eastAsia="楷体" w:hAnsi="Times New Roman"/>
                              </w:rPr>
                              <w:t>……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我们想努力做出一款能与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PLATO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的地下城多人游戏相媲美的单机游戏，并将其塞进诸如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 xml:space="preserve">Apple II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这样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的</w:t>
                            </w:r>
                            <w:ins w:id="10" w:author="思漪 凌" w:date="2020-10-20T22:59:00Z">
                              <w:r w:rsidR="00605EE5">
                                <w:rPr>
                                  <w:rFonts w:ascii="Times New Roman" w:eastAsia="楷体" w:hAnsi="Times New Roman"/>
                                </w:rPr>
                                <w:t>‘</w:t>
                              </w:r>
                            </w:ins>
                            <w:del w:id="11" w:author="思漪 凌" w:date="2020-10-20T22:59:00Z">
                              <w:r w:rsidDel="00605EE5">
                                <w:rPr>
                                  <w:rFonts w:ascii="Times New Roman" w:eastAsia="楷体" w:hAnsi="Times New Roman"/>
                                </w:rPr>
                                <w:delText>“</w:delText>
                              </w:r>
                            </w:del>
                            <w:r>
                              <w:rPr>
                                <w:rFonts w:ascii="Times New Roman" w:eastAsia="楷体" w:hAnsi="Times New Roman"/>
                              </w:rPr>
                              <w:t>袖珍</w:t>
                            </w:r>
                            <w:ins w:id="12" w:author="思漪 凌" w:date="2020-10-20T22:59:00Z">
                              <w:r w:rsidR="00605EE5">
                                <w:rPr>
                                  <w:rFonts w:ascii="Times New Roman" w:eastAsia="楷体" w:hAnsi="Times New Roman"/>
                                </w:rPr>
                                <w:t>’</w:t>
                              </w:r>
                            </w:ins>
                            <w:del w:id="13" w:author="思漪 凌" w:date="2020-10-20T22:59:00Z">
                              <w:r w:rsidDel="00605EE5">
                                <w:rPr>
                                  <w:rFonts w:ascii="Times New Roman" w:eastAsia="楷体" w:hAnsi="Times New Roman"/>
                                </w:rPr>
                                <w:delText>”</w:delText>
                              </w:r>
                            </w:del>
                            <w:r>
                              <w:rPr>
                                <w:rFonts w:ascii="Times New Roman" w:eastAsia="楷体" w:hAnsi="Times New Roman"/>
                              </w:rPr>
                              <w:t>计算机。就这样，《巫术》横空出世。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3D38562A" w14:textId="77777777" w:rsidR="00B92070" w:rsidRDefault="00CA7DB5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/>
                              </w:rPr>
                              <w:t>——</w:t>
                            </w:r>
                            <w:hyperlink r:id="rId10" w:history="1">
                              <w:r>
                                <w:rPr>
                                  <w:rStyle w:val="af0"/>
                                  <w:rFonts w:ascii="Times New Roman" w:hAnsi="Times New Roman" w:cs="Times New Roman"/>
                                </w:rPr>
                                <w:t>Robert Woodhead</w:t>
                              </w:r>
                            </w:hyperlink>
                          </w:p>
                          <w:p w14:paraId="354E639F" w14:textId="77777777" w:rsidR="00B92070" w:rsidRDefault="00CA7DB5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《巫术》联合创始人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A0EC2" id="文本框 2" o:spid="_x0000_s1029" type="#_x0000_t202" style="position:absolute;left:0;text-align:left;margin-left:434.6pt;margin-top:19.6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" stroked="f">
                <v:textbox style="mso-fit-shape-to-text:t">
                  <w:txbxContent>
                    <w:p w14:paraId="5AE5CEB8" w14:textId="67875AA3" w:rsidR="00B92070" w:rsidRDefault="00CA7DB5">
                      <w:pPr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“安迪</w:t>
                      </w:r>
                      <w:r>
                        <w:rPr>
                          <w:rFonts w:ascii="Times New Roman" w:eastAsia="楷体" w:hAnsi="Times New Roman"/>
                        </w:rPr>
                        <w:t>和我当时都是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系统的活跃用户，这款系统让我们深受触动。上世纪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70 </w:t>
                      </w:r>
                      <w:r>
                        <w:rPr>
                          <w:rFonts w:ascii="Times New Roman" w:eastAsia="楷体" w:hAnsi="Times New Roman"/>
                        </w:rPr>
                        <w:t>年代伊始，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包罗万象，应有尽有，从邮箱</w:t>
                      </w:r>
                      <w:ins w:id="14" w:author="思漪 凌" w:date="2020-10-20T22:59:00Z">
                        <w:r w:rsidR="00605EE5">
                          <w:rPr>
                            <w:rFonts w:ascii="Times New Roman" w:eastAsia="楷体" w:hAnsi="Times New Roman" w:hint="eastAsia"/>
                          </w:rPr>
                          <w:t>、</w:t>
                        </w:r>
                      </w:ins>
                      <w:r>
                        <w:rPr>
                          <w:rFonts w:ascii="Times New Roman" w:eastAsia="楷体" w:hAnsi="Times New Roman"/>
                        </w:rPr>
                        <w:t>聊天室</w:t>
                      </w:r>
                      <w:ins w:id="15" w:author="思漪 凌" w:date="2020-10-20T22:59:00Z">
                        <w:r w:rsidR="00605EE5">
                          <w:rPr>
                            <w:rFonts w:ascii="Times New Roman" w:eastAsia="楷体" w:hAnsi="Times New Roman" w:hint="eastAsia"/>
                          </w:rPr>
                          <w:t>、</w:t>
                        </w:r>
                      </w:ins>
                      <w:r>
                        <w:rPr>
                          <w:rFonts w:ascii="Times New Roman" w:eastAsia="楷体" w:hAnsi="Times New Roman"/>
                        </w:rPr>
                        <w:t>新闻组到多人实时游戏，各种功能一应俱全。其中，地下城多人游戏最为突出</w:t>
                      </w:r>
                      <w:r w:rsidR="002F74FD">
                        <w:rPr>
                          <w:rFonts w:ascii="Times New Roman" w:eastAsia="楷体" w:hAnsi="Times New Roman"/>
                        </w:rPr>
                        <w:t>……</w:t>
                      </w:r>
                      <w:r>
                        <w:rPr>
                          <w:rFonts w:ascii="Times New Roman" w:eastAsia="楷体" w:hAnsi="Times New Roman"/>
                        </w:rPr>
                        <w:t>我们想努力做出一款能与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PLATO </w:t>
                      </w:r>
                      <w:r>
                        <w:rPr>
                          <w:rFonts w:ascii="Times New Roman" w:eastAsia="楷体" w:hAnsi="Times New Roman"/>
                        </w:rPr>
                        <w:t>的地下城多人游戏相媲美的单机游戏，并将其塞进诸如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 xml:space="preserve">Apple II </w:t>
                      </w:r>
                      <w:r>
                        <w:rPr>
                          <w:rFonts w:ascii="Times New Roman" w:eastAsia="楷体" w:hAnsi="Times New Roman"/>
                        </w:rPr>
                        <w:t>这样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的</w:t>
                      </w:r>
                      <w:ins w:id="16" w:author="思漪 凌" w:date="2020-10-20T22:59:00Z">
                        <w:r w:rsidR="00605EE5">
                          <w:rPr>
                            <w:rFonts w:ascii="Times New Roman" w:eastAsia="楷体" w:hAnsi="Times New Roman"/>
                          </w:rPr>
                          <w:t>‘</w:t>
                        </w:r>
                      </w:ins>
                      <w:del w:id="17" w:author="思漪 凌" w:date="2020-10-20T22:59:00Z">
                        <w:r w:rsidDel="00605EE5">
                          <w:rPr>
                            <w:rFonts w:ascii="Times New Roman" w:eastAsia="楷体" w:hAnsi="Times New Roman"/>
                          </w:rPr>
                          <w:delText>“</w:delText>
                        </w:r>
                      </w:del>
                      <w:r>
                        <w:rPr>
                          <w:rFonts w:ascii="Times New Roman" w:eastAsia="楷体" w:hAnsi="Times New Roman"/>
                        </w:rPr>
                        <w:t>袖珍</w:t>
                      </w:r>
                      <w:ins w:id="18" w:author="思漪 凌" w:date="2020-10-20T22:59:00Z">
                        <w:r w:rsidR="00605EE5">
                          <w:rPr>
                            <w:rFonts w:ascii="Times New Roman" w:eastAsia="楷体" w:hAnsi="Times New Roman"/>
                          </w:rPr>
                          <w:t>’</w:t>
                        </w:r>
                      </w:ins>
                      <w:del w:id="19" w:author="思漪 凌" w:date="2020-10-20T22:59:00Z">
                        <w:r w:rsidDel="00605EE5">
                          <w:rPr>
                            <w:rFonts w:ascii="Times New Roman" w:eastAsia="楷体" w:hAnsi="Times New Roman"/>
                          </w:rPr>
                          <w:delText>”</w:delText>
                        </w:r>
                      </w:del>
                      <w:r>
                        <w:rPr>
                          <w:rFonts w:ascii="Times New Roman" w:eastAsia="楷体" w:hAnsi="Times New Roman"/>
                        </w:rPr>
                        <w:t>计算机。就这样，《巫术》横空出世。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3D38562A" w14:textId="77777777" w:rsidR="00B92070" w:rsidRDefault="00CA7DB5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/>
                        </w:rPr>
                        <w:t>——</w:t>
                      </w:r>
                      <w:hyperlink r:id="rId11" w:history="1">
                        <w:r>
                          <w:rPr>
                            <w:rStyle w:val="af0"/>
                            <w:rFonts w:ascii="Times New Roman" w:hAnsi="Times New Roman" w:cs="Times New Roman"/>
                          </w:rPr>
                          <w:t>Robert Woodhead</w:t>
                        </w:r>
                      </w:hyperlink>
                    </w:p>
                    <w:p w14:paraId="354E639F" w14:textId="77777777" w:rsidR="00B92070" w:rsidRDefault="00CA7DB5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>
                        <w:rPr>
                          <w:rFonts w:ascii="Times New Roman" w:eastAsia="楷体" w:hAnsi="Times New Roman" w:hint="eastAsia"/>
                        </w:rPr>
                        <w:t>《巫术》联合创始人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C7938">
        <w:pict w14:anchorId="3786C5CE">
          <v:rect id="_x0000_i1025" style="width:261.65pt;height:1pt" o:hrpct="500" o:hrstd="t" o:hrnoshade="t" o:hr="t" fillcolor="#cfcdcd" stroked="f"/>
        </w:pict>
      </w:r>
    </w:p>
    <w:p w14:paraId="158A901D" w14:textId="77777777" w:rsidR="00B92070" w:rsidRDefault="00B92070">
      <w:pPr>
        <w:sectPr w:rsidR="00B92070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7FC762D3" w14:textId="6331B2BF" w:rsidR="00B92070" w:rsidRDefault="00CA7DB5">
      <w:pPr>
        <w:pStyle w:val="-"/>
        <w:ind w:firstLine="420"/>
        <w:rPr>
          <w:szCs w:val="21"/>
        </w:rPr>
      </w:pPr>
      <w:r>
        <w:rPr>
          <w:rFonts w:hint="eastAsia"/>
        </w:rPr>
        <w:t>1978</w:t>
      </w:r>
      <w:ins w:id="20" w:author="思漪 凌" w:date="2020-10-20T12:59:00Z">
        <w:r w:rsidR="0086398F">
          <w:t xml:space="preserve"> </w:t>
        </w:r>
      </w:ins>
      <w:r>
        <w:rPr>
          <w:rFonts w:hint="eastAsia"/>
        </w:rPr>
        <w:t>年，两名大学生安德鲁</w:t>
      </w:r>
      <w:r>
        <w:rPr>
          <w:rFonts w:asciiTheme="minorEastAsia" w:hAnsiTheme="minorEastAsia" w:hint="eastAsia"/>
        </w:rPr>
        <w:t>•格林伯格</w:t>
      </w:r>
      <w:r>
        <w:rPr>
          <w:rFonts w:hint="eastAsia"/>
        </w:rPr>
        <w:t>和罗伯特</w:t>
      </w:r>
      <w:r>
        <w:rPr>
          <w:rFonts w:asciiTheme="minorEastAsia" w:hAnsiTheme="minorEastAsia" w:hint="eastAsia"/>
        </w:rPr>
        <w:t>•伍特黑德</w:t>
      </w:r>
      <w:r>
        <w:rPr>
          <w:rFonts w:hint="eastAsia"/>
        </w:rPr>
        <w:t>开发了一款独立</w:t>
      </w:r>
      <w:ins w:id="21" w:author="思漪 凌" w:date="2020-10-20T12:59:00Z">
        <w:r w:rsidR="0086398F">
          <w:rPr>
            <w:rFonts w:hint="eastAsia"/>
          </w:rPr>
          <w:t xml:space="preserve"> </w:t>
        </w:r>
      </w:ins>
      <w:r>
        <w:rPr>
          <w:rFonts w:cs="Calibri" w:hint="eastAsia"/>
        </w:rPr>
        <w:t>RPG</w:t>
      </w:r>
      <w:ins w:id="22" w:author="思漪 凌" w:date="2020-10-20T12:59:00Z">
        <w:r w:rsidR="0086398F">
          <w:rPr>
            <w:rFonts w:cs="Calibri"/>
          </w:rPr>
          <w:t xml:space="preserve"> </w:t>
        </w:r>
      </w:ins>
      <w:r>
        <w:rPr>
          <w:rFonts w:hint="eastAsia"/>
        </w:rPr>
        <w:t>游戏。他们借鉴了以《地下密牢》（</w:t>
      </w:r>
      <w:r>
        <w:rPr>
          <w:rFonts w:cs="Calibri" w:hint="eastAsia"/>
        </w:rPr>
        <w:t>Oubliette</w:t>
      </w:r>
      <w:r>
        <w:rPr>
          <w:rFonts w:hint="eastAsia"/>
        </w:rPr>
        <w:t>）为首的一系列</w:t>
      </w:r>
      <w:r>
        <w:rPr>
          <w:rFonts w:hint="eastAsia"/>
        </w:rPr>
        <w:t xml:space="preserve"> </w:t>
      </w:r>
      <w:r>
        <w:t xml:space="preserve">PLATO </w:t>
      </w:r>
      <w:ins w:id="23" w:author="思漪 凌" w:date="2020-10-20T13:01:00Z">
        <w:r w:rsidR="0086398F">
          <w:t xml:space="preserve"> </w:t>
        </w:r>
      </w:ins>
      <w:r>
        <w:rPr>
          <w:rFonts w:hint="eastAsia"/>
        </w:rPr>
        <w:t>游戏，在此基础上进行颠覆式创新。最后的成品让人爱不释手，玩家纵使夜夜通宵，也乐此不疲。</w:t>
      </w:r>
    </w:p>
    <w:p w14:paraId="1F2744FF" w14:textId="4CBF5521" w:rsidR="00B92070" w:rsidRDefault="00CA7DB5">
      <w:pPr>
        <w:pStyle w:val="-"/>
        <w:ind w:firstLine="420"/>
      </w:pPr>
      <w:r>
        <w:rPr>
          <w:rFonts w:hint="eastAsia"/>
        </w:rPr>
        <w:t>以往的地下城游戏，玩家总会扮演一位孤胆英雄。但这款游戏别出心裁，</w:t>
      </w:r>
      <w:ins w:id="24" w:author="思漪 凌" w:date="2020-10-20T13:00:00Z">
        <w:r w:rsidR="0086398F">
          <w:rPr>
            <w:rFonts w:hint="eastAsia"/>
          </w:rPr>
          <w:t>首次让</w:t>
        </w:r>
      </w:ins>
      <w:r>
        <w:rPr>
          <w:rFonts w:hint="eastAsia"/>
        </w:rPr>
        <w:t>玩家</w:t>
      </w:r>
      <w:del w:id="25" w:author="思漪 凌" w:date="2020-10-20T13:00:00Z">
        <w:r w:rsidDel="0086398F">
          <w:rPr>
            <w:rFonts w:hint="eastAsia"/>
          </w:rPr>
          <w:delText>将</w:delText>
        </w:r>
      </w:del>
      <w:r>
        <w:rPr>
          <w:rFonts w:hint="eastAsia"/>
        </w:rPr>
        <w:t>控制一队人马，前往地下城探险。这些地</w:t>
      </w:r>
      <w:ins w:id="26" w:author="思漪 凌" w:date="2020-10-20T13:01:00Z">
        <w:r w:rsidR="0086398F">
          <w:rPr>
            <w:rFonts w:hint="eastAsia"/>
          </w:rPr>
          <w:t>牢</w:t>
        </w:r>
      </w:ins>
      <w:del w:id="27" w:author="思漪 凌" w:date="2020-10-20T13:01:00Z">
        <w:r w:rsidDel="0086398F">
          <w:rPr>
            <w:rFonts w:hint="eastAsia"/>
          </w:rPr>
          <w:delText>穴</w:delText>
        </w:r>
      </w:del>
      <w:r>
        <w:rPr>
          <w:rFonts w:hint="eastAsia"/>
        </w:rPr>
        <w:t>由制作者精心设计，险象环生，暗藏玄机。这就是史上影响力最深远的地下城游戏</w:t>
      </w:r>
      <w:r w:rsidR="00AC6D57">
        <w:rPr>
          <w:rFonts w:hint="eastAsia"/>
        </w:rPr>
        <w:t>，</w:t>
      </w:r>
      <w:r>
        <w:rPr>
          <w:rFonts w:hint="eastAsia"/>
        </w:rPr>
        <w:t>巫术系列的开山之作——《巫术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狂王的试炼场》。</w:t>
      </w:r>
    </w:p>
    <w:p w14:paraId="408EA65B" w14:textId="2B2F46CB" w:rsidR="00B92070" w:rsidRDefault="00CA7DB5">
      <w:pPr>
        <w:pStyle w:val="-"/>
        <w:ind w:firstLine="420"/>
      </w:pPr>
      <w:r>
        <w:rPr>
          <w:rFonts w:hint="eastAsia"/>
        </w:rPr>
        <w:t>不过，由于开发者选用</w:t>
      </w:r>
      <w:r>
        <w:rPr>
          <w:rFonts w:hint="eastAsia"/>
        </w:rPr>
        <w:t xml:space="preserve"> </w:t>
      </w:r>
      <w:r>
        <w:t xml:space="preserve">Pascal </w:t>
      </w:r>
      <w:r>
        <w:rPr>
          <w:rFonts w:hint="eastAsia"/>
        </w:rPr>
        <w:t>作为程序语言，所以他们必须耐心等到</w:t>
      </w:r>
      <w:r>
        <w:rPr>
          <w:rFonts w:hint="eastAsia"/>
        </w:rPr>
        <w:t xml:space="preserve"> Apple</w:t>
      </w:r>
      <w:r>
        <w:t xml:space="preserve"> </w:t>
      </w:r>
      <w:r>
        <w:rPr>
          <w:rFonts w:hint="eastAsia"/>
        </w:rPr>
        <w:t>系统能够支持这一语言后，才能让这款游戏在任何一台</w:t>
      </w:r>
      <w:r>
        <w:rPr>
          <w:rFonts w:hint="eastAsia"/>
        </w:rPr>
        <w:t xml:space="preserve"> </w:t>
      </w:r>
      <w:r>
        <w:rPr>
          <w:rFonts w:cs="Calibri" w:hint="eastAsia"/>
        </w:rPr>
        <w:t xml:space="preserve">Apple II </w:t>
      </w:r>
      <w:r>
        <w:rPr>
          <w:rFonts w:hint="eastAsia"/>
        </w:rPr>
        <w:t>上运行无阻。在此期间，开发者精益求精，进一步优化技术手段，完善游戏可玩性。在当时所有发售的家庭</w:t>
      </w:r>
      <w:r>
        <w:rPr>
          <w:rFonts w:hint="eastAsia"/>
        </w:rPr>
        <w:lastRenderedPageBreak/>
        <w:t>电脑游戏中，若论游戏的复杂性与精致程度，无</w:t>
      </w:r>
      <w:ins w:id="28" w:author="思漪 凌" w:date="2020-10-20T13:03:00Z">
        <w:r w:rsidR="0086398F">
          <w:rPr>
            <w:rFonts w:hint="eastAsia"/>
          </w:rPr>
          <w:t>出</w:t>
        </w:r>
      </w:ins>
      <w:del w:id="29" w:author="思漪 凌" w:date="2020-10-20T13:03:00Z">
        <w:r w:rsidDel="0086398F">
          <w:rPr>
            <w:rFonts w:hint="eastAsia"/>
          </w:rPr>
          <w:delText>人能与</w:delText>
        </w:r>
      </w:del>
      <w:r>
        <w:rPr>
          <w:rFonts w:hint="eastAsia"/>
        </w:rPr>
        <w:t>《巫术》</w:t>
      </w:r>
      <w:ins w:id="30" w:author="思漪 凌" w:date="2020-10-20T13:03:00Z">
        <w:r w:rsidR="0086398F">
          <w:rPr>
            <w:rFonts w:hint="eastAsia"/>
          </w:rPr>
          <w:t>其右者</w:t>
        </w:r>
      </w:ins>
      <w:del w:id="31" w:author="思漪 凌" w:date="2020-10-20T13:03:00Z">
        <w:r w:rsidDel="0086398F">
          <w:rPr>
            <w:rFonts w:hint="eastAsia"/>
          </w:rPr>
          <w:delText>抗衡</w:delText>
        </w:r>
      </w:del>
      <w:r>
        <w:rPr>
          <w:rFonts w:hint="eastAsia"/>
        </w:rPr>
        <w:t>，</w:t>
      </w:r>
      <w:ins w:id="32" w:author="思漪 凌" w:date="2020-10-20T13:03:00Z">
        <w:r w:rsidR="0086398F">
          <w:rPr>
            <w:rFonts w:hint="eastAsia"/>
          </w:rPr>
          <w:t>游戏开头</w:t>
        </w:r>
      </w:ins>
      <w:del w:id="33" w:author="思漪 凌" w:date="2020-10-20T13:03:00Z">
        <w:r w:rsidDel="0086398F">
          <w:rPr>
            <w:rFonts w:hint="eastAsia"/>
          </w:rPr>
          <w:delText>后者</w:delText>
        </w:r>
      </w:del>
      <w:r>
        <w:rPr>
          <w:rFonts w:hint="eastAsia"/>
        </w:rPr>
        <w:t>甚至还有一段开场动画！</w:t>
      </w:r>
    </w:p>
    <w:p w14:paraId="3B90C1FB" w14:textId="4FBB953D" w:rsidR="00B92070" w:rsidRDefault="00CA7DB5">
      <w:pPr>
        <w:pStyle w:val="-"/>
        <w:ind w:firstLine="420"/>
      </w:pPr>
      <w:r>
        <w:rPr>
          <w:rFonts w:hint="eastAsia"/>
        </w:rPr>
        <w:t>《巫术》很快成为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年代最畅销的电脑游戏之一。它完全称得上是一部“现象级”大作，连续多年登顶销量榜与评分榜，一大批民间攻略</w:t>
      </w:r>
      <w:ins w:id="34" w:author="思漪 凌" w:date="2020-10-20T13:04:00Z">
        <w:r w:rsidR="0086398F">
          <w:rPr>
            <w:rFonts w:hint="eastAsia"/>
          </w:rPr>
          <w:t>、</w:t>
        </w:r>
      </w:ins>
      <w:del w:id="35" w:author="思漪 凌" w:date="2020-10-20T13:04:00Z">
        <w:r w:rsidDel="0086398F">
          <w:rPr>
            <w:rFonts w:hint="eastAsia"/>
          </w:rPr>
          <w:delText>，</w:delText>
        </w:r>
      </w:del>
      <w:r>
        <w:rPr>
          <w:rFonts w:hint="eastAsia"/>
        </w:rPr>
        <w:t>修改器及编辑器应运而生。</w:t>
      </w:r>
    </w:p>
    <w:p w14:paraId="3B6E9A9E" w14:textId="77777777" w:rsidR="00B92070" w:rsidRDefault="00B92070">
      <w:pPr>
        <w:pStyle w:val="-"/>
        <w:ind w:firstLineChars="95" w:firstLine="199"/>
      </w:pPr>
    </w:p>
    <w:p w14:paraId="1D2E7079" w14:textId="77777777" w:rsidR="00B92070" w:rsidRDefault="00CA7DB5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485F33B9" wp14:editId="0750096A">
            <wp:extent cx="2959100" cy="222059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99F7" w14:textId="79FC4DE4" w:rsidR="00B92070" w:rsidRDefault="00CA7DB5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 w:rsidR="00172659">
        <w:rPr>
          <w:rFonts w:hint="eastAsia"/>
        </w:rPr>
        <w:t>角色</w:t>
      </w:r>
      <w:r>
        <w:rPr>
          <w:rFonts w:hint="eastAsia"/>
        </w:rPr>
        <w:t>按</w:t>
      </w:r>
      <w:ins w:id="36" w:author="思漪 凌" w:date="2020-10-20T13:05:00Z">
        <w:r w:rsidR="0086398F">
          <w:rPr>
            <w:rFonts w:hint="eastAsia"/>
          </w:rPr>
          <w:t>加点</w:t>
        </w:r>
      </w:ins>
      <w:del w:id="37" w:author="思漪 凌" w:date="2020-10-20T13:05:00Z">
        <w:r w:rsidDel="0086398F">
          <w:rPr>
            <w:rFonts w:hint="eastAsia"/>
          </w:rPr>
          <w:delText>属性</w:delText>
        </w:r>
      </w:del>
      <w:r>
        <w:rPr>
          <w:rFonts w:hint="eastAsia"/>
        </w:rPr>
        <w:t>分为斗士</w:t>
      </w:r>
      <w:ins w:id="38" w:author="思漪 凌" w:date="2020-10-20T13:04:00Z">
        <w:r w:rsidR="0086398F">
          <w:rPr>
            <w:rFonts w:hint="eastAsia"/>
          </w:rPr>
          <w:t>、</w:t>
        </w:r>
      </w:ins>
      <w:del w:id="39" w:author="思漪 凌" w:date="2020-10-20T13:04:00Z">
        <w:r w:rsidDel="0086398F">
          <w:rPr>
            <w:rFonts w:hint="eastAsia"/>
          </w:rPr>
          <w:delText>，</w:delText>
        </w:r>
      </w:del>
      <w:r>
        <w:rPr>
          <w:rFonts w:hint="eastAsia"/>
        </w:rPr>
        <w:t>法师</w:t>
      </w:r>
      <w:ins w:id="40" w:author="思漪 凌" w:date="2020-10-20T13:04:00Z">
        <w:r w:rsidR="0086398F">
          <w:rPr>
            <w:rFonts w:hint="eastAsia"/>
          </w:rPr>
          <w:t>、</w:t>
        </w:r>
      </w:ins>
      <w:del w:id="41" w:author="思漪 凌" w:date="2020-10-20T13:04:00Z">
        <w:r w:rsidDel="0086398F">
          <w:rPr>
            <w:rFonts w:hint="eastAsia"/>
          </w:rPr>
          <w:delText>，</w:delText>
        </w:r>
      </w:del>
      <w:r>
        <w:rPr>
          <w:rFonts w:hint="eastAsia"/>
        </w:rPr>
        <w:t>牧师与盗贼。属性较高的角色可以进阶</w:t>
      </w:r>
      <w:r>
        <w:rPr>
          <w:rStyle w:val="af1"/>
        </w:rPr>
        <w:footnoteReference w:id="1"/>
      </w:r>
      <w:r>
        <w:rPr>
          <w:rFonts w:hint="eastAsia"/>
        </w:rPr>
        <w:t>，进阶职业包括主教</w:t>
      </w:r>
      <w:ins w:id="42" w:author="思漪 凌" w:date="2020-10-20T13:05:00Z">
        <w:r w:rsidR="0086398F">
          <w:rPr>
            <w:rFonts w:hint="eastAsia"/>
          </w:rPr>
          <w:t>、</w:t>
        </w:r>
      </w:ins>
      <w:del w:id="43" w:author="思漪 凌" w:date="2020-10-20T13:05:00Z">
        <w:r w:rsidDel="0086398F">
          <w:rPr>
            <w:rFonts w:hint="eastAsia"/>
          </w:rPr>
          <w:delText>，</w:delText>
        </w:r>
      </w:del>
      <w:r>
        <w:rPr>
          <w:rFonts w:hint="eastAsia"/>
        </w:rPr>
        <w:t>武士</w:t>
      </w:r>
      <w:ins w:id="44" w:author="思漪 凌" w:date="2020-10-20T13:05:00Z">
        <w:r w:rsidR="0086398F">
          <w:rPr>
            <w:rFonts w:hint="eastAsia"/>
          </w:rPr>
          <w:t>、</w:t>
        </w:r>
      </w:ins>
      <w:del w:id="45" w:author="思漪 凌" w:date="2020-10-20T13:05:00Z">
        <w:r w:rsidDel="0086398F">
          <w:rPr>
            <w:rFonts w:hint="eastAsia"/>
          </w:rPr>
          <w:delText>，</w:delText>
        </w:r>
      </w:del>
      <w:r>
        <w:rPr>
          <w:rFonts w:hint="eastAsia"/>
        </w:rPr>
        <w:t>领主与忍者。</w:t>
      </w:r>
    </w:p>
    <w:p w14:paraId="2453F433" w14:textId="77777777" w:rsidR="006D2E97" w:rsidRPr="006D2E97" w:rsidRDefault="006D2E97" w:rsidP="006D2E97"/>
    <w:p w14:paraId="4E28618F" w14:textId="06F078F0" w:rsidR="00B92070" w:rsidRDefault="00CA7DB5">
      <w:pPr>
        <w:pStyle w:val="-"/>
        <w:ind w:firstLine="420"/>
      </w:pPr>
      <w:r>
        <w:rPr>
          <w:rFonts w:hint="eastAsia"/>
        </w:rPr>
        <w:t>《巫术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狂王的试炼场》是一款纯粹的地下城冒险游戏。与《魔法门》（</w:t>
      </w:r>
      <w:r>
        <w:t>Might and Magic</w:t>
      </w:r>
      <w:r>
        <w:rPr>
          <w:rFonts w:hint="eastAsia"/>
        </w:rPr>
        <w:t>）和《创世纪》（</w:t>
      </w:r>
      <w:r>
        <w:t>Ultima</w:t>
      </w:r>
      <w:r>
        <w:rPr>
          <w:rFonts w:hint="eastAsia"/>
        </w:rPr>
        <w:t>）不同，《巫术》没有精雕细琢的宏观设定与源远流长的历史背景，玩家对地下城以外的世界几乎一无所知——哪怕是游戏唯一的城镇利佳敏（</w:t>
      </w:r>
      <w:r>
        <w:t>Llylgamyn</w:t>
      </w:r>
      <w:r>
        <w:rPr>
          <w:rFonts w:hint="eastAsia"/>
        </w:rPr>
        <w:t>），也不过是个草草勾勒的菜单界面，</w:t>
      </w:r>
      <w:ins w:id="46" w:author="思漪 凌" w:date="2020-10-20T13:08:00Z">
        <w:r w:rsidR="002F1227">
          <w:rPr>
            <w:rFonts w:hint="eastAsia"/>
          </w:rPr>
          <w:t>让</w:t>
        </w:r>
      </w:ins>
      <w:del w:id="47" w:author="思漪 凌" w:date="2020-10-20T13:08:00Z">
        <w:r w:rsidDel="002F1227">
          <w:rPr>
            <w:rFonts w:hint="eastAsia"/>
          </w:rPr>
          <w:delText>为</w:delText>
        </w:r>
      </w:del>
      <w:r>
        <w:rPr>
          <w:rFonts w:hint="eastAsia"/>
        </w:rPr>
        <w:t>游戏角色</w:t>
      </w:r>
      <w:ins w:id="48" w:author="思漪 凌" w:date="2020-10-20T13:10:00Z">
        <w:r w:rsidR="002F1227">
          <w:rPr>
            <w:rFonts w:hint="eastAsia"/>
          </w:rPr>
          <w:t>能够</w:t>
        </w:r>
      </w:ins>
      <w:ins w:id="49" w:author="思漪 凌" w:date="2020-10-20T13:08:00Z">
        <w:r w:rsidR="002F1227">
          <w:rPr>
            <w:rFonts w:hint="eastAsia"/>
          </w:rPr>
          <w:t>使用</w:t>
        </w:r>
      </w:ins>
      <w:del w:id="50" w:author="思漪 凌" w:date="2020-10-20T13:08:00Z">
        <w:r w:rsidDel="002F1227">
          <w:rPr>
            <w:rFonts w:hint="eastAsia"/>
          </w:rPr>
          <w:delText>提供购买装备，休息整顿，疗伤治愈</w:delText>
        </w:r>
      </w:del>
      <w:ins w:id="51" w:author="思漪 凌" w:date="2020-10-20T13:08:00Z">
        <w:r w:rsidR="002F1227">
          <w:rPr>
            <w:rFonts w:hint="eastAsia"/>
          </w:rPr>
          <w:t>商店、旅馆、酒馆</w:t>
        </w:r>
      </w:ins>
      <w:ins w:id="52" w:author="思漪 凌" w:date="2020-10-20T13:10:00Z">
        <w:r w:rsidR="002F1227">
          <w:rPr>
            <w:rFonts w:hint="eastAsia"/>
          </w:rPr>
          <w:t>、</w:t>
        </w:r>
      </w:ins>
      <w:ins w:id="53" w:author="思漪 凌" w:date="2020-10-20T13:09:00Z">
        <w:r w:rsidR="002F1227">
          <w:rPr>
            <w:rFonts w:hint="eastAsia"/>
          </w:rPr>
          <w:t>神庙</w:t>
        </w:r>
      </w:ins>
      <w:r>
        <w:rPr>
          <w:rFonts w:hint="eastAsia"/>
        </w:rPr>
        <w:t>等</w:t>
      </w:r>
      <w:ins w:id="54" w:author="思漪 凌" w:date="2020-10-20T13:09:00Z">
        <w:r w:rsidR="002F1227">
          <w:rPr>
            <w:rFonts w:hint="eastAsia"/>
          </w:rPr>
          <w:t>提供的</w:t>
        </w:r>
      </w:ins>
      <w:r>
        <w:rPr>
          <w:rFonts w:hint="eastAsia"/>
        </w:rPr>
        <w:t>服务。</w:t>
      </w:r>
      <w:r>
        <w:rPr>
          <w:rStyle w:val="af1"/>
        </w:rPr>
        <w:footnoteReference w:id="2"/>
      </w:r>
    </w:p>
    <w:p w14:paraId="7E339A10" w14:textId="77777777" w:rsidR="00B92070" w:rsidRDefault="00CA7DB5">
      <w:pPr>
        <w:pStyle w:val="-"/>
        <w:ind w:firstLine="420"/>
      </w:pPr>
      <w:r>
        <w:rPr>
          <w:rFonts w:hint="eastAsia"/>
        </w:rPr>
        <w:t>虽然这款游戏有自己的主线任务，即击败邪恶的首席法师瓦德纳（</w:t>
      </w:r>
      <w:r>
        <w:t>Werdna</w:t>
      </w:r>
      <w:r>
        <w:rPr>
          <w:rFonts w:hint="eastAsia"/>
        </w:rPr>
        <w:t>），夺回王之护符。但实际上，游戏的精髓是探索盘根错节的地下城，在一次次惊险刺激的战斗中艰难求生，不断加强团队实力。这就是《巫术》成功的秘诀——专注打造一个看似简单，却引人入胜的游戏玩法，让人爱不释手，欲罢不能。</w:t>
      </w:r>
    </w:p>
    <w:p w14:paraId="1CAA6654" w14:textId="51B083C1" w:rsidR="00B92070" w:rsidRDefault="00CA7DB5">
      <w:pPr>
        <w:pStyle w:val="-"/>
        <w:ind w:firstLine="420"/>
      </w:pPr>
      <w:r>
        <w:rPr>
          <w:rFonts w:hint="eastAsia"/>
        </w:rPr>
        <w:t>《巫术》给玩家营造一种“幽闭恐惧”的氛围，通过硬核的玩法强化这一特征。本作没有存档机制，一旦团队有人阵亡，玩家只有三种选择：一，找到对应角色的尸体，将其带回神庙，争取一线生机；二，使用稀有的复活咒，让角色死而复生，但该角色的</w:t>
      </w:r>
      <w:r w:rsidR="0042783B">
        <w:rPr>
          <w:rFonts w:hint="eastAsia"/>
        </w:rPr>
        <w:t>生命值</w:t>
      </w:r>
      <w:r>
        <w:rPr>
          <w:rFonts w:hint="eastAsia"/>
        </w:rPr>
        <w:t>将</w:t>
      </w:r>
      <w:r w:rsidR="0042783B">
        <w:rPr>
          <w:rFonts w:hint="eastAsia"/>
        </w:rPr>
        <w:t>有所</w:t>
      </w:r>
      <w:r>
        <w:rPr>
          <w:rFonts w:hint="eastAsia"/>
        </w:rPr>
        <w:t>削弱；三，直接弃疗，重新创建新角色。如果小队团灭，也是类似的选择。</w:t>
      </w:r>
      <w:r>
        <w:rPr>
          <w:rStyle w:val="af1"/>
        </w:rPr>
        <w:footnoteReference w:id="3"/>
      </w:r>
    </w:p>
    <w:p w14:paraId="50246A93" w14:textId="6C820846" w:rsidR="00B92070" w:rsidRDefault="00CA7DB5">
      <w:pPr>
        <w:pStyle w:val="-"/>
        <w:ind w:firstLine="420"/>
      </w:pPr>
      <w:r>
        <w:rPr>
          <w:rFonts w:hint="eastAsia"/>
        </w:rPr>
        <w:t>由此可见，《巫术》要求玩家具有一定的危机分析意识与资源管理能力，玩家最终探索地穴的层数上限和其无伤</w:t>
      </w:r>
      <w:ins w:id="55" w:author="思漪 凌" w:date="2020-10-20T13:14:00Z">
        <w:r w:rsidR="002F1227">
          <w:rPr>
            <w:rFonts w:hint="eastAsia"/>
          </w:rPr>
          <w:t>清图</w:t>
        </w:r>
      </w:ins>
      <w:del w:id="56" w:author="思漪 凌" w:date="2020-10-20T13:14:00Z">
        <w:r w:rsidDel="002F1227">
          <w:rPr>
            <w:rFonts w:hint="eastAsia"/>
          </w:rPr>
          <w:delText>打怪</w:delText>
        </w:r>
      </w:del>
      <w:r>
        <w:rPr>
          <w:rFonts w:hint="eastAsia"/>
        </w:rPr>
        <w:t>的能力息息相关。因此，每一场交锋都会影响最终成败。如果在打小怪的过程中无端浪费自己的生命值，肆意挥霍法术，这些起初看似微不足道的损失很快便积少成多，迫使玩家不得不打道回府。值得一提的是，游戏里没有便捷好用的回城卷轴，玩家必须一步一步挪回主城。</w:t>
      </w:r>
    </w:p>
    <w:p w14:paraId="20195CE0" w14:textId="43961902" w:rsidR="00B92070" w:rsidRDefault="00CA7DB5">
      <w:pPr>
        <w:pStyle w:val="-"/>
        <w:ind w:firstLine="420"/>
      </w:pPr>
      <w:r>
        <w:rPr>
          <w:rFonts w:hint="eastAsia"/>
        </w:rPr>
        <w:t>除了战斗，地下城本身也极具挑战性。本作不提供地图指引，每一层都充斥着</w:t>
      </w:r>
      <w:r w:rsidR="00FB79DE">
        <w:rPr>
          <w:rFonts w:hint="eastAsia"/>
        </w:rPr>
        <w:t>诸如</w:t>
      </w:r>
      <w:r>
        <w:rPr>
          <w:rFonts w:hint="eastAsia"/>
        </w:rPr>
        <w:t>鬼墙</w:t>
      </w:r>
      <w:r>
        <w:rPr>
          <w:rStyle w:val="af1"/>
        </w:rPr>
        <w:footnoteReference w:id="4"/>
      </w:r>
      <w:r>
        <w:rPr>
          <w:rFonts w:hint="eastAsia"/>
        </w:rPr>
        <w:t>，迷魂砖</w:t>
      </w:r>
      <w:r>
        <w:rPr>
          <w:rStyle w:val="af1"/>
        </w:rPr>
        <w:lastRenderedPageBreak/>
        <w:footnoteReference w:id="5"/>
      </w:r>
      <w:r>
        <w:rPr>
          <w:rFonts w:hint="eastAsia"/>
        </w:rPr>
        <w:t>，传送阵，落穴</w:t>
      </w:r>
      <w:r>
        <w:rPr>
          <w:rStyle w:val="af1"/>
        </w:rPr>
        <w:footnoteReference w:id="6"/>
      </w:r>
      <w:r w:rsidR="00FB79DE">
        <w:rPr>
          <w:rFonts w:hint="eastAsia"/>
        </w:rPr>
        <w:t>等</w:t>
      </w:r>
      <w:r>
        <w:rPr>
          <w:rFonts w:hint="eastAsia"/>
        </w:rPr>
        <w:t>各种别具匠心的机关。大型地下城共分为十层迷宫，玩家要不断向下探索。每到新的一层，找到通往下一层的楼梯或电梯都是当务之急。这听上去繁琐烧脑，让人望而却步，但相信我，一旦踏上征程，必会流连忘返。</w:t>
      </w:r>
    </w:p>
    <w:p w14:paraId="080CBE31" w14:textId="77777777" w:rsidR="00B92070" w:rsidRDefault="00B92070">
      <w:pPr>
        <w:pStyle w:val="-"/>
        <w:ind w:firstLine="420"/>
      </w:pPr>
    </w:p>
    <w:p w14:paraId="6BE915D8" w14:textId="77777777" w:rsidR="00B92070" w:rsidRDefault="00CA7DB5">
      <w:pPr>
        <w:pStyle w:val="-"/>
        <w:keepNext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485ECBE" wp14:editId="40D80892">
            <wp:extent cx="2959100" cy="22205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FA93" w14:textId="77777777" w:rsidR="00B92070" w:rsidRDefault="00CA7DB5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第一视角地下城游戏非《巫术》首创，但论迷宫复杂性，《巫术》史无前例。每一个迷宫不是系统随机生成，而是由程序员精心设计。陷阱奇遇，大小玄机，尽在方寸之间。</w:t>
      </w:r>
    </w:p>
    <w:p w14:paraId="2F54C407" w14:textId="77777777" w:rsidR="00B92070" w:rsidRDefault="00B92070">
      <w:pPr>
        <w:pStyle w:val="-"/>
        <w:ind w:firstLineChars="95" w:firstLine="199"/>
      </w:pPr>
    </w:p>
    <w:p w14:paraId="61F10639" w14:textId="2ED753BD" w:rsidR="00B92070" w:rsidRDefault="00CA7DB5">
      <w:pPr>
        <w:pStyle w:val="-"/>
        <w:ind w:firstLine="420"/>
      </w:pPr>
      <w:r>
        <w:rPr>
          <w:rFonts w:hint="eastAsia"/>
        </w:rPr>
        <w:t>不过，由于平衡性问题（如盗贼在战斗中一无是处）与极不公平的机制（升级会降低角色数值），《巫术》也遭人诟病，最让人抨击的一点是地下迷宫特殊事件与特殊地点过于稀缺，导致部分迷宫的布局显得平淡空洞。</w:t>
      </w:r>
    </w:p>
    <w:p w14:paraId="7688B60F" w14:textId="66B7987D" w:rsidR="00B92070" w:rsidRDefault="00CA7DB5">
      <w:pPr>
        <w:pStyle w:val="-"/>
        <w:ind w:firstLine="420"/>
      </w:pPr>
      <w:r>
        <w:rPr>
          <w:rFonts w:hint="eastAsia"/>
        </w:rPr>
        <w:t>好在这些不足在另两款系列游戏里有所改善，分别是《巫术２•钻石骑士》（</w:t>
      </w:r>
      <w:r>
        <w:t>Wizardry II: Knight of Diamonds</w:t>
      </w:r>
      <w:r>
        <w:rPr>
          <w:rFonts w:hint="eastAsia"/>
        </w:rPr>
        <w:t>）与《巫术３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利佳敏的遗产》（</w:t>
      </w:r>
      <w:r>
        <w:t>Wizardry III: Legacy of Llylgamyn</w:t>
      </w:r>
      <w:r>
        <w:rPr>
          <w:rFonts w:hint="eastAsia"/>
        </w:rPr>
        <w:t>）。游戏开发者在避免大幅变动玩法的基础上，丰富游戏内容，改善游戏体验。如今，人们视两部游戏为《巫术·狂王的试炼场》的续作，但起初发售时，游戏开发商仅把这两款游戏标为“扩展内容”（即前作的额外内容）。</w:t>
      </w:r>
    </w:p>
    <w:p w14:paraId="75BD593A" w14:textId="447FF1D1" w:rsidR="00B92070" w:rsidRDefault="00CA7DB5">
      <w:pPr>
        <w:pStyle w:val="-"/>
        <w:ind w:firstLine="420"/>
      </w:pPr>
      <w:r>
        <w:rPr>
          <w:rFonts w:hint="eastAsia"/>
        </w:rPr>
        <w:t>《钻石骑士》于</w:t>
      </w:r>
      <w:r>
        <w:rPr>
          <w:rFonts w:hint="eastAsia"/>
        </w:rPr>
        <w:t xml:space="preserve"> </w:t>
      </w:r>
      <w:r>
        <w:t xml:space="preserve">1982 </w:t>
      </w:r>
      <w:r>
        <w:rPr>
          <w:rFonts w:hint="eastAsia"/>
        </w:rPr>
        <w:t>年发售，要求玩家必须保留前作的存档，否则无法游玩（</w:t>
      </w:r>
      <w:r w:rsidR="00D66CF5">
        <w:rPr>
          <w:rFonts w:hint="eastAsia"/>
        </w:rPr>
        <w:t>后续移植版</w:t>
      </w:r>
      <w:r>
        <w:rPr>
          <w:rFonts w:hint="eastAsia"/>
        </w:rPr>
        <w:t>做了微调，无须前作存档也可创建新角色）。玩家</w:t>
      </w:r>
      <w:r w:rsidR="00D66CF5">
        <w:rPr>
          <w:rFonts w:hint="eastAsia"/>
        </w:rPr>
        <w:t>所</w:t>
      </w:r>
      <w:r>
        <w:rPr>
          <w:rFonts w:hint="eastAsia"/>
        </w:rPr>
        <w:t>操控的小队成员奉命找寻失落的传</w:t>
      </w:r>
      <w:ins w:id="57" w:author="思漪 凌" w:date="2020-10-20T23:02:00Z">
        <w:r w:rsidR="00605EE5">
          <w:rPr>
            <w:rFonts w:hint="eastAsia"/>
          </w:rPr>
          <w:t>说</w:t>
        </w:r>
      </w:ins>
      <w:del w:id="58" w:author="思漪 凌" w:date="2020-10-20T23:02:00Z">
        <w:r w:rsidDel="00605EE5">
          <w:rPr>
            <w:rFonts w:hint="eastAsia"/>
          </w:rPr>
          <w:delText>奇</w:delText>
        </w:r>
      </w:del>
      <w:r>
        <w:rPr>
          <w:rFonts w:hint="eastAsia"/>
        </w:rPr>
        <w:t>级铠甲套装，任</w:t>
      </w:r>
      <w:r>
        <w:rPr>
          <w:rFonts w:hint="eastAsia"/>
        </w:rPr>
        <w:t>务完成后这</w:t>
      </w:r>
      <w:ins w:id="59" w:author="思漪 凌" w:date="2020-10-20T23:02:00Z">
        <w:r w:rsidR="00605EE5">
          <w:rPr>
            <w:rFonts w:hint="eastAsia"/>
          </w:rPr>
          <w:t>套</w:t>
        </w:r>
      </w:ins>
      <w:del w:id="60" w:author="思漪 凌" w:date="2020-10-20T23:02:00Z">
        <w:r w:rsidDel="00605EE5">
          <w:rPr>
            <w:rFonts w:hint="eastAsia"/>
          </w:rPr>
          <w:delText>件</w:delText>
        </w:r>
      </w:del>
      <w:r>
        <w:rPr>
          <w:rFonts w:hint="eastAsia"/>
        </w:rPr>
        <w:t>铠甲会作为奖品赠给小队。除了与前作类似的硬核战斗外，每一层的迷宫增设</w:t>
      </w:r>
      <w:r w:rsidR="00D66CF5">
        <w:rPr>
          <w:rFonts w:hint="eastAsia"/>
        </w:rPr>
        <w:t>各种</w:t>
      </w:r>
      <w:r>
        <w:rPr>
          <w:rFonts w:hint="eastAsia"/>
        </w:rPr>
        <w:t>解谜游戏与有趣奇遇，让整个探索过程更加耐人寻味。</w:t>
      </w:r>
    </w:p>
    <w:p w14:paraId="7C1508F7" w14:textId="77777777" w:rsidR="00B92070" w:rsidRDefault="00CA7DB5">
      <w:pPr>
        <w:pStyle w:val="-"/>
        <w:ind w:firstLine="420"/>
      </w:pPr>
      <w:r>
        <w:rPr>
          <w:rFonts w:hint="eastAsia"/>
        </w:rPr>
        <w:t xml:space="preserve"> </w:t>
      </w:r>
    </w:p>
    <w:p w14:paraId="4E05F885" w14:textId="77777777" w:rsidR="00B92070" w:rsidRDefault="00CA7DB5">
      <w:pPr>
        <w:pStyle w:val="-"/>
        <w:keepNext/>
        <w:ind w:firstLineChars="0" w:firstLine="0"/>
        <w:jc w:val="left"/>
      </w:pPr>
      <w:r>
        <w:rPr>
          <w:noProof/>
        </w:rPr>
        <w:drawing>
          <wp:inline distT="0" distB="0" distL="0" distR="0" wp14:anchorId="3ACD90D2" wp14:editId="7B39A293">
            <wp:extent cx="2959100" cy="20307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EBD8" w14:textId="77777777" w:rsidR="00B92070" w:rsidRDefault="00CA7DB5">
      <w:pPr>
        <w:pStyle w:val="a3"/>
        <w:jc w:val="left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《巫术》有丰富的法术体系，涉及两种法术流派，共计</w:t>
      </w:r>
      <w:r>
        <w:rPr>
          <w:rFonts w:hint="eastAsia"/>
        </w:rPr>
        <w:t xml:space="preserve"> </w:t>
      </w:r>
      <w:r>
        <w:t xml:space="preserve">46 </w:t>
      </w:r>
      <w:r>
        <w:t>种法术。每次施法需要输入完整的咒语（法术名）</w:t>
      </w:r>
      <w:r>
        <w:rPr>
          <w:rFonts w:hint="eastAsia"/>
        </w:rPr>
        <w:t>。</w:t>
      </w:r>
    </w:p>
    <w:p w14:paraId="08339C08" w14:textId="77777777" w:rsidR="00B92070" w:rsidRDefault="00B92070">
      <w:pPr>
        <w:pStyle w:val="-"/>
        <w:ind w:firstLine="420"/>
      </w:pPr>
    </w:p>
    <w:p w14:paraId="3EF59B39" w14:textId="125BED06" w:rsidR="00B92070" w:rsidRDefault="00CA7DB5">
      <w:pPr>
        <w:pStyle w:val="-"/>
        <w:ind w:firstLine="420"/>
      </w:pPr>
      <w:r>
        <w:rPr>
          <w:rFonts w:hint="eastAsia"/>
        </w:rPr>
        <w:t>三部曲的收官之作是</w:t>
      </w:r>
      <w:r>
        <w:rPr>
          <w:rFonts w:hint="eastAsia"/>
        </w:rPr>
        <w:t xml:space="preserve"> </w:t>
      </w:r>
      <w:r>
        <w:t xml:space="preserve">1983 </w:t>
      </w:r>
      <w:r>
        <w:rPr>
          <w:rFonts w:hint="eastAsia"/>
        </w:rPr>
        <w:t>年发售的《利佳敏的遗产》。这次，小队成员不再是前作的原班人马，</w:t>
      </w:r>
      <w:r w:rsidR="00D66CF5">
        <w:rPr>
          <w:rFonts w:hint="eastAsia"/>
        </w:rPr>
        <w:t>而是前作各角色的传人</w:t>
      </w:r>
      <w:r>
        <w:rPr>
          <w:rFonts w:hint="eastAsia"/>
        </w:rPr>
        <w:t>。换言之，</w:t>
      </w:r>
      <w:r w:rsidR="00D66CF5">
        <w:rPr>
          <w:rFonts w:hint="eastAsia"/>
        </w:rPr>
        <w:t>本作</w:t>
      </w:r>
      <w:r>
        <w:rPr>
          <w:rFonts w:hint="eastAsia"/>
        </w:rPr>
        <w:t>可以传承前作角色属性数据，但</w:t>
      </w:r>
      <w:del w:id="61" w:author="思漪 凌" w:date="2020-10-20T23:04:00Z">
        <w:r w:rsidDel="003B0326">
          <w:rPr>
            <w:rFonts w:hint="eastAsia"/>
          </w:rPr>
          <w:delText>角色</w:delText>
        </w:r>
      </w:del>
      <w:r>
        <w:rPr>
          <w:rFonts w:hint="eastAsia"/>
        </w:rPr>
        <w:t>等级</w:t>
      </w:r>
      <w:r w:rsidR="00D66CF5">
        <w:rPr>
          <w:rFonts w:hint="eastAsia"/>
        </w:rPr>
        <w:t>将一律重置</w:t>
      </w:r>
      <w:r>
        <w:rPr>
          <w:rFonts w:hint="eastAsia"/>
        </w:rPr>
        <w:t>。该作</w:t>
      </w:r>
      <w:ins w:id="62" w:author="思漪 凌" w:date="2020-10-20T23:04:00Z">
        <w:r w:rsidR="003B0326">
          <w:rPr>
            <w:rFonts w:hint="eastAsia"/>
          </w:rPr>
          <w:t>角色的</w:t>
        </w:r>
      </w:ins>
      <w:r>
        <w:rPr>
          <w:rFonts w:hint="eastAsia"/>
        </w:rPr>
        <w:t>“阵营”概念有所强化，某些地区，邪恶阵营不得入内，某些</w:t>
      </w:r>
      <w:r w:rsidR="00D66CF5">
        <w:rPr>
          <w:rFonts w:hint="eastAsia"/>
        </w:rPr>
        <w:t>场所</w:t>
      </w:r>
      <w:r>
        <w:rPr>
          <w:rFonts w:hint="eastAsia"/>
        </w:rPr>
        <w:t>，守序阵营一律止步。这就要求玩家有所权衡，在游戏中调兵遣将，合理变更阵营属性。更引人赞叹的是，一方面，该作地下城的构造继承《巫术》一贯风格，匠心独具，别有韵味。另一方面，其解密</w:t>
      </w:r>
      <w:ins w:id="63" w:author="思漪 凌" w:date="2020-10-20T23:05:00Z">
        <w:r w:rsidR="003B0326">
          <w:rPr>
            <w:rFonts w:hint="eastAsia"/>
          </w:rPr>
          <w:t>、</w:t>
        </w:r>
      </w:ins>
      <w:del w:id="64" w:author="思漪 凌" w:date="2020-10-20T23:05:00Z">
        <w:r w:rsidDel="003B0326">
          <w:rPr>
            <w:rFonts w:hint="eastAsia"/>
          </w:rPr>
          <w:delText>，</w:delText>
        </w:r>
      </w:del>
      <w:r>
        <w:rPr>
          <w:rFonts w:hint="eastAsia"/>
        </w:rPr>
        <w:t>探索地点及游戏内容的丰富性与前作相比有过之而无不及。</w:t>
      </w:r>
    </w:p>
    <w:p w14:paraId="6F50BC03" w14:textId="77777777" w:rsidR="00B92070" w:rsidRDefault="00B92070">
      <w:pPr>
        <w:pStyle w:val="-"/>
        <w:ind w:firstLine="420"/>
      </w:pPr>
    </w:p>
    <w:p w14:paraId="0749A4EC" w14:textId="77777777" w:rsidR="00B92070" w:rsidRDefault="00CA7DB5">
      <w:pPr>
        <w:pStyle w:val="-"/>
        <w:keepNext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D1EDCE2" wp14:editId="540CB121">
            <wp:extent cx="2959100" cy="22282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9F84" w14:textId="77777777" w:rsidR="00B92070" w:rsidRDefault="00CA7DB5">
      <w:pPr>
        <w:rPr>
          <w:szCs w:val="21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 xml:space="preserve"> SNES</w:t>
      </w:r>
      <w:r>
        <w:rPr>
          <w:rFonts w:ascii="宋体" w:hAnsi="宋体" w:hint="eastAsia"/>
        </w:rPr>
        <w:t>曾推出</w:t>
      </w:r>
      <w:r>
        <w:rPr>
          <w:rFonts w:hint="eastAsia"/>
        </w:rPr>
        <w:t>“巫术三部曲重置版”，优化游戏图像与界面，适合作为入手《巫术》系列的起点</w:t>
      </w:r>
    </w:p>
    <w:p w14:paraId="2C39B295" w14:textId="77777777" w:rsidR="00B92070" w:rsidRPr="00887E53" w:rsidRDefault="00B92070" w:rsidP="00887E53">
      <w:pPr>
        <w:pStyle w:val="-"/>
        <w:ind w:firstLineChars="0" w:firstLine="0"/>
      </w:pPr>
    </w:p>
    <w:p w14:paraId="3C84D63F" w14:textId="7204B1EF" w:rsidR="00B92070" w:rsidRDefault="00CA7DB5">
      <w:pPr>
        <w:pStyle w:val="-"/>
        <w:ind w:firstLine="420"/>
      </w:pPr>
      <w:r>
        <w:rPr>
          <w:rFonts w:hint="eastAsia"/>
        </w:rPr>
        <w:t>《巫术》不仅开创一个独特的游戏系列，更引领一种全新的游戏</w:t>
      </w:r>
      <w:ins w:id="65" w:author="思漪 凌" w:date="2020-10-20T23:06:00Z">
        <w:r w:rsidR="003B0326">
          <w:rPr>
            <w:rFonts w:hint="eastAsia"/>
          </w:rPr>
          <w:t>流派</w:t>
        </w:r>
      </w:ins>
      <w:del w:id="66" w:author="思漪 凌" w:date="2020-10-20T23:06:00Z">
        <w:r w:rsidDel="003B0326">
          <w:rPr>
            <w:rFonts w:hint="eastAsia"/>
          </w:rPr>
          <w:delText>体裁</w:delText>
        </w:r>
      </w:del>
      <w:r>
        <w:rPr>
          <w:rFonts w:hint="eastAsia"/>
        </w:rPr>
        <w:t>。除了</w:t>
      </w:r>
      <w:r>
        <w:rPr>
          <w:rFonts w:hint="eastAsia"/>
        </w:rPr>
        <w:t xml:space="preserve"> </w:t>
      </w:r>
      <w:r>
        <w:t xml:space="preserve">Sir-Tech </w:t>
      </w:r>
      <w:r>
        <w:rPr>
          <w:rFonts w:hint="eastAsia"/>
        </w:rPr>
        <w:t>开发的八部游戏外，日本在遵循《巫术》体系下，还开发了超过</w:t>
      </w:r>
      <w:r>
        <w:rPr>
          <w:rFonts w:hint="eastAsia"/>
        </w:rPr>
        <w:t xml:space="preserve"> </w:t>
      </w:r>
      <w:r>
        <w:t xml:space="preserve">30 </w:t>
      </w:r>
      <w:r>
        <w:rPr>
          <w:rFonts w:hint="eastAsia"/>
        </w:rPr>
        <w:t>部官方游戏</w:t>
      </w:r>
      <w:r>
        <w:rPr>
          <w:rStyle w:val="af1"/>
        </w:rPr>
        <w:footnoteReference w:id="7"/>
      </w:r>
      <w:r>
        <w:rPr>
          <w:rFonts w:hint="eastAsia"/>
        </w:rPr>
        <w:t>，受《巫术》影响的</w:t>
      </w:r>
      <w:r>
        <w:rPr>
          <w:rFonts w:hint="eastAsia"/>
        </w:rPr>
        <w:t xml:space="preserve"> </w:t>
      </w:r>
      <w:r>
        <w:t>DRPGs</w:t>
      </w:r>
      <w:r>
        <w:rPr>
          <w:rFonts w:hint="eastAsia"/>
        </w:rPr>
        <w:t>（地下城式角色扮演游戏）更是不胜枚举。用一个词来概括《巫术》系列能在游戏史上经久不衰的原因，那就是“趣味无穷”。耳听为虚眼见为实，奇幻瑰丽的地下城等待你的造访。</w:t>
      </w:r>
      <w:r>
        <w:rPr>
          <w:rStyle w:val="af1"/>
        </w:rPr>
        <w:footnoteReference w:id="8"/>
      </w:r>
    </w:p>
    <w:p w14:paraId="4F1BF9BD" w14:textId="77777777" w:rsidR="00B92070" w:rsidRDefault="00B92070">
      <w:pPr>
        <w:pStyle w:val="a3"/>
      </w:pPr>
    </w:p>
    <w:sectPr w:rsidR="00B92070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4C068" w14:textId="77777777" w:rsidR="001C7938" w:rsidRDefault="001C7938">
      <w:r>
        <w:separator/>
      </w:r>
    </w:p>
  </w:endnote>
  <w:endnote w:type="continuationSeparator" w:id="0">
    <w:p w14:paraId="14542ECC" w14:textId="77777777" w:rsidR="001C7938" w:rsidRDefault="001C7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E4916" w14:textId="77777777" w:rsidR="00B92070" w:rsidRDefault="00CA7DB5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C2659" w14:textId="77777777" w:rsidR="00B92070" w:rsidRDefault="00CA7DB5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EECA54" w14:textId="77777777" w:rsidR="001C7938" w:rsidRDefault="001C7938">
      <w:r>
        <w:separator/>
      </w:r>
    </w:p>
  </w:footnote>
  <w:footnote w:type="continuationSeparator" w:id="0">
    <w:p w14:paraId="6DFBDCBB" w14:textId="77777777" w:rsidR="001C7938" w:rsidRDefault="001C7938">
      <w:r>
        <w:continuationSeparator/>
      </w:r>
    </w:p>
  </w:footnote>
  <w:footnote w:id="1">
    <w:p w14:paraId="43762A09" w14:textId="5EA1772E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译者注：斗士可进阶为领主或忍者，法师与牧师均可进阶为主教。领主属于</w:t>
      </w:r>
      <w:r w:rsidR="007846E8">
        <w:rPr>
          <w:rFonts w:ascii="微软雅黑" w:eastAsia="微软雅黑" w:hAnsi="微软雅黑" w:hint="eastAsia"/>
        </w:rPr>
        <w:t>守</w:t>
      </w:r>
      <w:r w:rsidR="00E0522C">
        <w:rPr>
          <w:rFonts w:ascii="微软雅黑" w:eastAsia="微软雅黑" w:hAnsi="微软雅黑" w:hint="eastAsia"/>
        </w:rPr>
        <w:t>序</w:t>
      </w:r>
      <w:r w:rsidRPr="007632C5">
        <w:rPr>
          <w:rFonts w:ascii="微软雅黑" w:eastAsia="微软雅黑" w:hAnsi="微软雅黑" w:hint="eastAsia"/>
        </w:rPr>
        <w:t>阵营，可治疗队友；忍者属于邪恶阵营，擅长暴击。由于阵营冲突，领主与忍者不可同时归于同一小队。</w:t>
      </w:r>
    </w:p>
  </w:footnote>
  <w:footnote w:id="2">
    <w:p w14:paraId="27377DE1" w14:textId="77777777" w:rsidR="00B92070" w:rsidRPr="007632C5" w:rsidRDefault="00CA7DB5">
      <w:pPr>
        <w:pStyle w:val="ac"/>
        <w:widowControl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译者注：城镇有四个功能区，神庙（Temple of Cant），交易站(Boltac’s Trading Post)，冒险者酒吧(The Adventurer’s Inn)与边郊(Edge of Town)。神庙可治疗石化、麻痹等异常状态，复活阵亡角色（见后文），但无法恢复角色生命值。交易站顾名思义，获得补给之处。冒险者酒吧为各角色提供住处，按费用由低到高分别为马厩、茅屋、经济适用间、商务套间与皇家套房。在酒吧过夜可恢复角色生命值与魔法值，费用越高，回复效果越好。其中马厩免费，仅能回复魔法值。边郊是玩家进入地下城，退出游戏等操作的执行区域。</w:t>
      </w:r>
    </w:p>
  </w:footnote>
  <w:footnote w:id="3">
    <w:p w14:paraId="16E4D5B7" w14:textId="5DB8F082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即重新组建新小队，回到上次团灭地点，找回上一支小队的尸骨，送到神庙或自行复活。无论哪种方式，代价都很高昂。神庙一切服务均需付费，且复活有几率失败，如果失败，费用概不退还。复活术只有高等级的主教方可施展，</w:t>
      </w:r>
      <w:r w:rsidR="0042783B">
        <w:rPr>
          <w:rFonts w:ascii="微软雅黑" w:eastAsia="微软雅黑" w:hAnsi="微软雅黑" w:hint="eastAsia"/>
        </w:rPr>
        <w:t>且</w:t>
      </w:r>
      <w:r w:rsidRPr="007632C5">
        <w:rPr>
          <w:rFonts w:ascii="微软雅黑" w:eastAsia="微软雅黑" w:hAnsi="微软雅黑" w:hint="eastAsia"/>
        </w:rPr>
        <w:t>有一定的失败几率，如果失败，尸体将化为飞灰。玩家可收集骨灰送到神庙涅槃复活，但同样需要高额费用且有几率失败。</w:t>
      </w:r>
    </w:p>
  </w:footnote>
  <w:footnote w:id="4">
    <w:p w14:paraId="63E79110" w14:textId="77777777" w:rsidR="00B92070" w:rsidRPr="007632C5" w:rsidRDefault="00CA7DB5">
      <w:pPr>
        <w:pStyle w:val="ac"/>
        <w:widowControl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译者注：看起来是面墙，撞上去后才能发现是一扇可以通过的门。如果不挨个检查，很可能因此迷路。</w:t>
      </w:r>
    </w:p>
  </w:footnote>
  <w:footnote w:id="5">
    <w:p w14:paraId="45B50CDF" w14:textId="77777777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译者注：玩家踩到特定格子会改变面向方向，有时两个场景方向完全相同，让人晕头转向。</w:t>
      </w:r>
    </w:p>
  </w:footnote>
  <w:footnote w:id="6">
    <w:p w14:paraId="4DBB9CBB" w14:textId="5F2FFF04" w:rsidR="00B92070" w:rsidRPr="007632C5" w:rsidRDefault="00CA7DB5">
      <w:pPr>
        <w:pStyle w:val="ac"/>
        <w:rPr>
          <w:rFonts w:ascii="微软雅黑" w:eastAsia="微软雅黑" w:hAnsi="微软雅黑"/>
        </w:rPr>
      </w:pPr>
      <w:r w:rsidRPr="007632C5">
        <w:rPr>
          <w:rStyle w:val="af1"/>
          <w:rFonts w:ascii="微软雅黑" w:eastAsia="微软雅黑" w:hAnsi="微软雅黑"/>
        </w:rPr>
        <w:footnoteRef/>
      </w:r>
      <w:r w:rsidRPr="007632C5">
        <w:rPr>
          <w:rFonts w:ascii="微软雅黑" w:eastAsia="微软雅黑" w:hAnsi="微软雅黑" w:hint="eastAsia"/>
        </w:rPr>
        <w:t>译者注：玩家会坠落到迷宫下面某层的某个区域。</w:t>
      </w:r>
      <w:r w:rsidR="007632C5">
        <w:rPr>
          <w:rFonts w:ascii="微软雅黑" w:eastAsia="微软雅黑" w:hAnsi="微软雅黑" w:hint="eastAsia"/>
        </w:rPr>
        <w:t>如果失足跌入高等级怪物群</w:t>
      </w:r>
      <w:r w:rsidRPr="007632C5">
        <w:rPr>
          <w:rFonts w:ascii="微软雅黑" w:eastAsia="微软雅黑" w:hAnsi="微软雅黑" w:hint="eastAsia"/>
        </w:rPr>
        <w:t>中，后果可想而知。</w:t>
      </w:r>
    </w:p>
  </w:footnote>
  <w:footnote w:id="7">
    <w:p w14:paraId="317883FB" w14:textId="51054F79" w:rsidR="00B92070" w:rsidRDefault="00CA7DB5">
      <w:pPr>
        <w:rPr>
          <w:szCs w:val="21"/>
        </w:rPr>
      </w:pPr>
      <w:r>
        <w:rPr>
          <w:rStyle w:val="af1"/>
        </w:rPr>
        <w:footnoteRef/>
      </w:r>
      <w: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如今，认识《巫术》世界，《巫术•利佳敏轶事》是不二之选。这是日本为</w:t>
      </w:r>
      <w:r>
        <w:rPr>
          <w:rFonts w:ascii="微软雅黑" w:eastAsia="微软雅黑" w:hAnsi="微软雅黑"/>
          <w:sz w:val="18"/>
          <w:szCs w:val="18"/>
        </w:rPr>
        <w:t>SNES</w:t>
      </w:r>
      <w:r>
        <w:rPr>
          <w:rFonts w:ascii="微软雅黑" w:eastAsia="微软雅黑" w:hAnsi="微软雅黑" w:hint="eastAsia"/>
          <w:sz w:val="18"/>
          <w:szCs w:val="18"/>
        </w:rPr>
        <w:t>提供的“巫术三部曲重置版”，优化原作画面、界面与平衡性</w:t>
      </w:r>
      <w:r w:rsidR="00AC6D57">
        <w:rPr>
          <w:rFonts w:ascii="微软雅黑" w:eastAsia="微软雅黑" w:hAnsi="微软雅黑" w:hint="eastAsia"/>
          <w:sz w:val="18"/>
          <w:szCs w:val="18"/>
        </w:rPr>
        <w:t>。</w:t>
      </w:r>
    </w:p>
  </w:footnote>
  <w:footnote w:id="8">
    <w:p w14:paraId="776C0A0C" w14:textId="4EBBBD09" w:rsidR="00B92070" w:rsidRDefault="00CA7DB5">
      <w:pPr>
        <w:pStyle w:val="ac"/>
      </w:pPr>
      <w:r>
        <w:rPr>
          <w:rStyle w:val="af1"/>
        </w:rPr>
        <w:footnoteRef/>
      </w:r>
      <w:r>
        <w:t xml:space="preserve"> </w:t>
      </w:r>
      <w:r>
        <w:rPr>
          <w:rFonts w:ascii="微软雅黑" w:eastAsia="微软雅黑" w:hAnsi="微软雅黑" w:hint="eastAsia"/>
        </w:rPr>
        <w:t>译者注：由原文可见，《巫术</w:t>
      </w:r>
      <w:r>
        <w:rPr>
          <w:rFonts w:ascii="微软雅黑" w:eastAsia="微软雅黑" w:hAnsi="微软雅黑"/>
        </w:rPr>
        <w:t>1》称得上是一个“美国出生，日本长大”的孩子。对目前的玩家而言，美国初版无论是粗糙的画面还是</w:t>
      </w:r>
      <w:r w:rsidR="00887E53">
        <w:rPr>
          <w:rFonts w:ascii="微软雅黑" w:eastAsia="微软雅黑" w:hAnsi="微软雅黑" w:hint="eastAsia"/>
        </w:rPr>
        <w:t>硬核的玩法</w:t>
      </w:r>
      <w:r>
        <w:rPr>
          <w:rFonts w:ascii="微软雅黑" w:eastAsia="微软雅黑" w:hAnsi="微软雅黑"/>
        </w:rPr>
        <w:t>都很难上手。相比之下，日本各种移植版（文中的SNES, PS, WSC等）</w:t>
      </w:r>
      <w:r w:rsidR="00887E53">
        <w:rPr>
          <w:rFonts w:ascii="微软雅黑" w:eastAsia="微软雅黑" w:hAnsi="微软雅黑" w:hint="eastAsia"/>
        </w:rPr>
        <w:t>显得更加亲民</w:t>
      </w:r>
      <w:r>
        <w:rPr>
          <w:rFonts w:ascii="微软雅黑" w:eastAsia="微软雅黑" w:hAnsi="微软雅黑"/>
        </w:rPr>
        <w:t>。</w:t>
      </w:r>
      <w:r w:rsidR="00887E53">
        <w:rPr>
          <w:rFonts w:ascii="微软雅黑" w:eastAsia="微软雅黑" w:hAnsi="微软雅黑" w:hint="eastAsia"/>
        </w:rPr>
        <w:t>这些移植版的修改</w:t>
      </w:r>
      <w:r>
        <w:rPr>
          <w:rFonts w:ascii="微软雅黑" w:eastAsia="微软雅黑" w:hAnsi="微软雅黑"/>
        </w:rPr>
        <w:t>手段包括聘请画师重新</w:t>
      </w:r>
      <w:r w:rsidR="00AC6D57">
        <w:rPr>
          <w:rFonts w:ascii="微软雅黑" w:eastAsia="微软雅黑" w:hAnsi="微软雅黑" w:hint="eastAsia"/>
        </w:rPr>
        <w:t>绘制</w:t>
      </w:r>
      <w:r>
        <w:rPr>
          <w:rFonts w:ascii="微软雅黑" w:eastAsia="微软雅黑" w:hAnsi="微软雅黑"/>
        </w:rPr>
        <w:t>高清怪物</w:t>
      </w:r>
      <w:r w:rsidR="00AC6D57">
        <w:rPr>
          <w:rFonts w:ascii="微软雅黑" w:eastAsia="微软雅黑" w:hAnsi="微软雅黑" w:hint="eastAsia"/>
        </w:rPr>
        <w:t>图像</w:t>
      </w:r>
      <w:r>
        <w:rPr>
          <w:rFonts w:ascii="微软雅黑" w:eastAsia="微软雅黑" w:hAnsi="微软雅黑"/>
        </w:rPr>
        <w:t>，聘请知名音乐人为游戏添加BGM，迷宫画面由左上角的小图显示改成全屏显示，实现砖墙画面与线画模式的来回切换，引入手动存档与辅助地图等机制，大幅降低游戏难度</w:t>
      </w:r>
      <w: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895D4C" w14:textId="77777777" w:rsidR="00B92070" w:rsidRDefault="00CA7DB5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9CCD1" w14:textId="77777777" w:rsidR="00B92070" w:rsidRDefault="00CA7DB5">
    <w:pPr>
      <w:pStyle w:val="aa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思漪 凌">
    <w15:presenceInfo w15:providerId="Windows Live" w15:userId="f639c10088b4c1b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bordersDoNotSurroundHeader/>
  <w:bordersDoNotSurroundFooter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4D"/>
    <w:rsid w:val="00006B3A"/>
    <w:rsid w:val="000219C6"/>
    <w:rsid w:val="00045DB7"/>
    <w:rsid w:val="00055882"/>
    <w:rsid w:val="00062CAA"/>
    <w:rsid w:val="00064042"/>
    <w:rsid w:val="00074F70"/>
    <w:rsid w:val="00077DE4"/>
    <w:rsid w:val="00087AE0"/>
    <w:rsid w:val="000A6A0B"/>
    <w:rsid w:val="000B1EEA"/>
    <w:rsid w:val="000B34CB"/>
    <w:rsid w:val="000C1A81"/>
    <w:rsid w:val="000D14C6"/>
    <w:rsid w:val="000E4E1E"/>
    <w:rsid w:val="000E7951"/>
    <w:rsid w:val="001054CA"/>
    <w:rsid w:val="00111EB5"/>
    <w:rsid w:val="00117365"/>
    <w:rsid w:val="00142D6B"/>
    <w:rsid w:val="00150BAB"/>
    <w:rsid w:val="00153EE2"/>
    <w:rsid w:val="00156848"/>
    <w:rsid w:val="001573DA"/>
    <w:rsid w:val="0016522A"/>
    <w:rsid w:val="00172659"/>
    <w:rsid w:val="001806CB"/>
    <w:rsid w:val="001B3B4D"/>
    <w:rsid w:val="001C7938"/>
    <w:rsid w:val="001C799A"/>
    <w:rsid w:val="001D0E73"/>
    <w:rsid w:val="001D2866"/>
    <w:rsid w:val="001D5185"/>
    <w:rsid w:val="001D5E94"/>
    <w:rsid w:val="001E3EFC"/>
    <w:rsid w:val="001F3F1F"/>
    <w:rsid w:val="001F5FF0"/>
    <w:rsid w:val="001F6039"/>
    <w:rsid w:val="002169D6"/>
    <w:rsid w:val="00220420"/>
    <w:rsid w:val="002312C8"/>
    <w:rsid w:val="00234451"/>
    <w:rsid w:val="002425D0"/>
    <w:rsid w:val="002466B9"/>
    <w:rsid w:val="002602A7"/>
    <w:rsid w:val="0026784B"/>
    <w:rsid w:val="00270C80"/>
    <w:rsid w:val="002733AF"/>
    <w:rsid w:val="00273981"/>
    <w:rsid w:val="00285E6A"/>
    <w:rsid w:val="002A2333"/>
    <w:rsid w:val="002A5139"/>
    <w:rsid w:val="002D01D3"/>
    <w:rsid w:val="002F1227"/>
    <w:rsid w:val="002F1A0E"/>
    <w:rsid w:val="002F3408"/>
    <w:rsid w:val="002F7493"/>
    <w:rsid w:val="002F74FD"/>
    <w:rsid w:val="003249D9"/>
    <w:rsid w:val="00333CDD"/>
    <w:rsid w:val="00353B71"/>
    <w:rsid w:val="00355319"/>
    <w:rsid w:val="003575CF"/>
    <w:rsid w:val="00362338"/>
    <w:rsid w:val="00366B4E"/>
    <w:rsid w:val="00375762"/>
    <w:rsid w:val="003845EC"/>
    <w:rsid w:val="00385064"/>
    <w:rsid w:val="00385C4B"/>
    <w:rsid w:val="003A4A72"/>
    <w:rsid w:val="003A564B"/>
    <w:rsid w:val="003B0326"/>
    <w:rsid w:val="003E13C6"/>
    <w:rsid w:val="003E143C"/>
    <w:rsid w:val="003F442C"/>
    <w:rsid w:val="00401921"/>
    <w:rsid w:val="00412ACB"/>
    <w:rsid w:val="00422BD4"/>
    <w:rsid w:val="0042783B"/>
    <w:rsid w:val="00427A03"/>
    <w:rsid w:val="004367FE"/>
    <w:rsid w:val="00445F1D"/>
    <w:rsid w:val="00473DBD"/>
    <w:rsid w:val="00494E0E"/>
    <w:rsid w:val="004B4D18"/>
    <w:rsid w:val="004B7AB8"/>
    <w:rsid w:val="004C323F"/>
    <w:rsid w:val="004C691F"/>
    <w:rsid w:val="004E4A17"/>
    <w:rsid w:val="005062C4"/>
    <w:rsid w:val="00532598"/>
    <w:rsid w:val="00561057"/>
    <w:rsid w:val="005928F9"/>
    <w:rsid w:val="00594354"/>
    <w:rsid w:val="005A2AD5"/>
    <w:rsid w:val="005A3449"/>
    <w:rsid w:val="005A51F7"/>
    <w:rsid w:val="005B3EFF"/>
    <w:rsid w:val="005B5669"/>
    <w:rsid w:val="005B6AF8"/>
    <w:rsid w:val="005E1D00"/>
    <w:rsid w:val="00600737"/>
    <w:rsid w:val="00605EE5"/>
    <w:rsid w:val="00621D8F"/>
    <w:rsid w:val="00647341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0FC7"/>
    <w:rsid w:val="006B2C72"/>
    <w:rsid w:val="006B3758"/>
    <w:rsid w:val="006C60EC"/>
    <w:rsid w:val="006D2E97"/>
    <w:rsid w:val="006F4D28"/>
    <w:rsid w:val="0071094A"/>
    <w:rsid w:val="0071777F"/>
    <w:rsid w:val="00723B63"/>
    <w:rsid w:val="00730438"/>
    <w:rsid w:val="00731BF1"/>
    <w:rsid w:val="00746BE5"/>
    <w:rsid w:val="0076116A"/>
    <w:rsid w:val="007632C5"/>
    <w:rsid w:val="007752FB"/>
    <w:rsid w:val="007846E8"/>
    <w:rsid w:val="00785A27"/>
    <w:rsid w:val="007869FA"/>
    <w:rsid w:val="00791749"/>
    <w:rsid w:val="007A2BD6"/>
    <w:rsid w:val="007A6C45"/>
    <w:rsid w:val="007C09BC"/>
    <w:rsid w:val="007D71D1"/>
    <w:rsid w:val="00804F76"/>
    <w:rsid w:val="00806138"/>
    <w:rsid w:val="0082220E"/>
    <w:rsid w:val="008451DD"/>
    <w:rsid w:val="00861514"/>
    <w:rsid w:val="0086398F"/>
    <w:rsid w:val="00876728"/>
    <w:rsid w:val="00885A03"/>
    <w:rsid w:val="00887319"/>
    <w:rsid w:val="00887E53"/>
    <w:rsid w:val="00890C17"/>
    <w:rsid w:val="00890D60"/>
    <w:rsid w:val="00891D5D"/>
    <w:rsid w:val="008931DD"/>
    <w:rsid w:val="008A620A"/>
    <w:rsid w:val="008D4384"/>
    <w:rsid w:val="008D5696"/>
    <w:rsid w:val="008E3CB4"/>
    <w:rsid w:val="008F2B87"/>
    <w:rsid w:val="008F6AFC"/>
    <w:rsid w:val="00911BFC"/>
    <w:rsid w:val="009240F3"/>
    <w:rsid w:val="0092507E"/>
    <w:rsid w:val="00937B95"/>
    <w:rsid w:val="00944982"/>
    <w:rsid w:val="00960341"/>
    <w:rsid w:val="0097206B"/>
    <w:rsid w:val="009766D9"/>
    <w:rsid w:val="009944CF"/>
    <w:rsid w:val="009B5ACC"/>
    <w:rsid w:val="009C45E4"/>
    <w:rsid w:val="00A02688"/>
    <w:rsid w:val="00A2094B"/>
    <w:rsid w:val="00A3384D"/>
    <w:rsid w:val="00A47A89"/>
    <w:rsid w:val="00A50650"/>
    <w:rsid w:val="00A633EF"/>
    <w:rsid w:val="00A703B1"/>
    <w:rsid w:val="00A773E6"/>
    <w:rsid w:val="00A8527F"/>
    <w:rsid w:val="00A867B3"/>
    <w:rsid w:val="00A8783F"/>
    <w:rsid w:val="00AA606A"/>
    <w:rsid w:val="00AA68E8"/>
    <w:rsid w:val="00AC153E"/>
    <w:rsid w:val="00AC3916"/>
    <w:rsid w:val="00AC437D"/>
    <w:rsid w:val="00AC6D57"/>
    <w:rsid w:val="00B10A40"/>
    <w:rsid w:val="00B13253"/>
    <w:rsid w:val="00B25851"/>
    <w:rsid w:val="00B415B0"/>
    <w:rsid w:val="00B50715"/>
    <w:rsid w:val="00B62941"/>
    <w:rsid w:val="00B64617"/>
    <w:rsid w:val="00B71E8C"/>
    <w:rsid w:val="00B92070"/>
    <w:rsid w:val="00BA2914"/>
    <w:rsid w:val="00BE1C72"/>
    <w:rsid w:val="00BF11F4"/>
    <w:rsid w:val="00C36086"/>
    <w:rsid w:val="00C55165"/>
    <w:rsid w:val="00C61659"/>
    <w:rsid w:val="00C7080D"/>
    <w:rsid w:val="00CA7DB5"/>
    <w:rsid w:val="00CE2F7E"/>
    <w:rsid w:val="00D02128"/>
    <w:rsid w:val="00D03448"/>
    <w:rsid w:val="00D04E66"/>
    <w:rsid w:val="00D1178C"/>
    <w:rsid w:val="00D2473E"/>
    <w:rsid w:val="00D40B17"/>
    <w:rsid w:val="00D43879"/>
    <w:rsid w:val="00D47D43"/>
    <w:rsid w:val="00D60053"/>
    <w:rsid w:val="00D62021"/>
    <w:rsid w:val="00D665C4"/>
    <w:rsid w:val="00D66CF5"/>
    <w:rsid w:val="00DA3E65"/>
    <w:rsid w:val="00DB684D"/>
    <w:rsid w:val="00DC7054"/>
    <w:rsid w:val="00DC76AC"/>
    <w:rsid w:val="00DD0457"/>
    <w:rsid w:val="00DF1BD2"/>
    <w:rsid w:val="00E0522C"/>
    <w:rsid w:val="00E06D6C"/>
    <w:rsid w:val="00E07734"/>
    <w:rsid w:val="00E1534E"/>
    <w:rsid w:val="00E15496"/>
    <w:rsid w:val="00E20D0F"/>
    <w:rsid w:val="00E377C2"/>
    <w:rsid w:val="00E428C7"/>
    <w:rsid w:val="00E42CD0"/>
    <w:rsid w:val="00E44854"/>
    <w:rsid w:val="00E61F41"/>
    <w:rsid w:val="00E63C55"/>
    <w:rsid w:val="00E81749"/>
    <w:rsid w:val="00E96BDA"/>
    <w:rsid w:val="00EA10AB"/>
    <w:rsid w:val="00EA35E2"/>
    <w:rsid w:val="00ED7CBD"/>
    <w:rsid w:val="00EE2E4F"/>
    <w:rsid w:val="00EE3E02"/>
    <w:rsid w:val="00F0479A"/>
    <w:rsid w:val="00F27EC2"/>
    <w:rsid w:val="00F42A6C"/>
    <w:rsid w:val="00F46451"/>
    <w:rsid w:val="00F505B5"/>
    <w:rsid w:val="00F734E7"/>
    <w:rsid w:val="00F75076"/>
    <w:rsid w:val="00F800C8"/>
    <w:rsid w:val="00F8075D"/>
    <w:rsid w:val="00F841EF"/>
    <w:rsid w:val="00FA259E"/>
    <w:rsid w:val="00FB1476"/>
    <w:rsid w:val="00FB79DE"/>
    <w:rsid w:val="00FE5C25"/>
    <w:rsid w:val="00FE6B0E"/>
    <w:rsid w:val="325D6110"/>
    <w:rsid w:val="3E0A21FC"/>
    <w:rsid w:val="48BC3ED0"/>
    <w:rsid w:val="61252A02"/>
    <w:rsid w:val="74636563"/>
    <w:rsid w:val="7562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3828B2"/>
  <w15:docId w15:val="{E914B859-16B1-4E05-AFF1-435751BF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endnote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c">
    <w:name w:val="footnote text"/>
    <w:basedOn w:val="a"/>
    <w:link w:val="ad"/>
    <w:uiPriority w:val="99"/>
    <w:unhideWhenUsed/>
    <w:qFormat/>
    <w:pPr>
      <w:jc w:val="left"/>
    </w:pPr>
    <w:rPr>
      <w:sz w:val="18"/>
      <w:szCs w:val="18"/>
    </w:rPr>
  </w:style>
  <w:style w:type="character" w:styleId="ae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0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1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ab">
    <w:name w:val="页眉 字符"/>
    <w:basedOn w:val="a0"/>
    <w:link w:val="aa"/>
    <w:uiPriority w:val="99"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qFormat/>
    <w:rPr>
      <w:rFonts w:ascii="Times New Roman" w:eastAsia="微软雅黑" w:hAnsi="Times New Roman"/>
    </w:rPr>
  </w:style>
  <w:style w:type="character" w:customStyle="1" w:styleId="ad">
    <w:name w:val="脚注文本 字符"/>
    <w:basedOn w:val="a0"/>
    <w:link w:val="ac"/>
    <w:uiPriority w:val="99"/>
    <w:qFormat/>
    <w:rPr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a5">
    <w:name w:val="尾注文本 字符"/>
    <w:basedOn w:val="a0"/>
    <w:link w:val="a4"/>
    <w:uiPriority w:val="99"/>
    <w:semiHidden/>
    <w:qFormat/>
  </w:style>
  <w:style w:type="paragraph" w:customStyle="1" w:styleId="Footer-Grey1">
    <w:name w:val="Footer-Grey1"/>
    <w:basedOn w:val="a"/>
    <w:qFormat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微软雅黑" w:hAnsi="Times New Roman"/>
      <w:b/>
      <w:bCs/>
      <w:sz w:val="32"/>
      <w:szCs w:val="3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sz w:val="18"/>
      <w:szCs w:val="18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styleId="af3">
    <w:name w:val="No Spacing"/>
    <w:uiPriority w:val="1"/>
    <w:qFormat/>
    <w:pPr>
      <w:widowControl w:val="0"/>
      <w:adjustRightInd w:val="0"/>
      <w:snapToGrid w:val="0"/>
      <w:jc w:val="both"/>
    </w:pPr>
    <w:rPr>
      <w:kern w:val="2"/>
      <w:sz w:val="21"/>
      <w:szCs w:val="22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mes.slashdot.org/comments.pl?sid=23752&amp;cid=25670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ames.slashdot.org/comments.pl?sid=23752&amp;cid=2567054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&#31456;&#33410;&#27169;&#29256;2020090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74DF5E-863D-4B71-AF6F-B9A1BD4E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章节模版20200902.dotx</Template>
  <TotalTime>1399</TotalTime>
  <Pages>4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FanQuan</dc:creator>
  <cp:lastModifiedBy>思漪 凌</cp:lastModifiedBy>
  <cp:revision>48</cp:revision>
  <dcterms:created xsi:type="dcterms:W3CDTF">2020-09-10T01:22:00Z</dcterms:created>
  <dcterms:modified xsi:type="dcterms:W3CDTF">2020-10-20T15:07:00Z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