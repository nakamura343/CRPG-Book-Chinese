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5AF886" w14:textId="397392C3" w:rsidR="0016522A" w:rsidRPr="00F734E7" w:rsidRDefault="000C1A81" w:rsidP="00DB684D">
      <w:pPr>
        <w:pStyle w:val="Heading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BBDFC5C" wp14:editId="12063E67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201670"/>
                <wp:effectExtent l="0" t="0" r="571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201670"/>
                          <a:chOff x="0" y="1802"/>
                          <a:chExt cx="6185535" cy="320167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851" y="1802"/>
                            <a:ext cx="6169833" cy="2674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0" y="2687217"/>
                            <a:ext cx="6185535" cy="5162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5821DD" w14:textId="01958B81" w:rsidR="000C1A81" w:rsidRDefault="00906B40" w:rsidP="00647780">
                              <w:pPr>
                                <w:pStyle w:val="a"/>
                              </w:pPr>
                              <w:r>
                                <w:t>Sandcastle,</w:t>
                              </w:r>
                              <w:r w:rsidR="00D97538">
                                <w:t xml:space="preserve"> </w:t>
                              </w:r>
                              <w:r>
                                <w:t>1990,</w:t>
                              </w:r>
                              <w:r w:rsidR="00FA2CBF">
                                <w:t xml:space="preserve"> </w:t>
                              </w:r>
                              <w:r>
                                <w:t>Amiga,</w:t>
                              </w:r>
                              <w:r w:rsidR="00F06166">
                                <w:t xml:space="preserve"> </w:t>
                              </w:r>
                              <w:r>
                                <w:t>Atari ST,</w:t>
                              </w:r>
                              <w:r w:rsidR="00F06166">
                                <w:t xml:space="preserve"> </w:t>
                              </w:r>
                              <w:r>
                                <w:t>MS-DOS,</w:t>
                              </w:r>
                              <w:r w:rsidR="00FA2CBF">
                                <w:t xml:space="preserve"> </w:t>
                              </w:r>
                              <w:r>
                                <w:t>Genisis and NES*</w:t>
                              </w:r>
                            </w:p>
                            <w:p w14:paraId="3476DC6B" w14:textId="5A9CD8AF" w:rsidR="00906B40" w:rsidRPr="00906B40" w:rsidRDefault="00906B40" w:rsidP="00906B40">
                              <w:pPr>
                                <w:pStyle w:val="a"/>
                              </w:pPr>
                              <w:r>
                                <w:rPr>
                                  <w:rFonts w:hint="eastAsia"/>
                                </w:rPr>
                                <w:t>*《不死传说》在各个平台的版本各有不同，有一些加入了额外的区域和陷阱，Ap</w:t>
                              </w:r>
                              <w:r>
                                <w:t>ple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IIGS 版本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是最早的原版，然而 </w:t>
                              </w:r>
                              <w:r>
                                <w:t>Genesis 版</w:t>
                              </w:r>
                              <w:r>
                                <w:rPr>
                                  <w:rFonts w:hint="eastAsia"/>
                                </w:rPr>
                                <w:t>加入了一些血腥的终结动画</w:t>
                              </w:r>
                              <w:r w:rsidR="00373441">
                                <w:rPr>
                                  <w:rFonts w:hint="eastAsia"/>
                                </w:rPr>
                                <w:t>，这一版本也由此变得非常出名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BDFC5C" id="组合 4" o:spid="_x0000_s1026" style="position:absolute;left:0;text-align:left;margin-left:435.85pt;margin-top:44.4pt;width:487.05pt;height:252.1pt;z-index:251660288;mso-position-horizontal:right;mso-position-horizontal-relative:margin;mso-width-relative:margin;mso-height-relative:margin" coordorigin=",18" coordsize="61855,32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left:78;top:18;width:61698;height:26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top:26872;width:61855;height:5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105821DD" w14:textId="01958B81" w:rsidR="000C1A81" w:rsidRDefault="00906B40" w:rsidP="00647780">
                        <w:pPr>
                          <w:pStyle w:val="a"/>
                        </w:pPr>
                        <w:r>
                          <w:t>Sandcastle,</w:t>
                        </w:r>
                        <w:r w:rsidR="00D97538">
                          <w:t xml:space="preserve"> </w:t>
                        </w:r>
                        <w:r>
                          <w:t>1990,</w:t>
                        </w:r>
                        <w:r w:rsidR="00FA2CBF">
                          <w:t xml:space="preserve"> </w:t>
                        </w:r>
                        <w:r>
                          <w:t>Amiga,</w:t>
                        </w:r>
                        <w:r w:rsidR="00F06166">
                          <w:t xml:space="preserve"> </w:t>
                        </w:r>
                        <w:r>
                          <w:t>Atari ST,</w:t>
                        </w:r>
                        <w:r w:rsidR="00F06166">
                          <w:t xml:space="preserve"> </w:t>
                        </w:r>
                        <w:r>
                          <w:t>MS-DOS,</w:t>
                        </w:r>
                        <w:r w:rsidR="00FA2CBF">
                          <w:t xml:space="preserve"> </w:t>
                        </w:r>
                        <w:r>
                          <w:t>Genisis and NES*</w:t>
                        </w:r>
                      </w:p>
                      <w:p w14:paraId="3476DC6B" w14:textId="5A9CD8AF" w:rsidR="00906B40" w:rsidRPr="00906B40" w:rsidRDefault="00906B40" w:rsidP="00906B40">
                        <w:pPr>
                          <w:pStyle w:val="a"/>
                        </w:pPr>
                        <w:r>
                          <w:rPr>
                            <w:rFonts w:hint="eastAsia"/>
                          </w:rPr>
                          <w:t>*《不死传说》在各个平台的版本各有不同，有一些加入了额外的区域和陷阱，Ap</w:t>
                        </w:r>
                        <w:r>
                          <w:t>ple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>IIGS 版本</w:t>
                        </w:r>
                        <w:r>
                          <w:rPr>
                            <w:rFonts w:hint="eastAsia"/>
                          </w:rPr>
                          <w:t xml:space="preserve">是最早的原版，然而 </w:t>
                        </w:r>
                        <w:r>
                          <w:t>Genesis 版</w:t>
                        </w:r>
                        <w:r>
                          <w:rPr>
                            <w:rFonts w:hint="eastAsia"/>
                          </w:rPr>
                          <w:t>加入了一些血腥的终结动画</w:t>
                        </w:r>
                        <w:r w:rsidR="00373441">
                          <w:rPr>
                            <w:rFonts w:hint="eastAsia"/>
                          </w:rPr>
                          <w:t>，这一版本也由此变得非常出名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DB684D">
        <w:rPr>
          <w:rFonts w:hint="eastAsia"/>
        </w:rPr>
        <w:t>《</w:t>
      </w:r>
      <w:r w:rsidR="00906B40">
        <w:rPr>
          <w:rFonts w:hint="eastAsia"/>
        </w:rPr>
        <w:t>不死传说</w:t>
      </w:r>
      <w:r w:rsidR="00DB684D">
        <w:rPr>
          <w:rFonts w:hint="eastAsia"/>
        </w:rPr>
        <w:t>》（</w:t>
      </w:r>
      <w:r w:rsidR="00906B40">
        <w:t>The Immortal</w:t>
      </w:r>
      <w:r w:rsidR="00DB684D">
        <w:rPr>
          <w:rFonts w:hint="eastAsia"/>
        </w:rPr>
        <w:t>）</w:t>
      </w:r>
    </w:p>
    <w:p w14:paraId="40FCFD4E" w14:textId="3F6BF1EE" w:rsidR="0016522A" w:rsidRDefault="008F2B87" w:rsidP="00F734E7">
      <w:r w:rsidRPr="008F2B87">
        <w:rPr>
          <w:rFonts w:hint="eastAsia"/>
        </w:rPr>
        <w:t>作者：</w:t>
      </w:r>
      <w:r w:rsidR="00373441">
        <w:t>CH</w:t>
      </w:r>
    </w:p>
    <w:p w14:paraId="448E5DE5" w14:textId="0A5D39C2" w:rsidR="0016522A" w:rsidRPr="008F2B87" w:rsidRDefault="0016522A" w:rsidP="008F2B87">
      <w:pPr>
        <w:jc w:val="left"/>
      </w:pPr>
      <w:r w:rsidRPr="008F2B87">
        <w:rPr>
          <w:rFonts w:hint="eastAsia"/>
        </w:rPr>
        <w:t>翻译：</w:t>
      </w:r>
      <w:r w:rsidR="00373441">
        <w:rPr>
          <w:rFonts w:hint="eastAsia"/>
        </w:rPr>
        <w:t>Meowl</w:t>
      </w:r>
    </w:p>
    <w:p w14:paraId="24B4FBC0" w14:textId="2822487D" w:rsidR="0016522A" w:rsidRDefault="00185D28" w:rsidP="00F734E7">
      <w:r>
        <w:pict w14:anchorId="7C12B979">
          <v:rect id="_x0000_i1025" style="width:261.65pt;height:1pt" o:hrpct="500" o:hrstd="t" o:hrnoshade="t" o:hr="t" fillcolor="#cfcdcd [2894]" stroked="f"/>
        </w:pict>
      </w:r>
    </w:p>
    <w:p w14:paraId="4E2ABB42" w14:textId="77777777" w:rsidR="0016522A" w:rsidRDefault="0016522A" w:rsidP="00F734E7">
      <w:pPr>
        <w:sectPr w:rsidR="0016522A" w:rsidSect="00F800C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14:paraId="2E4A62BC" w14:textId="1AA3794F" w:rsidR="00373441" w:rsidRDefault="009A7C78" w:rsidP="00F348C6">
      <w:pPr>
        <w:pStyle w:val="-"/>
        <w:ind w:firstLine="420"/>
      </w:pPr>
      <w:r>
        <w:rPr>
          <w:rFonts w:hint="eastAsia"/>
        </w:rPr>
        <w:t>即使是在一个没多少人玩游戏的</w:t>
      </w:r>
      <w:del w:id="0" w:author="Fan Quan" w:date="2021-05-26T16:53:00Z">
        <w:r w:rsidDel="00881553">
          <w:rPr>
            <w:rFonts w:hint="eastAsia"/>
          </w:rPr>
          <w:delText>时候</w:delText>
        </w:r>
      </w:del>
      <w:ins w:id="1" w:author="Fan Quan" w:date="2021-05-26T16:53:00Z">
        <w:r w:rsidR="00881553">
          <w:rPr>
            <w:rFonts w:hint="eastAsia"/>
          </w:rPr>
          <w:t>年代</w:t>
        </w:r>
      </w:ins>
      <w:r>
        <w:rPr>
          <w:rFonts w:hint="eastAsia"/>
        </w:rPr>
        <w:t>，《不死传说》以其极端的血腥程度以及极具创造性的</w:t>
      </w:r>
      <w:del w:id="2" w:author="Fan Quan" w:date="2021-05-26T16:53:00Z">
        <w:r w:rsidDel="001F387A">
          <w:rPr>
            <w:rFonts w:hint="eastAsia"/>
          </w:rPr>
          <w:delText>人物塑造</w:delText>
        </w:r>
      </w:del>
      <w:ins w:id="3" w:author="Fan Quan" w:date="2021-05-26T16:53:00Z">
        <w:r w:rsidR="001F387A">
          <w:rPr>
            <w:rFonts w:hint="eastAsia"/>
          </w:rPr>
          <w:t>死亡方式</w:t>
        </w:r>
      </w:ins>
      <w:r>
        <w:rPr>
          <w:rFonts w:hint="eastAsia"/>
        </w:rPr>
        <w:t>脱颖而出</w:t>
      </w:r>
      <w:ins w:id="4" w:author="Fan Quan" w:date="2021-05-26T16:53:00Z">
        <w:r w:rsidR="001F387A">
          <w:rPr>
            <w:rFonts w:hint="eastAsia"/>
          </w:rPr>
          <w:t>。</w:t>
        </w:r>
      </w:ins>
      <w:del w:id="5" w:author="Fan Quan" w:date="2021-05-26T16:53:00Z">
        <w:r w:rsidDel="001F387A">
          <w:rPr>
            <w:rFonts w:hint="eastAsia"/>
          </w:rPr>
          <w:delText>，</w:delText>
        </w:r>
      </w:del>
      <w:r>
        <w:rPr>
          <w:rFonts w:hint="eastAsia"/>
        </w:rPr>
        <w:t>主角是一位年迈的巫师，为了寻找他的导师而在</w:t>
      </w:r>
      <w:r w:rsidR="00574A57">
        <w:rPr>
          <w:rFonts w:hint="eastAsia"/>
        </w:rPr>
        <w:t>暗藏杀机的废墟城市</w:t>
      </w:r>
      <w:r w:rsidR="00301FF0">
        <w:rPr>
          <w:rStyle w:val="FootnoteReference"/>
        </w:rPr>
        <w:footnoteReference w:id="1"/>
      </w:r>
      <w:r w:rsidR="00574A57">
        <w:rPr>
          <w:rFonts w:hint="eastAsia"/>
        </w:rPr>
        <w:t>里探险。</w:t>
      </w:r>
    </w:p>
    <w:p w14:paraId="7ACCEC8C" w14:textId="51DF39AE" w:rsidR="009D22DB" w:rsidRDefault="009D22DB" w:rsidP="00142737">
      <w:pPr>
        <w:pStyle w:val="-"/>
        <w:ind w:firstLine="420"/>
      </w:pPr>
      <w:r>
        <w:rPr>
          <w:rFonts w:hint="eastAsia"/>
        </w:rPr>
        <w:t>该游戏耳目一新</w:t>
      </w:r>
      <w:del w:id="6" w:author="Fan Quan" w:date="2021-05-26T16:54:00Z">
        <w:r w:rsidDel="001F387A">
          <w:rPr>
            <w:rFonts w:hint="eastAsia"/>
          </w:rPr>
          <w:delText>的</w:delText>
        </w:r>
      </w:del>
      <w:ins w:id="7" w:author="Fan Quan" w:date="2021-05-26T16:54:00Z">
        <w:r w:rsidR="001F387A">
          <w:rPr>
            <w:rFonts w:hint="eastAsia"/>
          </w:rPr>
          <w:t>地</w:t>
        </w:r>
      </w:ins>
      <w:r>
        <w:rPr>
          <w:rFonts w:hint="eastAsia"/>
        </w:rPr>
        <w:t>将动作、冒险、角色扮演</w:t>
      </w:r>
      <w:ins w:id="8" w:author="Fan Quan" w:date="2021-05-26T16:55:00Z">
        <w:r w:rsidR="001F387A">
          <w:rPr>
            <w:rFonts w:hint="eastAsia"/>
          </w:rPr>
          <w:t>等要素</w:t>
        </w:r>
      </w:ins>
      <w:r>
        <w:rPr>
          <w:rFonts w:hint="eastAsia"/>
        </w:rPr>
        <w:t>组合</w:t>
      </w:r>
      <w:ins w:id="9" w:author="Fan Quan" w:date="2021-05-26T16:54:00Z">
        <w:r w:rsidR="001F387A">
          <w:rPr>
            <w:rFonts w:hint="eastAsia"/>
          </w:rPr>
          <w:t>起来</w:t>
        </w:r>
      </w:ins>
      <w:r>
        <w:rPr>
          <w:rFonts w:hint="eastAsia"/>
        </w:rPr>
        <w:t>，并</w:t>
      </w:r>
      <w:r w:rsidR="00142737">
        <w:rPr>
          <w:rFonts w:hint="eastAsia"/>
        </w:rPr>
        <w:t>以即时战斗</w:t>
      </w:r>
      <w:ins w:id="10" w:author="Fan Quan" w:date="2021-05-26T16:55:00Z">
        <w:r w:rsidR="001F387A">
          <w:rPr>
            <w:rFonts w:hint="eastAsia"/>
          </w:rPr>
          <w:t>、</w:t>
        </w:r>
      </w:ins>
      <w:del w:id="11" w:author="Fan Quan" w:date="2021-05-26T16:55:00Z">
        <w:r w:rsidR="00142737" w:rsidDel="001F387A">
          <w:rPr>
            <w:rFonts w:hint="eastAsia"/>
          </w:rPr>
          <w:delText>，</w:delText>
        </w:r>
      </w:del>
      <w:r w:rsidR="00142737">
        <w:rPr>
          <w:rFonts w:hint="eastAsia"/>
        </w:rPr>
        <w:t>谜题</w:t>
      </w:r>
      <w:ins w:id="12" w:author="Fan Quan" w:date="2021-05-26T16:55:00Z">
        <w:r w:rsidR="001F387A">
          <w:rPr>
            <w:rFonts w:hint="eastAsia"/>
          </w:rPr>
          <w:t>、</w:t>
        </w:r>
      </w:ins>
      <w:del w:id="13" w:author="Fan Quan" w:date="2021-05-26T16:55:00Z">
        <w:r w:rsidR="00142737" w:rsidDel="001F387A">
          <w:rPr>
            <w:rFonts w:hint="eastAsia"/>
          </w:rPr>
          <w:delText>，</w:delText>
        </w:r>
      </w:del>
      <w:r w:rsidR="00142737">
        <w:rPr>
          <w:rFonts w:hint="eastAsia"/>
        </w:rPr>
        <w:t>N</w:t>
      </w:r>
      <w:r w:rsidR="00142737">
        <w:t>PC</w:t>
      </w:r>
      <w:ins w:id="14" w:author="Fan Quan" w:date="2021-05-26T16:55:00Z">
        <w:r w:rsidR="001F387A">
          <w:rPr>
            <w:rFonts w:hint="eastAsia"/>
          </w:rPr>
          <w:t>、</w:t>
        </w:r>
      </w:ins>
      <w:del w:id="15" w:author="Fan Quan" w:date="2021-05-26T16:55:00Z">
        <w:r w:rsidR="00142737" w:rsidDel="001F387A">
          <w:rPr>
            <w:rFonts w:hint="eastAsia"/>
          </w:rPr>
          <w:delText>，</w:delText>
        </w:r>
      </w:del>
      <w:r w:rsidR="00142737">
        <w:rPr>
          <w:rFonts w:hint="eastAsia"/>
        </w:rPr>
        <w:t>法术以及</w:t>
      </w:r>
      <w:ins w:id="16" w:author="Fan Quan" w:date="2021-05-26T16:55:00Z">
        <w:r w:rsidR="001F387A">
          <w:rPr>
            <w:rFonts w:hint="eastAsia"/>
          </w:rPr>
          <w:t>道具众多作为特点，</w:t>
        </w:r>
      </w:ins>
      <w:del w:id="17" w:author="Fan Quan" w:date="2021-05-26T16:55:00Z">
        <w:r w:rsidR="00142737" w:rsidDel="001F387A">
          <w:rPr>
            <w:rFonts w:hint="eastAsia"/>
          </w:rPr>
          <w:delText>许多使用物品</w:delText>
        </w:r>
      </w:del>
      <w:r w:rsidR="00142737">
        <w:rPr>
          <w:rFonts w:hint="eastAsia"/>
        </w:rPr>
        <w:t>每一个元素都有其存在目的</w:t>
      </w:r>
      <w:del w:id="18" w:author="Fan Quan" w:date="2021-05-26T16:55:00Z">
        <w:r w:rsidR="00142737" w:rsidDel="001F387A">
          <w:rPr>
            <w:rFonts w:hint="eastAsia"/>
          </w:rPr>
          <w:delText>为游玩特点</w:delText>
        </w:r>
      </w:del>
      <w:r w:rsidR="00142737">
        <w:rPr>
          <w:rFonts w:hint="eastAsia"/>
        </w:rPr>
        <w:t>，</w:t>
      </w:r>
      <w:r>
        <w:rPr>
          <w:rFonts w:hint="eastAsia"/>
        </w:rPr>
        <w:t>即使其存在目的是将你大卸八块。</w:t>
      </w:r>
    </w:p>
    <w:p w14:paraId="1B5BB071" w14:textId="6D0EBEFA" w:rsidR="009D2433" w:rsidRDefault="00F06166" w:rsidP="00142737">
      <w:pPr>
        <w:pStyle w:val="-"/>
        <w:ind w:firstLine="420"/>
      </w:pPr>
      <w:r>
        <w:rPr>
          <w:rFonts w:hint="eastAsia"/>
        </w:rPr>
        <w:t>《不死传说》画</w:t>
      </w:r>
      <w:proofErr w:type="gramStart"/>
      <w:r>
        <w:rPr>
          <w:rFonts w:hint="eastAsia"/>
        </w:rPr>
        <w:t>质属于</w:t>
      </w:r>
      <w:proofErr w:type="gramEnd"/>
      <w:r>
        <w:rPr>
          <w:rFonts w:hint="eastAsia"/>
        </w:rPr>
        <w:t>同时期的上乘，</w:t>
      </w:r>
      <w:ins w:id="19" w:author="Fan Quan" w:date="2021-05-26T16:56:00Z">
        <w:r w:rsidR="008A50BF">
          <w:rPr>
            <w:rFonts w:hint="eastAsia"/>
          </w:rPr>
          <w:t>在每一关</w:t>
        </w:r>
      </w:ins>
      <w:ins w:id="20" w:author="Fan Quan" w:date="2021-05-26T16:57:00Z">
        <w:r w:rsidR="008A50BF">
          <w:rPr>
            <w:rFonts w:hint="eastAsia"/>
          </w:rPr>
          <w:t>都有的</w:t>
        </w:r>
      </w:ins>
      <w:r>
        <w:rPr>
          <w:rFonts w:hint="eastAsia"/>
        </w:rPr>
        <w:t>新</w:t>
      </w:r>
      <w:del w:id="21" w:author="Fan Quan" w:date="2021-05-26T16:56:00Z">
        <w:r w:rsidDel="008A50BF">
          <w:rPr>
            <w:rFonts w:hint="eastAsia"/>
          </w:rPr>
          <w:delText>奇</w:delText>
        </w:r>
      </w:del>
      <w:r>
        <w:rPr>
          <w:rFonts w:hint="eastAsia"/>
        </w:rPr>
        <w:t>的存档系统弥补了</w:t>
      </w:r>
      <w:del w:id="22" w:author="Fan Quan" w:date="2021-05-26T16:57:00Z">
        <w:r w:rsidDel="008A50BF">
          <w:rPr>
            <w:rFonts w:hint="eastAsia"/>
          </w:rPr>
          <w:delText>你游玩时经历的</w:delText>
        </w:r>
      </w:del>
      <w:r>
        <w:rPr>
          <w:rFonts w:hint="eastAsia"/>
        </w:rPr>
        <w:t>各式各样的</w:t>
      </w:r>
      <w:ins w:id="23" w:author="Fan Quan" w:date="2021-05-26T16:57:00Z">
        <w:r w:rsidR="008A50BF">
          <w:rPr>
            <w:rFonts w:hint="eastAsia"/>
          </w:rPr>
          <w:t>暴毙手法</w:t>
        </w:r>
      </w:ins>
      <w:del w:id="24" w:author="Fan Quan" w:date="2021-05-26T16:57:00Z">
        <w:r w:rsidDel="008A50BF">
          <w:rPr>
            <w:rFonts w:hint="eastAsia"/>
          </w:rPr>
          <w:delText>死亡</w:delText>
        </w:r>
      </w:del>
      <w:ins w:id="25" w:author="Fan Quan" w:date="2021-05-26T16:58:00Z">
        <w:r w:rsidR="008A50BF">
          <w:rPr>
            <w:rFonts w:hint="eastAsia"/>
          </w:rPr>
          <w:t>，</w:t>
        </w:r>
      </w:ins>
      <w:del w:id="26" w:author="Fan Quan" w:date="2021-05-26T16:57:00Z">
        <w:r w:rsidDel="008A50BF">
          <w:rPr>
            <w:rFonts w:hint="eastAsia"/>
          </w:rPr>
          <w:delText>，</w:delText>
        </w:r>
      </w:del>
      <w:r w:rsidR="00D97538">
        <w:rPr>
          <w:rFonts w:hint="eastAsia"/>
        </w:rPr>
        <w:t>多种环境任你探索，故事剧情短小精悍且出人意料，你在探索中通过梦境和与其他角色攀谈便得以知晓其全貌。</w:t>
      </w:r>
    </w:p>
    <w:p w14:paraId="0F82C902" w14:textId="2CB82796" w:rsidR="00D97538" w:rsidRDefault="00D078B7" w:rsidP="00142737">
      <w:pPr>
        <w:pStyle w:val="-"/>
        <w:ind w:firstLine="420"/>
      </w:pPr>
      <w:r>
        <w:rPr>
          <w:rFonts w:hint="eastAsia"/>
        </w:rPr>
        <w:t>尽管</w:t>
      </w:r>
      <w:r w:rsidR="002F1BB6">
        <w:rPr>
          <w:rFonts w:hint="eastAsia"/>
        </w:rPr>
        <w:t>游戏手册提供了一</w:t>
      </w:r>
      <w:r w:rsidR="00B90A0A">
        <w:rPr>
          <w:rFonts w:hint="eastAsia"/>
        </w:rPr>
        <w:t>部分</w:t>
      </w:r>
      <w:r w:rsidR="002F1BB6">
        <w:rPr>
          <w:rFonts w:hint="eastAsia"/>
        </w:rPr>
        <w:t>提示，但是在这精心设计的地牢中仍然</w:t>
      </w:r>
      <w:del w:id="27" w:author="Fan Quan" w:date="2021-05-26T17:00:00Z">
        <w:r w:rsidR="002F1BB6" w:rsidDel="00B31669">
          <w:rPr>
            <w:rFonts w:hint="eastAsia"/>
          </w:rPr>
          <w:delText>充斥着各种试炼以及误差</w:delText>
        </w:r>
      </w:del>
      <w:ins w:id="28" w:author="Fan Quan" w:date="2021-05-26T17:00:00Z">
        <w:r w:rsidR="00B31669">
          <w:rPr>
            <w:rFonts w:hint="eastAsia"/>
          </w:rPr>
          <w:t>需要大量的试错</w:t>
        </w:r>
      </w:ins>
      <w:r w:rsidR="002F1BB6">
        <w:rPr>
          <w:rFonts w:hint="eastAsia"/>
        </w:rPr>
        <w:t>，这使得</w:t>
      </w:r>
      <w:proofErr w:type="gramStart"/>
      <w:r w:rsidR="002F1BB6">
        <w:rPr>
          <w:rFonts w:hint="eastAsia"/>
        </w:rPr>
        <w:t>玩家须</w:t>
      </w:r>
      <w:proofErr w:type="gramEnd"/>
      <w:r w:rsidR="002F1BB6">
        <w:rPr>
          <w:rFonts w:hint="eastAsia"/>
        </w:rPr>
        <w:t>步步为营，稍有不慎走错一步便有可能</w:t>
      </w:r>
      <w:r w:rsidR="00E86424">
        <w:rPr>
          <w:rFonts w:hint="eastAsia"/>
        </w:rPr>
        <w:t>死状惨烈——被献祭、被碾碎、淹死、刺死、落入蜘蛛网、</w:t>
      </w:r>
      <w:r w:rsidR="00E86424">
        <w:rPr>
          <w:rFonts w:hint="eastAsia"/>
        </w:rPr>
        <w:t>被巨大的虫子生吞</w:t>
      </w:r>
      <w:ins w:id="29" w:author="Fan Quan" w:date="2021-05-26T17:00:00Z">
        <w:r w:rsidR="00B31669">
          <w:rPr>
            <w:rFonts w:hint="eastAsia"/>
          </w:rPr>
          <w:t>、或者在没有多少</w:t>
        </w:r>
      </w:ins>
      <w:ins w:id="30" w:author="Fan Quan" w:date="2021-05-26T17:01:00Z">
        <w:r w:rsidR="00B31669">
          <w:rPr>
            <w:rFonts w:hint="eastAsia"/>
          </w:rPr>
          <w:t>补给机会的时候遭遇攻击</w:t>
        </w:r>
      </w:ins>
      <w:del w:id="31" w:author="Fan Quan" w:date="2021-05-26T17:00:00Z">
        <w:r w:rsidR="00076A4A" w:rsidDel="00B31669">
          <w:rPr>
            <w:rFonts w:hint="eastAsia"/>
          </w:rPr>
          <w:delText>。战斗部分也是极其困难，</w:delText>
        </w:r>
      </w:del>
      <w:del w:id="32" w:author="Fan Quan" w:date="2021-05-26T17:01:00Z">
        <w:r w:rsidR="00076A4A" w:rsidDel="00B31669">
          <w:rPr>
            <w:rFonts w:hint="eastAsia"/>
          </w:rPr>
          <w:delText>战斗结束有少许机会可以恢复生命值</w:delText>
        </w:r>
      </w:del>
      <w:ins w:id="33" w:author="Fan Quan" w:date="2021-05-26T17:01:00Z">
        <w:r w:rsidR="00B31669">
          <w:rPr>
            <w:rFonts w:hint="eastAsia"/>
          </w:rPr>
          <w:t>。</w:t>
        </w:r>
      </w:ins>
      <w:del w:id="34" w:author="Fan Quan" w:date="2021-05-26T17:01:00Z">
        <w:r w:rsidR="00076A4A" w:rsidDel="00B31669">
          <w:rPr>
            <w:rFonts w:hint="eastAsia"/>
          </w:rPr>
          <w:delText>，</w:delText>
        </w:r>
      </w:del>
      <w:r w:rsidR="00076A4A">
        <w:rPr>
          <w:rFonts w:hint="eastAsia"/>
        </w:rPr>
        <w:t>不过</w:t>
      </w:r>
      <w:del w:id="35" w:author="Fan Quan" w:date="2021-05-26T17:01:00Z">
        <w:r w:rsidR="00076A4A" w:rsidDel="00B31669">
          <w:rPr>
            <w:rFonts w:hint="eastAsia"/>
          </w:rPr>
          <w:delText>介于</w:delText>
        </w:r>
      </w:del>
      <w:ins w:id="36" w:author="Fan Quan" w:date="2021-05-26T17:01:00Z">
        <w:r w:rsidR="00B31669">
          <w:rPr>
            <w:rFonts w:hint="eastAsia"/>
          </w:rPr>
          <w:t>鉴于</w:t>
        </w:r>
      </w:ins>
      <w:r w:rsidR="00076A4A">
        <w:rPr>
          <w:rFonts w:hint="eastAsia"/>
        </w:rPr>
        <w:t>游戏中战斗很少，所以避开或者赢得一场战斗都</w:t>
      </w:r>
      <w:ins w:id="37" w:author="Fan Quan" w:date="2021-05-26T17:02:00Z">
        <w:r w:rsidR="00B31669">
          <w:rPr>
            <w:rFonts w:hint="eastAsia"/>
          </w:rPr>
          <w:t>会带来</w:t>
        </w:r>
      </w:ins>
      <w:del w:id="38" w:author="Fan Quan" w:date="2021-05-26T17:02:00Z">
        <w:r w:rsidR="00076A4A" w:rsidDel="00B31669">
          <w:rPr>
            <w:rFonts w:hint="eastAsia"/>
          </w:rPr>
          <w:delText>是</w:delText>
        </w:r>
      </w:del>
      <w:r w:rsidR="00076A4A">
        <w:rPr>
          <w:rFonts w:hint="eastAsia"/>
        </w:rPr>
        <w:t>极大的</w:t>
      </w:r>
      <w:ins w:id="39" w:author="Fan Quan" w:date="2021-05-26T17:02:00Z">
        <w:r w:rsidR="00B31669">
          <w:rPr>
            <w:rFonts w:hint="eastAsia"/>
          </w:rPr>
          <w:t>成就感</w:t>
        </w:r>
      </w:ins>
      <w:del w:id="40" w:author="Fan Quan" w:date="2021-05-26T17:02:00Z">
        <w:r w:rsidR="00076A4A" w:rsidDel="00B31669">
          <w:rPr>
            <w:rFonts w:hint="eastAsia"/>
          </w:rPr>
          <w:delText>收益</w:delText>
        </w:r>
      </w:del>
      <w:r w:rsidR="00BD18F5">
        <w:rPr>
          <w:rFonts w:hint="eastAsia"/>
        </w:rPr>
        <w:t>。</w:t>
      </w:r>
    </w:p>
    <w:p w14:paraId="6B6B6788" w14:textId="23C320E5" w:rsidR="00BD18F5" w:rsidRDefault="00BD18F5" w:rsidP="00142737">
      <w:pPr>
        <w:pStyle w:val="-"/>
        <w:ind w:firstLine="420"/>
      </w:pPr>
      <w:r>
        <w:rPr>
          <w:rFonts w:hint="eastAsia"/>
        </w:rPr>
        <w:t>谜题稀奇独特并且各有不同，</w:t>
      </w:r>
      <w:r w:rsidR="0024045E">
        <w:rPr>
          <w:rFonts w:hint="eastAsia"/>
        </w:rPr>
        <w:t>从以特殊道具反射光线</w:t>
      </w:r>
      <w:r w:rsidR="006A0D34">
        <w:rPr>
          <w:rFonts w:hint="eastAsia"/>
        </w:rPr>
        <w:t>以找出隐藏出口到种植孢子植物配合火球术以回避隐形的敌人。虽然游戏的流程是线性的，但是不同的选择也会导致不同的结果，杀死或者帮助某些角色带来的结果也不一样。</w:t>
      </w:r>
    </w:p>
    <w:p w14:paraId="0FD1C890" w14:textId="2938CD24" w:rsidR="006A0D34" w:rsidRDefault="0084642C" w:rsidP="00142737">
      <w:pPr>
        <w:pStyle w:val="-"/>
        <w:ind w:firstLine="420"/>
      </w:pPr>
      <w:r>
        <w:rPr>
          <w:rFonts w:hint="eastAsia"/>
        </w:rPr>
        <w:t>虽然</w:t>
      </w:r>
      <w:del w:id="41" w:author="Fan Quan" w:date="2021-05-27T15:49:00Z">
        <w:r w:rsidDel="00C31404">
          <w:rPr>
            <w:rFonts w:hint="eastAsia"/>
          </w:rPr>
          <w:delText>游戏时长不是很长</w:delText>
        </w:r>
      </w:del>
      <w:ins w:id="42" w:author="Fan Quan" w:date="2021-05-27T15:49:00Z">
        <w:r w:rsidR="00C31404">
          <w:rPr>
            <w:rFonts w:hint="eastAsia"/>
          </w:rPr>
          <w:t>这游戏在当时并不是很火</w:t>
        </w:r>
      </w:ins>
      <w:r>
        <w:rPr>
          <w:rFonts w:hint="eastAsia"/>
        </w:rPr>
        <w:t>，但是</w:t>
      </w:r>
      <w:del w:id="43" w:author="Fan Quan" w:date="2021-05-27T15:54:00Z">
        <w:r w:rsidDel="004D28AE">
          <w:rPr>
            <w:rFonts w:hint="eastAsia"/>
          </w:rPr>
          <w:delText>这个游戏</w:delText>
        </w:r>
      </w:del>
      <w:ins w:id="44" w:author="Fan Quan" w:date="2021-05-27T15:54:00Z">
        <w:r w:rsidR="004D28AE">
          <w:rPr>
            <w:rFonts w:hint="eastAsia"/>
          </w:rPr>
          <w:t>它</w:t>
        </w:r>
      </w:ins>
      <w:r>
        <w:rPr>
          <w:rFonts w:hint="eastAsia"/>
        </w:rPr>
        <w:t>为我</w:t>
      </w:r>
      <w:del w:id="45" w:author="Fan Quan" w:date="2021-05-27T15:54:00Z">
        <w:r w:rsidDel="004D28AE">
          <w:rPr>
            <w:rFonts w:hint="eastAsia"/>
          </w:rPr>
          <w:delText>带</w:delText>
        </w:r>
      </w:del>
      <w:r>
        <w:rPr>
          <w:rFonts w:hint="eastAsia"/>
        </w:rPr>
        <w:t>的童年带来了很多欢乐，使我一度沉迷其中。在我心中，这个游戏足以胜过那些</w:t>
      </w:r>
      <w:del w:id="46" w:author="Fan Quan" w:date="2021-05-27T15:54:00Z">
        <w:r w:rsidDel="004D28AE">
          <w:rPr>
            <w:rFonts w:hint="eastAsia"/>
          </w:rPr>
          <w:delText>新的大体量</w:delText>
        </w:r>
      </w:del>
      <w:ins w:id="47" w:author="Fan Quan" w:date="2021-05-27T15:54:00Z">
        <w:r w:rsidR="004D28AE">
          <w:rPr>
            <w:rFonts w:hint="eastAsia"/>
          </w:rPr>
          <w:t>更新更大的</w:t>
        </w:r>
      </w:ins>
      <w:r>
        <w:rPr>
          <w:rFonts w:hint="eastAsia"/>
        </w:rPr>
        <w:t>游戏</w:t>
      </w:r>
    </w:p>
    <w:p w14:paraId="1682DC94" w14:textId="0382C77F" w:rsidR="0084642C" w:rsidRDefault="0084642C" w:rsidP="00142737">
      <w:pPr>
        <w:pStyle w:val="-"/>
        <w:ind w:firstLine="420"/>
      </w:pPr>
      <w:r>
        <w:rPr>
          <w:rFonts w:hint="eastAsia"/>
        </w:rPr>
        <w:t>我扮演这位脆弱的巫师在地牢中战斗，真心</w:t>
      </w:r>
      <w:del w:id="48" w:author="Fan Quan" w:date="2021-05-27T15:56:00Z">
        <w:r w:rsidDel="004D28AE">
          <w:rPr>
            <w:rFonts w:hint="eastAsia"/>
          </w:rPr>
          <w:delText>的</w:delText>
        </w:r>
      </w:del>
      <w:r>
        <w:rPr>
          <w:rFonts w:hint="eastAsia"/>
        </w:rPr>
        <w:t>希望他能够成功并且</w:t>
      </w:r>
      <w:r w:rsidR="00172F09">
        <w:rPr>
          <w:rFonts w:hint="eastAsia"/>
        </w:rPr>
        <w:t>想要</w:t>
      </w:r>
      <w:r>
        <w:rPr>
          <w:rFonts w:hint="eastAsia"/>
        </w:rPr>
        <w:t>看到接下来发生的事，希望得知那个难以捉摸的女孩的真实身份，</w:t>
      </w:r>
      <w:r w:rsidR="00172F09">
        <w:rPr>
          <w:rFonts w:hint="eastAsia"/>
        </w:rPr>
        <w:t>以及</w:t>
      </w:r>
      <w:ins w:id="49" w:author="Fan Quan" w:date="2021-05-27T15:56:00Z">
        <w:r w:rsidR="007D4364">
          <w:rPr>
            <w:rFonts w:hint="eastAsia"/>
          </w:rPr>
          <w:t>想</w:t>
        </w:r>
      </w:ins>
      <w:r w:rsidR="00172F09">
        <w:rPr>
          <w:rFonts w:hint="eastAsia"/>
        </w:rPr>
        <w:t>知道地下城中是否真的生活着巨龙。</w:t>
      </w:r>
    </w:p>
    <w:p w14:paraId="42A884A4" w14:textId="6EC330C6" w:rsidR="00F348C6" w:rsidRDefault="00172F09" w:rsidP="006111D3">
      <w:pPr>
        <w:pStyle w:val="-"/>
        <w:ind w:firstLine="420"/>
      </w:pPr>
      <w:r>
        <w:rPr>
          <w:rFonts w:hint="eastAsia"/>
        </w:rPr>
        <w:t>如果你能忍受实时战斗和一些困难的部分，那么这个游戏便是</w:t>
      </w:r>
      <w:del w:id="50" w:author="Fan Quan" w:date="2021-05-27T15:57:00Z">
        <w:r w:rsidDel="007D4364">
          <w:rPr>
            <w:rFonts w:hint="eastAsia"/>
          </w:rPr>
          <w:delText>令人难忘的瑰丽珍宝</w:delText>
        </w:r>
      </w:del>
      <w:ins w:id="51" w:author="Fan Quan" w:date="2021-05-27T15:57:00Z">
        <w:r w:rsidR="007D4364">
          <w:rPr>
            <w:rFonts w:hint="eastAsia"/>
          </w:rPr>
          <w:t>一个被遗忘的宝藏</w:t>
        </w:r>
      </w:ins>
      <w:r>
        <w:rPr>
          <w:rFonts w:hint="eastAsia"/>
        </w:rPr>
        <w:t>——在极具挑战、</w:t>
      </w:r>
      <w:r>
        <w:rPr>
          <w:rFonts w:hint="eastAsia"/>
        </w:rPr>
        <w:lastRenderedPageBreak/>
        <w:t>娱乐性和沉浸感的同时能够给人带来巨大成就感的游戏</w:t>
      </w:r>
      <w:ins w:id="52" w:author="Fan Quan" w:date="2021-05-27T15:57:00Z">
        <w:r w:rsidR="007D4364">
          <w:rPr>
            <w:rFonts w:hint="eastAsia"/>
          </w:rPr>
          <w:t>。</w:t>
        </w:r>
      </w:ins>
    </w:p>
    <w:p w14:paraId="55F5683C" w14:textId="77777777" w:rsidR="00F348C6" w:rsidRDefault="00F348C6" w:rsidP="00F348C6">
      <w:pPr>
        <w:pStyle w:val="-"/>
        <w:ind w:firstLine="420"/>
      </w:pPr>
    </w:p>
    <w:p w14:paraId="42ACABC6" w14:textId="77777777" w:rsidR="00F348C6" w:rsidRDefault="00F348C6" w:rsidP="00F348C6">
      <w:pPr>
        <w:pStyle w:val="-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7562500A" wp14:editId="676069D0">
            <wp:extent cx="2959200" cy="222480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ACEF" w14:textId="1073C228" w:rsidR="00F348C6" w:rsidRDefault="00F348C6" w:rsidP="00F348C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06B40">
        <w:rPr>
          <w:noProof/>
        </w:rPr>
        <w:t>1</w:t>
      </w:r>
      <w:r>
        <w:fldChar w:fldCharType="end"/>
      </w:r>
      <w:r w:rsidR="006111D3">
        <w:t xml:space="preserve"> </w:t>
      </w:r>
      <w:r w:rsidR="006111D3">
        <w:rPr>
          <w:rFonts w:hint="eastAsia"/>
        </w:rPr>
        <w:t>巫师喝了缩小药水，偷偷</w:t>
      </w:r>
      <w:ins w:id="53" w:author="Fan Quan" w:date="2021-05-27T15:57:00Z">
        <w:r w:rsidR="007D4364">
          <w:rPr>
            <w:rFonts w:hint="eastAsia"/>
          </w:rPr>
          <w:t>地</w:t>
        </w:r>
      </w:ins>
      <w:del w:id="54" w:author="Fan Quan" w:date="2021-05-27T15:57:00Z">
        <w:r w:rsidR="006111D3" w:rsidDel="007D4364">
          <w:rPr>
            <w:rFonts w:hint="eastAsia"/>
          </w:rPr>
          <w:delText>的</w:delText>
        </w:r>
      </w:del>
      <w:r w:rsidR="006111D3">
        <w:rPr>
          <w:rFonts w:hint="eastAsia"/>
        </w:rPr>
        <w:t>从哥布林身旁溜走，钻到墙上的小缝里面</w:t>
      </w:r>
      <w:ins w:id="55" w:author="Fan Quan" w:date="2021-05-27T15:57:00Z">
        <w:r w:rsidR="007D4364">
          <w:rPr>
            <w:rFonts w:hint="eastAsia"/>
          </w:rPr>
          <w:t>。</w:t>
        </w:r>
      </w:ins>
    </w:p>
    <w:p w14:paraId="33653D25" w14:textId="77777777" w:rsidR="00F348C6" w:rsidRDefault="00F348C6" w:rsidP="00F348C6">
      <w:pPr>
        <w:pStyle w:val="-"/>
        <w:ind w:firstLine="420"/>
      </w:pPr>
    </w:p>
    <w:p w14:paraId="7604D725" w14:textId="77777777" w:rsidR="006111D3" w:rsidRDefault="006111D3" w:rsidP="006111D3">
      <w:pPr>
        <w:pStyle w:val="NoSpacing"/>
        <w:keepNext/>
      </w:pPr>
      <w:r w:rsidRPr="006111D3">
        <w:rPr>
          <w:noProof/>
        </w:rPr>
        <w:drawing>
          <wp:inline distT="0" distB="0" distL="0" distR="0" wp14:anchorId="43261B4C" wp14:editId="730A6522">
            <wp:extent cx="2959200" cy="2217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200" cy="22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5F69" w14:textId="0D03145E" w:rsidR="00710D5F" w:rsidRPr="00E07734" w:rsidRDefault="006111D3" w:rsidP="006111D3">
      <w:pPr>
        <w:pStyle w:val="Caption"/>
      </w:pPr>
      <w:r>
        <w:t>图</w:t>
      </w:r>
      <w:r>
        <w:t xml:space="preserve"> 2 </w:t>
      </w:r>
      <w:r>
        <w:rPr>
          <w:rFonts w:hint="eastAsia"/>
        </w:rPr>
        <w:t>战斗方式</w:t>
      </w:r>
      <w:proofErr w:type="gramStart"/>
      <w:r>
        <w:rPr>
          <w:rFonts w:hint="eastAsia"/>
        </w:rPr>
        <w:t>是跟街机</w:t>
      </w:r>
      <w:proofErr w:type="gramEnd"/>
      <w:r>
        <w:rPr>
          <w:rFonts w:hint="eastAsia"/>
        </w:rPr>
        <w:t>非常类似的实时战斗，你有两种攻击方式，并且可以左右闪躲来使敌人疲倦</w:t>
      </w:r>
      <w:ins w:id="56" w:author="Fan Quan" w:date="2021-05-27T15:58:00Z">
        <w:r w:rsidR="007D4364">
          <w:rPr>
            <w:rFonts w:hint="eastAsia"/>
          </w:rPr>
          <w:t>。</w:t>
        </w:r>
      </w:ins>
      <w:del w:id="57" w:author="Fan Quan" w:date="2021-05-27T15:58:00Z">
        <w:r w:rsidDel="007D4364">
          <w:delText xml:space="preserve"> </w:delText>
        </w:r>
      </w:del>
    </w:p>
    <w:sectPr w:rsidR="00710D5F" w:rsidRPr="00E07734" w:rsidSect="00A8527F">
      <w:headerReference w:type="default" r:id="rId18"/>
      <w:footerReference w:type="default" r:id="rId19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C4BD5" w14:textId="77777777" w:rsidR="00185D28" w:rsidRDefault="00185D28" w:rsidP="00F841EF">
      <w:r>
        <w:separator/>
      </w:r>
    </w:p>
  </w:endnote>
  <w:endnote w:type="continuationSeparator" w:id="0">
    <w:p w14:paraId="7D79B94E" w14:textId="77777777" w:rsidR="00185D28" w:rsidRDefault="00185D28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9EE2D" w14:textId="77777777" w:rsidR="00906B40" w:rsidRDefault="00906B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92F9E" w14:textId="77777777" w:rsidR="0016522A" w:rsidRPr="00412ACB" w:rsidRDefault="0016522A" w:rsidP="00412ACB">
    <w:pPr>
      <w:pStyle w:val="Footer-Grey1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024A5" w14:textId="77777777" w:rsidR="00906B40" w:rsidRDefault="00906B4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025F2" w14:textId="77777777"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3006E" w14:textId="77777777" w:rsidR="00185D28" w:rsidRDefault="00185D28" w:rsidP="00F841EF">
      <w:r>
        <w:separator/>
      </w:r>
    </w:p>
  </w:footnote>
  <w:footnote w:type="continuationSeparator" w:id="0">
    <w:p w14:paraId="36C35FB5" w14:textId="77777777" w:rsidR="00185D28" w:rsidRDefault="00185D28" w:rsidP="00F841EF">
      <w:r>
        <w:continuationSeparator/>
      </w:r>
    </w:p>
  </w:footnote>
  <w:footnote w:id="1">
    <w:p w14:paraId="5BD4DD1A" w14:textId="23DD2906" w:rsidR="00301FF0" w:rsidRPr="00301FF0" w:rsidRDefault="00301FF0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hint="eastAsia"/>
        </w:rPr>
        <w:t>译者注：以当时的视角来看《不死传说》的迷宫系统，只能说难度跟现在的《黑暗之魂》(</w:t>
      </w:r>
      <w:r>
        <w:t>Dark Souls)</w:t>
      </w:r>
      <w:r>
        <w:rPr>
          <w:rFonts w:hint="eastAsia"/>
        </w:rPr>
        <w:t xml:space="preserve"> 有一拼。因为加入的即时战斗部分真的很考验技术。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CC48D" w14:textId="77777777" w:rsidR="00906B40" w:rsidRDefault="00906B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7A81D" w14:textId="77777777" w:rsidR="0016522A" w:rsidRDefault="0016522A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D2EF3" w14:textId="77777777" w:rsidR="00906B40" w:rsidRDefault="00906B40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C3CC9" w14:textId="77777777" w:rsidR="00804F76" w:rsidRDefault="00804F76" w:rsidP="00A8527F">
    <w:pPr>
      <w:pStyle w:val="Header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Fan Quan">
    <w15:presenceInfo w15:providerId="Windows Live" w15:userId="fb16b904e3527e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grammar="clean"/>
  <w:attachedTemplate r:id="rId1"/>
  <w:trackRevision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B40"/>
    <w:rsid w:val="00007178"/>
    <w:rsid w:val="00045DB7"/>
    <w:rsid w:val="00055882"/>
    <w:rsid w:val="00062CAA"/>
    <w:rsid w:val="00064042"/>
    <w:rsid w:val="00076A4A"/>
    <w:rsid w:val="00087AE0"/>
    <w:rsid w:val="000A6A0B"/>
    <w:rsid w:val="000B34CB"/>
    <w:rsid w:val="000C1A81"/>
    <w:rsid w:val="000E4E1E"/>
    <w:rsid w:val="00111EB5"/>
    <w:rsid w:val="00117365"/>
    <w:rsid w:val="00142737"/>
    <w:rsid w:val="00150BAB"/>
    <w:rsid w:val="00153EE2"/>
    <w:rsid w:val="001573DA"/>
    <w:rsid w:val="0016522A"/>
    <w:rsid w:val="00172F09"/>
    <w:rsid w:val="001806CB"/>
    <w:rsid w:val="00185D28"/>
    <w:rsid w:val="001B3B4D"/>
    <w:rsid w:val="001C799A"/>
    <w:rsid w:val="001D0E73"/>
    <w:rsid w:val="001D5185"/>
    <w:rsid w:val="001D5E94"/>
    <w:rsid w:val="001E57C0"/>
    <w:rsid w:val="001F387A"/>
    <w:rsid w:val="001F3F1F"/>
    <w:rsid w:val="001F5FF0"/>
    <w:rsid w:val="001F6039"/>
    <w:rsid w:val="00215F40"/>
    <w:rsid w:val="002169D6"/>
    <w:rsid w:val="002312C8"/>
    <w:rsid w:val="00234451"/>
    <w:rsid w:val="0024045E"/>
    <w:rsid w:val="002425D0"/>
    <w:rsid w:val="002466B9"/>
    <w:rsid w:val="002602A7"/>
    <w:rsid w:val="0026784B"/>
    <w:rsid w:val="00270C80"/>
    <w:rsid w:val="00273981"/>
    <w:rsid w:val="00285E6A"/>
    <w:rsid w:val="00295D14"/>
    <w:rsid w:val="002A2333"/>
    <w:rsid w:val="002A5139"/>
    <w:rsid w:val="002D01D3"/>
    <w:rsid w:val="002F1A0E"/>
    <w:rsid w:val="002F1BB6"/>
    <w:rsid w:val="002F3408"/>
    <w:rsid w:val="002F7493"/>
    <w:rsid w:val="00301FF0"/>
    <w:rsid w:val="00316C8C"/>
    <w:rsid w:val="003249D9"/>
    <w:rsid w:val="00333CDD"/>
    <w:rsid w:val="00355319"/>
    <w:rsid w:val="003575CF"/>
    <w:rsid w:val="00362338"/>
    <w:rsid w:val="00366B4E"/>
    <w:rsid w:val="00371124"/>
    <w:rsid w:val="00373441"/>
    <w:rsid w:val="00373773"/>
    <w:rsid w:val="003845EC"/>
    <w:rsid w:val="00385064"/>
    <w:rsid w:val="00385C4B"/>
    <w:rsid w:val="003D1B06"/>
    <w:rsid w:val="003E13C6"/>
    <w:rsid w:val="003F442C"/>
    <w:rsid w:val="003F7E6F"/>
    <w:rsid w:val="00412ACB"/>
    <w:rsid w:val="00427A03"/>
    <w:rsid w:val="004367FE"/>
    <w:rsid w:val="00445F1D"/>
    <w:rsid w:val="00473DBD"/>
    <w:rsid w:val="00487B5B"/>
    <w:rsid w:val="004B4D18"/>
    <w:rsid w:val="004B7AB8"/>
    <w:rsid w:val="004C323F"/>
    <w:rsid w:val="004C691F"/>
    <w:rsid w:val="004D28AE"/>
    <w:rsid w:val="005062C4"/>
    <w:rsid w:val="00532598"/>
    <w:rsid w:val="00533A81"/>
    <w:rsid w:val="0053640F"/>
    <w:rsid w:val="00537621"/>
    <w:rsid w:val="00561057"/>
    <w:rsid w:val="00574A57"/>
    <w:rsid w:val="00576BB6"/>
    <w:rsid w:val="00594354"/>
    <w:rsid w:val="005A2AD5"/>
    <w:rsid w:val="005B5669"/>
    <w:rsid w:val="005C71CD"/>
    <w:rsid w:val="005E1D00"/>
    <w:rsid w:val="006111D3"/>
    <w:rsid w:val="00621D8F"/>
    <w:rsid w:val="00647780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A0D34"/>
    <w:rsid w:val="006B2C72"/>
    <w:rsid w:val="006B3758"/>
    <w:rsid w:val="006F4D28"/>
    <w:rsid w:val="0071094A"/>
    <w:rsid w:val="00710D5F"/>
    <w:rsid w:val="0071777F"/>
    <w:rsid w:val="00730438"/>
    <w:rsid w:val="00731BF1"/>
    <w:rsid w:val="00766048"/>
    <w:rsid w:val="007752FB"/>
    <w:rsid w:val="00781ED7"/>
    <w:rsid w:val="007869FA"/>
    <w:rsid w:val="00791749"/>
    <w:rsid w:val="007A2BD6"/>
    <w:rsid w:val="007A3BCE"/>
    <w:rsid w:val="007D4364"/>
    <w:rsid w:val="007D71D1"/>
    <w:rsid w:val="00804F76"/>
    <w:rsid w:val="00806138"/>
    <w:rsid w:val="008451DD"/>
    <w:rsid w:val="00845AF8"/>
    <w:rsid w:val="0084642C"/>
    <w:rsid w:val="00861514"/>
    <w:rsid w:val="00876728"/>
    <w:rsid w:val="00881553"/>
    <w:rsid w:val="00885A03"/>
    <w:rsid w:val="00890C17"/>
    <w:rsid w:val="00891D5D"/>
    <w:rsid w:val="008931DD"/>
    <w:rsid w:val="008A50BF"/>
    <w:rsid w:val="008A620A"/>
    <w:rsid w:val="008D4384"/>
    <w:rsid w:val="008D5696"/>
    <w:rsid w:val="008E3CB4"/>
    <w:rsid w:val="008F2B87"/>
    <w:rsid w:val="00906B40"/>
    <w:rsid w:val="00911BFC"/>
    <w:rsid w:val="0092047D"/>
    <w:rsid w:val="0092507E"/>
    <w:rsid w:val="00937B95"/>
    <w:rsid w:val="00960341"/>
    <w:rsid w:val="0097206B"/>
    <w:rsid w:val="009851AC"/>
    <w:rsid w:val="009A7C78"/>
    <w:rsid w:val="009B5ACC"/>
    <w:rsid w:val="009C45E4"/>
    <w:rsid w:val="009D21CC"/>
    <w:rsid w:val="009D22DB"/>
    <w:rsid w:val="009D2433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92CF9"/>
    <w:rsid w:val="00AA606A"/>
    <w:rsid w:val="00AA68E8"/>
    <w:rsid w:val="00AC153E"/>
    <w:rsid w:val="00AC3916"/>
    <w:rsid w:val="00AC437D"/>
    <w:rsid w:val="00AD4D26"/>
    <w:rsid w:val="00B10A40"/>
    <w:rsid w:val="00B25851"/>
    <w:rsid w:val="00B31669"/>
    <w:rsid w:val="00B415B0"/>
    <w:rsid w:val="00B50715"/>
    <w:rsid w:val="00B62941"/>
    <w:rsid w:val="00B64617"/>
    <w:rsid w:val="00B90A0A"/>
    <w:rsid w:val="00BA2914"/>
    <w:rsid w:val="00BD18F5"/>
    <w:rsid w:val="00BE1C72"/>
    <w:rsid w:val="00BF11F4"/>
    <w:rsid w:val="00C31404"/>
    <w:rsid w:val="00C33620"/>
    <w:rsid w:val="00C36086"/>
    <w:rsid w:val="00C61659"/>
    <w:rsid w:val="00C7080D"/>
    <w:rsid w:val="00CE2F7E"/>
    <w:rsid w:val="00D02128"/>
    <w:rsid w:val="00D03448"/>
    <w:rsid w:val="00D078B7"/>
    <w:rsid w:val="00D2473E"/>
    <w:rsid w:val="00D40B17"/>
    <w:rsid w:val="00D43879"/>
    <w:rsid w:val="00D47D43"/>
    <w:rsid w:val="00D62021"/>
    <w:rsid w:val="00D97538"/>
    <w:rsid w:val="00DA3E65"/>
    <w:rsid w:val="00DB684D"/>
    <w:rsid w:val="00DC7054"/>
    <w:rsid w:val="00DD0457"/>
    <w:rsid w:val="00DF1BD2"/>
    <w:rsid w:val="00E06D6C"/>
    <w:rsid w:val="00E07577"/>
    <w:rsid w:val="00E07734"/>
    <w:rsid w:val="00E1534E"/>
    <w:rsid w:val="00E20D0F"/>
    <w:rsid w:val="00E377C2"/>
    <w:rsid w:val="00E61F41"/>
    <w:rsid w:val="00E63C55"/>
    <w:rsid w:val="00E81749"/>
    <w:rsid w:val="00E81D1D"/>
    <w:rsid w:val="00E85ED9"/>
    <w:rsid w:val="00E86424"/>
    <w:rsid w:val="00E96BDA"/>
    <w:rsid w:val="00EA10AB"/>
    <w:rsid w:val="00EA35E2"/>
    <w:rsid w:val="00EB267F"/>
    <w:rsid w:val="00EE2E4F"/>
    <w:rsid w:val="00EE3E02"/>
    <w:rsid w:val="00EE72C1"/>
    <w:rsid w:val="00F06166"/>
    <w:rsid w:val="00F27EC2"/>
    <w:rsid w:val="00F30A58"/>
    <w:rsid w:val="00F348C6"/>
    <w:rsid w:val="00F46451"/>
    <w:rsid w:val="00F4686B"/>
    <w:rsid w:val="00F505B5"/>
    <w:rsid w:val="00F734E7"/>
    <w:rsid w:val="00F75076"/>
    <w:rsid w:val="00F800C8"/>
    <w:rsid w:val="00F8075D"/>
    <w:rsid w:val="00F841EF"/>
    <w:rsid w:val="00F96429"/>
    <w:rsid w:val="00FA259E"/>
    <w:rsid w:val="00FA2CBF"/>
    <w:rsid w:val="00FD78FB"/>
    <w:rsid w:val="00FF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75868E"/>
  <w15:chartTrackingRefBased/>
  <w15:docId w15:val="{5834CA6D-F819-4DC6-823C-E1DA9B0F2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04F76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41EF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Normal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DefaultParagraphFont"/>
    <w:link w:val="-"/>
    <w:rsid w:val="00AA68E8"/>
    <w:rPr>
      <w:rFonts w:ascii="Times New Roman" w:eastAsia="微软雅黑" w:hAnsi="Times New Roma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5851"/>
    <w:pPr>
      <w:jc w:val="left"/>
    </w:pPr>
    <w:rPr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5851"/>
    <w:rPr>
      <w:sz w:val="18"/>
      <w:szCs w:val="18"/>
    </w:rPr>
  </w:style>
  <w:style w:type="character" w:styleId="FootnoteReference">
    <w:name w:val="footnote reference"/>
    <w:basedOn w:val="DefaultParagraphFont"/>
    <w:uiPriority w:val="99"/>
    <w:semiHidden/>
    <w:unhideWhenUsed/>
    <w:rsid w:val="00B25851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045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Normal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A606A"/>
    <w:pPr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A606A"/>
  </w:style>
  <w:style w:type="character" w:styleId="EndnoteReference">
    <w:name w:val="endnote reference"/>
    <w:basedOn w:val="DefaultParagraphFont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Normal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Heading1Char">
    <w:name w:val="Heading 1 Char"/>
    <w:basedOn w:val="DefaultParagraphFont"/>
    <w:link w:val="Heading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404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4042"/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169D6"/>
    <w:pPr>
      <w:ind w:firstLineChars="200" w:firstLine="420"/>
    </w:pPr>
  </w:style>
  <w:style w:type="paragraph" w:customStyle="1" w:styleId="a">
    <w:name w:val="标题图题注"/>
    <w:basedOn w:val="Caption"/>
    <w:link w:val="Char"/>
    <w:qFormat/>
    <w:rsid w:val="00647780"/>
    <w:pPr>
      <w:jc w:val="center"/>
    </w:pPr>
    <w:rPr>
      <w:rFonts w:asciiTheme="minorHAnsi" w:eastAsiaTheme="minorHAnsi" w:hAnsiTheme="minorHAnsi"/>
    </w:rPr>
  </w:style>
  <w:style w:type="character" w:customStyle="1" w:styleId="CaptionChar">
    <w:name w:val="Caption Char"/>
    <w:basedOn w:val="DefaultParagraphFont"/>
    <w:link w:val="Caption"/>
    <w:uiPriority w:val="35"/>
    <w:rsid w:val="00647780"/>
    <w:rPr>
      <w:rFonts w:asciiTheme="majorHAnsi" w:eastAsia="黑体" w:hAnsiTheme="majorHAnsi" w:cstheme="majorBidi"/>
      <w:sz w:val="20"/>
      <w:szCs w:val="20"/>
    </w:rPr>
  </w:style>
  <w:style w:type="character" w:customStyle="1" w:styleId="Char">
    <w:name w:val="标题图题注 Char"/>
    <w:basedOn w:val="CaptionChar"/>
    <w:link w:val="a"/>
    <w:rsid w:val="00647780"/>
    <w:rPr>
      <w:rFonts w:asciiTheme="majorHAnsi" w:eastAsiaTheme="minorHAnsi" w:hAnsiTheme="majorHAnsi" w:cstheme="majorBidi"/>
      <w:sz w:val="20"/>
      <w:szCs w:val="20"/>
    </w:rPr>
  </w:style>
  <w:style w:type="paragraph" w:customStyle="1" w:styleId="a0">
    <w:name w:val="引言"/>
    <w:basedOn w:val="Normal"/>
    <w:link w:val="Char0"/>
    <w:qFormat/>
    <w:rsid w:val="00215F40"/>
    <w:rPr>
      <w:rFonts w:ascii="Times New Roman" w:eastAsia="楷体" w:hAnsi="Times New Roman"/>
    </w:rPr>
  </w:style>
  <w:style w:type="character" w:customStyle="1" w:styleId="Char0">
    <w:name w:val="引言 Char"/>
    <w:basedOn w:val="DefaultParagraphFont"/>
    <w:link w:val="a0"/>
    <w:rsid w:val="00215F40"/>
    <w:rPr>
      <w:rFonts w:ascii="Times New Roman" w:eastAsia="楷体" w:hAnsi="Times New Roman"/>
    </w:rPr>
  </w:style>
  <w:style w:type="character" w:styleId="CommentReference">
    <w:name w:val="annotation reference"/>
    <w:basedOn w:val="DefaultParagraphFont"/>
    <w:uiPriority w:val="99"/>
    <w:semiHidden/>
    <w:unhideWhenUsed/>
    <w:rsid w:val="0084642C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4642C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4642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464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4642C"/>
    <w:rPr>
      <w:b/>
      <w:bCs/>
    </w:rPr>
  </w:style>
  <w:style w:type="paragraph" w:styleId="NoSpacing">
    <w:name w:val="No Spacing"/>
    <w:uiPriority w:val="1"/>
    <w:qFormat/>
    <w:rsid w:val="006111D3"/>
    <w:pPr>
      <w:widowControl w:val="0"/>
      <w:adjustRightInd w:val="0"/>
      <w:snapToGrid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esktop\review&#27169;&#29256;20210425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0E59-5CEB-4712-8DB1-58CA31D2D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review模版20210425.dotx</Template>
  <TotalTime>318</TotalTime>
  <Pages>2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herney bright</dc:creator>
  <cp:keywords/>
  <dc:description/>
  <cp:lastModifiedBy>Fan Quan</cp:lastModifiedBy>
  <cp:revision>8</cp:revision>
  <dcterms:created xsi:type="dcterms:W3CDTF">2021-05-16T01:58:00Z</dcterms:created>
  <dcterms:modified xsi:type="dcterms:W3CDTF">2021-05-27T22:58:00Z</dcterms:modified>
</cp:coreProperties>
</file>