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17AAA" w14:textId="30A03CF3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43E30B" wp14:editId="3705E3BB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2072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20720"/>
                          <a:chOff x="0" y="0"/>
                          <a:chExt cx="6185535" cy="322072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24" y="0"/>
                            <a:ext cx="61820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533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2C7151" w14:textId="646DB39C" w:rsidR="00F96429" w:rsidRDefault="00D90387" w:rsidP="00F96429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nterplay, 1985</w:t>
                              </w:r>
                            </w:p>
                            <w:p w14:paraId="5F9055D1" w14:textId="0A288A8F" w:rsidR="00D90387" w:rsidRPr="00D90387" w:rsidRDefault="00D90387" w:rsidP="00D903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 xml:space="preserve">pple II, Amiga, Atari ST, C64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和 </w:t>
                              </w:r>
                              <w:r>
                                <w:t xml:space="preserve">MS-DOS </w:t>
                              </w:r>
                              <w:r>
                                <w:rPr>
                                  <w:rFonts w:hint="eastAsia"/>
                                </w:rPr>
                                <w:t>平台</w:t>
                              </w:r>
                            </w:p>
                            <w:p w14:paraId="50326009" w14:textId="77777777" w:rsidR="000C1A81" w:rsidRPr="000C1A81" w:rsidRDefault="000C1A81" w:rsidP="000C1A8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3E30B" id="组合 4" o:spid="_x0000_s1026" style="position:absolute;left:0;text-align:left;margin-left:435.85pt;margin-top:44.4pt;width:487.05pt;height:253.6pt;z-index:251660288;mso-position-horizontal:right;mso-position-horizontal-relative:margin;mso-width-relative:margin;mso-height-relative:margin" coordsize="61855,32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7;width:61821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4B2C7151" w14:textId="646DB39C" w:rsidR="00F96429" w:rsidRDefault="00D90387" w:rsidP="00F96429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nterplay, 1985</w:t>
                        </w:r>
                      </w:p>
                      <w:p w14:paraId="5F9055D1" w14:textId="0A288A8F" w:rsidR="00D90387" w:rsidRPr="00D90387" w:rsidRDefault="00D90387" w:rsidP="00D903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 xml:space="preserve">pple II, Amiga, Atari ST, C64 </w:t>
                        </w:r>
                        <w:r>
                          <w:rPr>
                            <w:rFonts w:hint="eastAsia"/>
                          </w:rPr>
                          <w:t xml:space="preserve">和 </w:t>
                        </w:r>
                        <w:r>
                          <w:t xml:space="preserve">MS-DOS </w:t>
                        </w:r>
                        <w:r>
                          <w:rPr>
                            <w:rFonts w:hint="eastAsia"/>
                          </w:rPr>
                          <w:t>平台</w:t>
                        </w:r>
                      </w:p>
                      <w:p w14:paraId="50326009" w14:textId="77777777" w:rsidR="000C1A81" w:rsidRPr="000C1A81" w:rsidRDefault="000C1A81" w:rsidP="000C1A81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D90387">
        <w:rPr>
          <w:rFonts w:hint="eastAsia"/>
        </w:rPr>
        <w:t>冰城传奇</w:t>
      </w:r>
      <w:r w:rsidR="00DB684D">
        <w:rPr>
          <w:rFonts w:hint="eastAsia"/>
        </w:rPr>
        <w:t>》（</w:t>
      </w:r>
      <w:r w:rsidR="00D90387">
        <w:t>The Bard</w:t>
      </w:r>
      <w:proofErr w:type="gramStart"/>
      <w:r w:rsidR="00D90387">
        <w:t>’</w:t>
      </w:r>
      <w:proofErr w:type="gramEnd"/>
      <w:r w:rsidR="00D90387">
        <w:t>s Tale</w:t>
      </w:r>
      <w:r w:rsidR="00DB684D">
        <w:rPr>
          <w:rFonts w:hint="eastAsia"/>
        </w:rPr>
        <w:t>）</w:t>
      </w:r>
    </w:p>
    <w:p w14:paraId="652B890C" w14:textId="04191725" w:rsidR="0016522A" w:rsidRDefault="008F2B87" w:rsidP="00F734E7">
      <w:r w:rsidRPr="008F2B87">
        <w:rPr>
          <w:rFonts w:hint="eastAsia"/>
        </w:rPr>
        <w:t>作者：</w:t>
      </w:r>
      <w:r w:rsidR="00D90387">
        <w:rPr>
          <w:rFonts w:hint="eastAsia"/>
        </w:rPr>
        <w:t>RB</w:t>
      </w:r>
    </w:p>
    <w:p w14:paraId="52358187" w14:textId="6C9382AD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D90387">
        <w:rPr>
          <w:rFonts w:hint="eastAsia"/>
        </w:rPr>
        <w:t>V</w:t>
      </w:r>
      <w:r w:rsidR="00D90387">
        <w:t>itaminA</w:t>
      </w:r>
      <w:proofErr w:type="spellEnd"/>
    </w:p>
    <w:p w14:paraId="69B6FA1F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A4CD9AC" wp14:editId="3B2D2DED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250315"/>
                <wp:effectExtent l="0" t="0" r="2540" b="698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2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6AEE8" w14:textId="1BA2E7FE" w:rsidR="00B64617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D90387">
                              <w:rPr>
                                <w:rFonts w:ascii="Times New Roman" w:eastAsia="楷体" w:hAnsi="Times New Roman" w:hint="eastAsia"/>
                              </w:rPr>
                              <w:t>我最初希望能摒弃《巫术》那样由线框勾勒出的走廊，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转而采用</w:t>
                            </w:r>
                            <w:r w:rsidR="00705A11">
                              <w:rPr>
                                <w:rFonts w:ascii="Times New Roman" w:eastAsia="楷体" w:hAnsi="Times New Roman" w:hint="eastAsia"/>
                              </w:rPr>
                              <w:t>不同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质感的墙，</w:t>
                            </w:r>
                            <w:r w:rsidR="00705A11">
                              <w:rPr>
                                <w:rFonts w:ascii="Times New Roman" w:eastAsia="楷体" w:hAnsi="Times New Roman" w:hint="eastAsia"/>
                              </w:rPr>
                              <w:t>利用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逐帧动画</w:t>
                            </w:r>
                            <w:r w:rsidR="00705A11">
                              <w:rPr>
                                <w:rFonts w:ascii="Times New Roman" w:eastAsia="楷体" w:hAnsi="Times New Roman" w:hint="eastAsia"/>
                              </w:rPr>
                              <w:t>，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营造出墙体逐渐向玩家靠近的伪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 xml:space="preserve"> 3</w:t>
                            </w:r>
                            <w:r w:rsidR="00AC095D">
                              <w:rPr>
                                <w:rFonts w:ascii="Times New Roman" w:eastAsia="楷体" w:hAnsi="Times New Roman"/>
                              </w:rPr>
                              <w:t>D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效果。我想创造一个比《巫术》更加真实的世界。这便是我最初设计游戏的出发点。我还希望能在游戏中加入更多的魔法要素，毕竟砍</w:t>
                            </w:r>
                            <w:proofErr w:type="gramStart"/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砍杀杀对</w:t>
                            </w:r>
                            <w:proofErr w:type="gramEnd"/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我来说并没有那么有趣。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4B40EB33" w14:textId="77777777" w:rsidR="003F7E6F" w:rsidRPr="00AC095D" w:rsidRDefault="003F7E6F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148BD31B" w14:textId="5A9A559C"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="00AC095D" w:rsidRPr="00AC095D">
                                <w:rPr>
                                  <w:rStyle w:val="aa"/>
                                  <w:rFonts w:ascii="Times New Roman" w:eastAsia="楷体" w:hAnsi="Times New Roman"/>
                                </w:rPr>
                                <w:t>Michael Cranford</w:t>
                              </w:r>
                            </w:hyperlink>
                          </w:p>
                          <w:p w14:paraId="358716A9" w14:textId="11592136" w:rsidR="00F96429" w:rsidRPr="00E81749" w:rsidRDefault="002169D6" w:rsidP="00AC095D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冰城传奇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</w:t>
                            </w:r>
                            <w:r w:rsidR="00AC095D">
                              <w:rPr>
                                <w:rFonts w:ascii="Times New Roman" w:eastAsia="楷体" w:hAnsi="Times New Roman" w:hint="eastAsia"/>
                              </w:rPr>
                              <w:t>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CD9AC" id="文本框 2" o:spid="_x0000_s1029" type="#_x0000_t202" style="position:absolute;left:0;text-align:left;margin-left:434.6pt;margin-top:19.65pt;width:485.8pt;height:98.4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" stroked="f">
                <v:textbox>
                  <w:txbxContent>
                    <w:p w14:paraId="5216AEE8" w14:textId="1BA2E7FE" w:rsidR="00B64617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D90387">
                        <w:rPr>
                          <w:rFonts w:ascii="Times New Roman" w:eastAsia="楷体" w:hAnsi="Times New Roman" w:hint="eastAsia"/>
                        </w:rPr>
                        <w:t>我最初希望能摒弃《巫术》那样由线框勾勒出的走廊，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转而采用</w:t>
                      </w:r>
                      <w:r w:rsidR="00705A11">
                        <w:rPr>
                          <w:rFonts w:ascii="Times New Roman" w:eastAsia="楷体" w:hAnsi="Times New Roman" w:hint="eastAsia"/>
                        </w:rPr>
                        <w:t>不同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质感的墙，</w:t>
                      </w:r>
                      <w:r w:rsidR="00705A11">
                        <w:rPr>
                          <w:rFonts w:ascii="Times New Roman" w:eastAsia="楷体" w:hAnsi="Times New Roman" w:hint="eastAsia"/>
                        </w:rPr>
                        <w:t>利用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逐帧动画</w:t>
                      </w:r>
                      <w:r w:rsidR="00705A11">
                        <w:rPr>
                          <w:rFonts w:ascii="Times New Roman" w:eastAsia="楷体" w:hAnsi="Times New Roman" w:hint="eastAsia"/>
                        </w:rPr>
                        <w:t>，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营造出墙体逐渐向玩家靠近的伪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 xml:space="preserve"> 3</w:t>
                      </w:r>
                      <w:r w:rsidR="00AC095D">
                        <w:rPr>
                          <w:rFonts w:ascii="Times New Roman" w:eastAsia="楷体" w:hAnsi="Times New Roman"/>
                        </w:rPr>
                        <w:t>D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效果。我想创造一个比《巫术》更加真实的世界。这便是我最初设计游戏的出发点。我还希望能在游戏中加入更多的魔法要素，毕竟砍</w:t>
                      </w:r>
                      <w:proofErr w:type="gramStart"/>
                      <w:r w:rsidR="00AC095D">
                        <w:rPr>
                          <w:rFonts w:ascii="Times New Roman" w:eastAsia="楷体" w:hAnsi="Times New Roman" w:hint="eastAsia"/>
                        </w:rPr>
                        <w:t>砍杀杀对</w:t>
                      </w:r>
                      <w:proofErr w:type="gramEnd"/>
                      <w:r w:rsidR="00AC095D">
                        <w:rPr>
                          <w:rFonts w:ascii="Times New Roman" w:eastAsia="楷体" w:hAnsi="Times New Roman" w:hint="eastAsia"/>
                        </w:rPr>
                        <w:t>我来说并没有那么有趣。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4B40EB33" w14:textId="77777777" w:rsidR="003F7E6F" w:rsidRPr="00AC095D" w:rsidRDefault="003F7E6F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148BD31B" w14:textId="5A9A559C"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="00AC095D" w:rsidRPr="00AC095D">
                          <w:rPr>
                            <w:rStyle w:val="aa"/>
                            <w:rFonts w:ascii="Times New Roman" w:eastAsia="楷体" w:hAnsi="Times New Roman"/>
                          </w:rPr>
                          <w:t>Michael Cranford</w:t>
                        </w:r>
                      </w:hyperlink>
                    </w:p>
                    <w:p w14:paraId="358716A9" w14:textId="11592136" w:rsidR="00F96429" w:rsidRPr="00E81749" w:rsidRDefault="002169D6" w:rsidP="00AC095D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冰城传奇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</w:t>
                      </w:r>
                      <w:r w:rsidR="00AC095D">
                        <w:rPr>
                          <w:rFonts w:ascii="Times New Roman" w:eastAsia="楷体" w:hAnsi="Times New Roman" w:hint="eastAsia"/>
                        </w:rPr>
                        <w:t>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5571">
        <w:pict w14:anchorId="0BCBF594">
          <v:rect id="_x0000_i1025" style="width:261.65pt;height:1pt" o:hrpct="500" o:hrstd="t" o:hrnoshade="t" o:hr="t" fillcolor="#cfcdcd [2894]" stroked="f"/>
        </w:pict>
      </w:r>
    </w:p>
    <w:p w14:paraId="2BA66E8D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3F713763" w14:textId="7BEB11CD" w:rsidR="00B02162" w:rsidRDefault="00B02162" w:rsidP="00F348C6">
      <w:pPr>
        <w:pStyle w:val="-"/>
        <w:ind w:firstLine="420"/>
      </w:pPr>
      <w:r>
        <w:rPr>
          <w:rFonts w:hint="eastAsia"/>
        </w:rPr>
        <w:t>早期的电子角色扮演游戏一派祥和，</w:t>
      </w:r>
      <w:r w:rsidR="001E6C80">
        <w:rPr>
          <w:rFonts w:hint="eastAsia"/>
        </w:rPr>
        <w:t>当时玩家要将探索过的地方自己绘制在方格纸上，</w:t>
      </w:r>
      <w:r w:rsidR="00876D5E">
        <w:rPr>
          <w:rFonts w:hint="eastAsia"/>
        </w:rPr>
        <w:t>这种情景</w:t>
      </w:r>
      <w:r w:rsidR="001E6C80">
        <w:rPr>
          <w:rFonts w:hint="eastAsia"/>
        </w:rPr>
        <w:t>再常见不过。</w:t>
      </w:r>
      <w:r>
        <w:rPr>
          <w:rFonts w:hint="eastAsia"/>
        </w:rPr>
        <w:t>《冰城传奇》三部曲</w:t>
      </w:r>
      <w:r w:rsidR="002B5473">
        <w:rPr>
          <w:rFonts w:hint="eastAsia"/>
        </w:rPr>
        <w:t>便是</w:t>
      </w:r>
      <w:r w:rsidR="001E6C80">
        <w:rPr>
          <w:rFonts w:hint="eastAsia"/>
        </w:rPr>
        <w:t>在这样的环境下诞生，由</w:t>
      </w:r>
      <w:r w:rsidR="001E6C80">
        <w:rPr>
          <w:rFonts w:hint="eastAsia"/>
        </w:rPr>
        <w:t xml:space="preserve"> </w:t>
      </w:r>
      <w:r w:rsidR="001E6C80">
        <w:t xml:space="preserve">Interplay </w:t>
      </w:r>
      <w:r w:rsidR="00DA3634">
        <w:rPr>
          <w:rFonts w:hint="eastAsia"/>
        </w:rPr>
        <w:t>开发</w:t>
      </w:r>
      <w:r w:rsidR="001E6C80">
        <w:rPr>
          <w:rFonts w:hint="eastAsia"/>
        </w:rPr>
        <w:t>，</w:t>
      </w:r>
      <w:r w:rsidR="00876D5E">
        <w:rPr>
          <w:rFonts w:hint="eastAsia"/>
        </w:rPr>
        <w:t>因</w:t>
      </w:r>
      <w:r w:rsidR="001E6C80">
        <w:rPr>
          <w:rFonts w:hint="eastAsia"/>
        </w:rPr>
        <w:t>其不可抵挡的魅力</w:t>
      </w:r>
      <w:r w:rsidR="00876D5E">
        <w:rPr>
          <w:rFonts w:hint="eastAsia"/>
        </w:rPr>
        <w:t>而</w:t>
      </w:r>
      <w:r w:rsidR="001E6C80">
        <w:rPr>
          <w:rFonts w:hint="eastAsia"/>
        </w:rPr>
        <w:t>在</w:t>
      </w:r>
      <w:r w:rsidR="001E6C80">
        <w:rPr>
          <w:rFonts w:hint="eastAsia"/>
        </w:rPr>
        <w:t xml:space="preserve"> </w:t>
      </w:r>
      <w:r w:rsidR="001E6C80">
        <w:t xml:space="preserve">80 </w:t>
      </w:r>
      <w:r w:rsidR="001E6C80">
        <w:rPr>
          <w:rFonts w:hint="eastAsia"/>
        </w:rPr>
        <w:t>年代中后期饱受众人喜爱</w:t>
      </w:r>
      <w:r w:rsidR="00DA3634">
        <w:rPr>
          <w:rStyle w:val="a9"/>
        </w:rPr>
        <w:footnoteReference w:id="1"/>
      </w:r>
      <w:r w:rsidR="001E6C80">
        <w:rPr>
          <w:rFonts w:hint="eastAsia"/>
        </w:rPr>
        <w:t>。</w:t>
      </w:r>
    </w:p>
    <w:p w14:paraId="405E40CC" w14:textId="174CFA23" w:rsidR="00F348C6" w:rsidRDefault="004F2255" w:rsidP="00F348C6">
      <w:pPr>
        <w:pStyle w:val="-"/>
        <w:ind w:firstLine="420"/>
      </w:pPr>
      <w:r>
        <w:rPr>
          <w:rFonts w:hint="eastAsia"/>
        </w:rPr>
        <w:t xml:space="preserve"> </w:t>
      </w:r>
      <w:r w:rsidR="003B01FB">
        <w:rPr>
          <w:rFonts w:hint="eastAsia"/>
        </w:rPr>
        <w:t>《冰城传奇》师承</w:t>
      </w:r>
      <w:r w:rsidR="00BA12D1">
        <w:rPr>
          <w:rFonts w:hint="eastAsia"/>
        </w:rPr>
        <w:t>其同门大哥《巫术》</w:t>
      </w:r>
      <w:r w:rsidR="00DA3634">
        <w:rPr>
          <w:rFonts w:hint="eastAsia"/>
        </w:rPr>
        <w:t>（</w:t>
      </w:r>
      <w:r w:rsidR="00DA3634">
        <w:rPr>
          <w:rFonts w:hint="eastAsia"/>
        </w:rPr>
        <w:t>Wizardry</w:t>
      </w:r>
      <w:r w:rsidR="00DA3634">
        <w:rPr>
          <w:rFonts w:hint="eastAsia"/>
        </w:rPr>
        <w:t>）</w:t>
      </w:r>
      <w:r w:rsidR="00BA12D1">
        <w:rPr>
          <w:rFonts w:hint="eastAsia"/>
        </w:rPr>
        <w:t>，大大推动了多人组队的地牢探险式游戏的发展。</w:t>
      </w:r>
      <w:r w:rsidR="006C347B">
        <w:rPr>
          <w:rFonts w:hint="eastAsia"/>
        </w:rPr>
        <w:t>本作强调战略回合制战斗，</w:t>
      </w:r>
      <w:r w:rsidR="00072C63">
        <w:rPr>
          <w:rFonts w:hint="eastAsia"/>
        </w:rPr>
        <w:t>有着</w:t>
      </w:r>
      <w:r w:rsidR="006C347B">
        <w:rPr>
          <w:rFonts w:hint="eastAsia"/>
        </w:rPr>
        <w:t>曲折复杂、创意十足、令人难忘的地牢设计，</w:t>
      </w:r>
      <w:r w:rsidR="00072C63">
        <w:rPr>
          <w:rFonts w:hint="eastAsia"/>
        </w:rPr>
        <w:t>文案注重氛围烘托，怪物的图像有了动画，此外还有独特的魔法系统——玩家需要输入四个字母的代码来施放魔法。（</w:t>
      </w:r>
      <w:r w:rsidR="00072C63">
        <w:rPr>
          <w:rFonts w:hint="eastAsia"/>
        </w:rPr>
        <w:t xml:space="preserve"> </w:t>
      </w:r>
      <w:r w:rsidR="00072C63">
        <w:t>ARFI</w:t>
      </w:r>
      <w:r w:rsidR="00072C63">
        <w:rPr>
          <w:rFonts w:hint="eastAsia"/>
        </w:rPr>
        <w:t>，</w:t>
      </w:r>
      <w:r w:rsidR="00072C63">
        <w:t>MAMA</w:t>
      </w:r>
      <w:r w:rsidR="00072C63">
        <w:rPr>
          <w:rFonts w:hint="eastAsia"/>
        </w:rPr>
        <w:t>，</w:t>
      </w:r>
      <w:r w:rsidR="00072C63">
        <w:rPr>
          <w:rFonts w:hint="eastAsia"/>
        </w:rPr>
        <w:t xml:space="preserve"> </w:t>
      </w:r>
      <w:r w:rsidR="00072C63">
        <w:t>NUKE</w:t>
      </w:r>
      <w:r w:rsidR="00072C63">
        <w:rPr>
          <w:rStyle w:val="a9"/>
        </w:rPr>
        <w:footnoteReference w:id="2"/>
      </w:r>
      <w:r w:rsidR="00072C63">
        <w:rPr>
          <w:rFonts w:hint="eastAsia"/>
        </w:rPr>
        <w:t xml:space="preserve"> </w:t>
      </w:r>
      <w:r w:rsidR="00072C63">
        <w:rPr>
          <w:rFonts w:hint="eastAsia"/>
        </w:rPr>
        <w:t>之类的，你懂吧？）</w:t>
      </w:r>
    </w:p>
    <w:p w14:paraId="741AAD8A" w14:textId="6176A589" w:rsidR="00072C63" w:rsidRDefault="00705A11" w:rsidP="00F348C6">
      <w:pPr>
        <w:pStyle w:val="-"/>
        <w:ind w:firstLine="420"/>
      </w:pPr>
      <w:r>
        <w:rPr>
          <w:rFonts w:hint="eastAsia"/>
        </w:rPr>
        <w:t>作者</w:t>
      </w:r>
      <w:r>
        <w:rPr>
          <w:rFonts w:hint="eastAsia"/>
        </w:rPr>
        <w:t xml:space="preserve"> </w:t>
      </w:r>
      <w:r>
        <w:t xml:space="preserve">Michael Cranford </w:t>
      </w:r>
      <w:r>
        <w:rPr>
          <w:rFonts w:hint="eastAsia"/>
        </w:rPr>
        <w:t>的雄心壮志最终以这样的效果呈现：游戏中有一块第一人称视角的窗口，利用伪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效果和材质贴图的变化，营造出一个栩栩如生的虚拟世界，玩家仿佛真的能穿行其中，获得绝佳的沉浸</w:t>
      </w:r>
      <w:ins w:id="0" w:author="Fan Quan" w:date="2021-02-18T11:33:00Z">
        <w:r w:rsidR="001054FE">
          <w:rPr>
            <w:rFonts w:hint="eastAsia"/>
          </w:rPr>
          <w:t>式</w:t>
        </w:r>
      </w:ins>
      <w:r>
        <w:rPr>
          <w:rFonts w:hint="eastAsia"/>
        </w:rPr>
        <w:t>体验。</w:t>
      </w:r>
      <w:r w:rsidR="009A358F">
        <w:rPr>
          <w:rFonts w:hint="eastAsia"/>
        </w:rPr>
        <w:t>屏幕下方则列出了玩家的</w:t>
      </w:r>
      <w:r w:rsidR="009A358F">
        <w:rPr>
          <w:rFonts w:hint="eastAsia"/>
        </w:rPr>
        <w:t xml:space="preserve"> </w:t>
      </w:r>
      <w:r w:rsidR="009A358F">
        <w:t>1</w:t>
      </w:r>
      <w:r w:rsidR="009A358F">
        <w:rPr>
          <w:rFonts w:hint="eastAsia"/>
        </w:rPr>
        <w:t>-</w:t>
      </w:r>
      <w:r w:rsidR="009A358F">
        <w:t xml:space="preserve">6 </w:t>
      </w:r>
      <w:r w:rsidR="009A358F">
        <w:rPr>
          <w:rFonts w:hint="eastAsia"/>
        </w:rPr>
        <w:t>号角色，还有一个空位保留给召唤生物或是暂时加入你勇猛小队的</w:t>
      </w:r>
      <w:r w:rsidR="009A358F">
        <w:rPr>
          <w:rFonts w:hint="eastAsia"/>
        </w:rPr>
        <w:t xml:space="preserve"> </w:t>
      </w:r>
      <w:r w:rsidR="009A358F">
        <w:t xml:space="preserve">NPC </w:t>
      </w:r>
      <w:r w:rsidR="009A358F">
        <w:rPr>
          <w:rFonts w:hint="eastAsia"/>
        </w:rPr>
        <w:t>角色。</w:t>
      </w:r>
    </w:p>
    <w:p w14:paraId="57151DE1" w14:textId="77777777" w:rsidR="009A358F" w:rsidRDefault="009A358F" w:rsidP="00F348C6">
      <w:pPr>
        <w:pStyle w:val="-"/>
        <w:ind w:firstLine="420"/>
      </w:pPr>
    </w:p>
    <w:p w14:paraId="7AE89AF0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A98F7E6" wp14:editId="2E03B4E3">
            <wp:extent cx="2959200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r="3134"/>
                    <a:stretch/>
                  </pic:blipFill>
                  <pic:spPr>
                    <a:xfrm>
                      <a:off x="0" y="0"/>
                      <a:ext cx="295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D84E" w14:textId="45BA2DF9" w:rsidR="00F348C6" w:rsidRDefault="00F348C6" w:rsidP="00F348C6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C6CA3">
        <w:rPr>
          <w:noProof/>
        </w:rPr>
        <w:t>1</w:t>
      </w:r>
      <w:r>
        <w:fldChar w:fldCharType="end"/>
      </w:r>
      <w:r w:rsidR="009A358F">
        <w:rPr>
          <w:rFonts w:hint="eastAsia"/>
        </w:rPr>
        <w:t>今天看来，在</w:t>
      </w:r>
      <w:r w:rsidR="009A358F">
        <w:rPr>
          <w:rFonts w:hint="eastAsia"/>
        </w:rPr>
        <w:t xml:space="preserve"> </w:t>
      </w:r>
      <w:r w:rsidR="009A358F">
        <w:t xml:space="preserve">Apple II </w:t>
      </w:r>
      <w:r w:rsidR="009A358F">
        <w:rPr>
          <w:rFonts w:hint="eastAsia"/>
        </w:rPr>
        <w:t>上发行的原版游戏可能显得有些</w:t>
      </w:r>
      <w:r w:rsidR="00053553">
        <w:rPr>
          <w:rFonts w:hint="eastAsia"/>
        </w:rPr>
        <w:t>简陋</w:t>
      </w:r>
      <w:r w:rsidR="009A358F">
        <w:rPr>
          <w:rFonts w:hint="eastAsia"/>
        </w:rPr>
        <w:t>，但</w:t>
      </w:r>
      <w:r w:rsidR="00053553">
        <w:rPr>
          <w:rFonts w:hint="eastAsia"/>
        </w:rPr>
        <w:t>和《巫术》那粗糙的线框勾勒出的走廊相比，《冰城传奇》流畅的动画简直是颠覆式的革命。</w:t>
      </w:r>
    </w:p>
    <w:p w14:paraId="5E53108F" w14:textId="77777777" w:rsidR="00F348C6" w:rsidRPr="00053553" w:rsidRDefault="00F348C6" w:rsidP="00F348C6">
      <w:pPr>
        <w:pStyle w:val="-"/>
        <w:ind w:firstLine="420"/>
      </w:pPr>
    </w:p>
    <w:p w14:paraId="62FEE636" w14:textId="7AB9F6E1" w:rsidR="00F8075D" w:rsidRDefault="00771628" w:rsidP="00771628">
      <w:pPr>
        <w:pStyle w:val="-"/>
        <w:ind w:firstLine="420"/>
      </w:pPr>
      <w:r>
        <w:rPr>
          <w:rFonts w:hint="eastAsia"/>
        </w:rPr>
        <w:t>组建小队的环节或许可称得上是《冰城传奇》最大的乐趣之一了：</w:t>
      </w:r>
      <w:r w:rsidR="00200E40">
        <w:rPr>
          <w:rFonts w:hint="eastAsia"/>
        </w:rPr>
        <w:t>你可以用千奇百怪、特色各异的角色去探索斯卡拉布雷</w:t>
      </w:r>
      <w:ins w:id="1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Skara</w:t>
        </w:r>
        <w:r w:rsidR="001054FE">
          <w:t xml:space="preserve"> </w:t>
        </w:r>
        <w:r w:rsidR="001054FE">
          <w:rPr>
            <w:rFonts w:hint="eastAsia"/>
          </w:rPr>
          <w:t>Brae</w:t>
        </w:r>
        <w:r w:rsidR="001054FE">
          <w:rPr>
            <w:rFonts w:hint="eastAsia"/>
          </w:rPr>
          <w:t>）</w:t>
        </w:r>
      </w:ins>
      <w:r w:rsidR="00200E40">
        <w:rPr>
          <w:rFonts w:hint="eastAsia"/>
        </w:rPr>
        <w:t>，迎击挑战。丰富的组队系统大大延长了游戏寿命，我依然记得自己乐此不疲地尝试各种职业搭配，试图</w:t>
      </w:r>
      <w:r w:rsidR="009366C0">
        <w:rPr>
          <w:rFonts w:hint="eastAsia"/>
        </w:rPr>
        <w:t>在</w:t>
      </w:r>
      <w:r w:rsidR="00200E40">
        <w:rPr>
          <w:rFonts w:hint="eastAsia"/>
        </w:rPr>
        <w:t>圣骑士</w:t>
      </w:r>
      <w:ins w:id="2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Paladins</w:t>
        </w:r>
        <w:r w:rsidR="001054FE">
          <w:rPr>
            <w:rFonts w:hint="eastAsia"/>
          </w:rPr>
          <w:t>）</w:t>
        </w:r>
      </w:ins>
      <w:r w:rsidR="00200E40">
        <w:rPr>
          <w:rFonts w:hint="eastAsia"/>
        </w:rPr>
        <w:t>、战士</w:t>
      </w:r>
      <w:ins w:id="3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Warriors</w:t>
        </w:r>
        <w:r w:rsidR="001054FE">
          <w:rPr>
            <w:rFonts w:hint="eastAsia"/>
          </w:rPr>
          <w:t>）</w:t>
        </w:r>
      </w:ins>
      <w:r w:rsidR="00200E40">
        <w:rPr>
          <w:rFonts w:hint="eastAsia"/>
        </w:rPr>
        <w:t>、猎人</w:t>
      </w:r>
      <w:ins w:id="4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Hunters</w:t>
        </w:r>
        <w:r w:rsidR="001054FE">
          <w:rPr>
            <w:rFonts w:hint="eastAsia"/>
          </w:rPr>
          <w:t>）</w:t>
        </w:r>
      </w:ins>
      <w:r w:rsidR="00200E40">
        <w:rPr>
          <w:rFonts w:hint="eastAsia"/>
        </w:rPr>
        <w:t>、</w:t>
      </w:r>
      <w:proofErr w:type="gramStart"/>
      <w:r w:rsidR="00200E40">
        <w:rPr>
          <w:rFonts w:hint="eastAsia"/>
        </w:rPr>
        <w:t>吟游诗人</w:t>
      </w:r>
      <w:proofErr w:type="gramEnd"/>
      <w:ins w:id="5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Bards</w:t>
        </w:r>
        <w:r w:rsidR="001054FE">
          <w:rPr>
            <w:rFonts w:hint="eastAsia"/>
          </w:rPr>
          <w:t>）</w:t>
        </w:r>
      </w:ins>
      <w:r w:rsidR="00200E40">
        <w:rPr>
          <w:rFonts w:hint="eastAsia"/>
        </w:rPr>
        <w:t>、盗贼</w:t>
      </w:r>
      <w:ins w:id="6" w:author="Fan Quan" w:date="2021-02-18T11:34:00Z">
        <w:r w:rsidR="001054FE">
          <w:rPr>
            <w:rFonts w:hint="eastAsia"/>
          </w:rPr>
          <w:t>（</w:t>
        </w:r>
        <w:r w:rsidR="001054FE">
          <w:rPr>
            <w:rFonts w:hint="eastAsia"/>
          </w:rPr>
          <w:t>Rogues</w:t>
        </w:r>
        <w:r w:rsidR="001054FE">
          <w:rPr>
            <w:rFonts w:hint="eastAsia"/>
          </w:rPr>
          <w:t>）</w:t>
        </w:r>
      </w:ins>
      <w:r w:rsidR="009366C0">
        <w:rPr>
          <w:rFonts w:hint="eastAsia"/>
        </w:rPr>
        <w:t>以及会法术的职业之中找到“完美”的平衡。</w:t>
      </w:r>
    </w:p>
    <w:p w14:paraId="67D29568" w14:textId="299E034D" w:rsidR="003F7E6F" w:rsidRPr="00771628" w:rsidRDefault="009366C0" w:rsidP="00F348C6">
      <w:pPr>
        <w:pStyle w:val="-"/>
        <w:ind w:firstLine="420"/>
      </w:pPr>
      <w:r>
        <w:rPr>
          <w:rFonts w:hint="eastAsia"/>
        </w:rPr>
        <w:t>《冰城传奇》的角色系统有一项独到之处，那就是玩家可以任意排列组合不同的魔法职业。</w:t>
      </w:r>
      <w:r w:rsidR="00750A2B">
        <w:rPr>
          <w:rFonts w:hint="eastAsia"/>
        </w:rPr>
        <w:t>经典</w:t>
      </w:r>
      <w:proofErr w:type="gramStart"/>
      <w:r w:rsidR="00750A2B">
        <w:rPr>
          <w:rFonts w:hint="eastAsia"/>
        </w:rPr>
        <w:t>的吟游诗人</w:t>
      </w:r>
      <w:proofErr w:type="gramEnd"/>
      <w:r w:rsidR="00750A2B">
        <w:rPr>
          <w:rFonts w:hint="eastAsia"/>
        </w:rPr>
        <w:t>可以</w:t>
      </w:r>
      <w:r w:rsidR="00D136D3">
        <w:rPr>
          <w:rFonts w:hint="eastAsia"/>
        </w:rPr>
        <w:t>在战斗中和战斗外弹奏有魔力的曲子，曲目数量有上限</w:t>
      </w:r>
      <w:ins w:id="7" w:author="Fan Quan" w:date="2021-02-18T11:38:00Z">
        <w:r w:rsidR="00CD28C3">
          <w:rPr>
            <w:rFonts w:hint="eastAsia"/>
          </w:rPr>
          <w:t>，</w:t>
        </w:r>
      </w:ins>
      <w:del w:id="8" w:author="Fan Quan" w:date="2021-02-18T11:38:00Z">
        <w:r w:rsidR="00D136D3" w:rsidDel="00CD28C3">
          <w:rPr>
            <w:rFonts w:hint="eastAsia"/>
          </w:rPr>
          <w:delText>，喝上一杯烈酒，</w:delText>
        </w:r>
      </w:del>
      <w:r w:rsidR="00D136D3">
        <w:rPr>
          <w:rFonts w:hint="eastAsia"/>
        </w:rPr>
        <w:t>你便能</w:t>
      </w:r>
      <w:ins w:id="9" w:author="Fan Quan" w:date="2021-02-18T11:37:00Z">
        <w:r w:rsidR="00CD28C3">
          <w:rPr>
            <w:rFonts w:hint="eastAsia"/>
          </w:rPr>
          <w:t>在喝下一杯</w:t>
        </w:r>
      </w:ins>
      <w:ins w:id="10" w:author="Fan Quan" w:date="2021-02-18T11:38:00Z">
        <w:r w:rsidR="00CD28C3">
          <w:rPr>
            <w:rFonts w:hint="eastAsia"/>
          </w:rPr>
          <w:t>烈酒之前</w:t>
        </w:r>
      </w:ins>
      <w:r w:rsidR="00D136D3">
        <w:rPr>
          <w:rFonts w:hint="eastAsia"/>
        </w:rPr>
        <w:t>影响游戏进程</w:t>
      </w:r>
      <w:ins w:id="11" w:author="Fan Quan" w:date="2021-02-18T11:38:00Z">
        <w:r w:rsidR="00CD28C3">
          <w:rPr>
            <w:rStyle w:val="a9"/>
          </w:rPr>
          <w:footnoteReference w:id="3"/>
        </w:r>
      </w:ins>
      <w:r w:rsidR="00D136D3">
        <w:rPr>
          <w:rFonts w:hint="eastAsia"/>
        </w:rPr>
        <w:t>。除此之外，玩家也能在不同阶级的魔法职业中权衡利弊。最开始创建角色的时候只能选择魔术师</w:t>
      </w:r>
      <w:ins w:id="13" w:author="Fan Quan" w:date="2021-02-18T11:39:00Z">
        <w:r w:rsidR="004F5AEE">
          <w:rPr>
            <w:rFonts w:hint="eastAsia"/>
          </w:rPr>
          <w:t>（</w:t>
        </w:r>
        <w:r w:rsidR="004F5AEE">
          <w:rPr>
            <w:rFonts w:hint="eastAsia"/>
          </w:rPr>
          <w:t>Magicians</w:t>
        </w:r>
        <w:r w:rsidR="004F5AEE">
          <w:rPr>
            <w:rFonts w:hint="eastAsia"/>
          </w:rPr>
          <w:t>）</w:t>
        </w:r>
      </w:ins>
      <w:r w:rsidR="00D136D3">
        <w:rPr>
          <w:rFonts w:hint="eastAsia"/>
        </w:rPr>
        <w:t>或咒术师</w:t>
      </w:r>
      <w:ins w:id="14" w:author="Fan Quan" w:date="2021-02-18T11:39:00Z">
        <w:r w:rsidR="004F5AEE">
          <w:rPr>
            <w:rFonts w:hint="eastAsia"/>
          </w:rPr>
          <w:t>（</w:t>
        </w:r>
        <w:r w:rsidR="004F5AEE">
          <w:rPr>
            <w:rFonts w:hint="eastAsia"/>
          </w:rPr>
          <w:t>Conjurers</w:t>
        </w:r>
        <w:r w:rsidR="004F5AEE">
          <w:rPr>
            <w:rFonts w:hint="eastAsia"/>
          </w:rPr>
          <w:t>）</w:t>
        </w:r>
      </w:ins>
      <w:r w:rsidR="00D136D3">
        <w:rPr>
          <w:rFonts w:hint="eastAsia"/>
        </w:rPr>
        <w:t>，这是</w:t>
      </w:r>
      <w:proofErr w:type="gramStart"/>
      <w:r w:rsidR="00D136D3">
        <w:rPr>
          <w:rFonts w:hint="eastAsia"/>
        </w:rPr>
        <w:t>唯二两种</w:t>
      </w:r>
      <w:proofErr w:type="gramEnd"/>
      <w:r w:rsidR="00D136D3">
        <w:rPr>
          <w:rFonts w:hint="eastAsia"/>
        </w:rPr>
        <w:t>能施法的职业。升了几级之后，玩家又可以转职成为幻觉</w:t>
      </w:r>
      <w:r w:rsidR="00CF2593">
        <w:rPr>
          <w:rFonts w:hint="eastAsia"/>
        </w:rPr>
        <w:t>系的</w:t>
      </w:r>
      <w:r w:rsidR="00D136D3">
        <w:rPr>
          <w:rFonts w:hint="eastAsia"/>
        </w:rPr>
        <w:t>术士</w:t>
      </w:r>
      <w:ins w:id="15" w:author="Fan Quan" w:date="2021-02-18T11:39:00Z">
        <w:r w:rsidR="004F5AEE">
          <w:rPr>
            <w:rFonts w:hint="eastAsia"/>
          </w:rPr>
          <w:t>（</w:t>
        </w:r>
        <w:r w:rsidR="004F5AEE">
          <w:rPr>
            <w:rFonts w:hint="eastAsia"/>
          </w:rPr>
          <w:t>Sorcerer</w:t>
        </w:r>
        <w:r w:rsidR="004F5AEE">
          <w:rPr>
            <w:rFonts w:hint="eastAsia"/>
          </w:rPr>
          <w:t>）</w:t>
        </w:r>
      </w:ins>
      <w:r w:rsidR="00D136D3">
        <w:rPr>
          <w:rFonts w:hint="eastAsia"/>
        </w:rPr>
        <w:t>或是召唤</w:t>
      </w:r>
      <w:r w:rsidR="00CF2593">
        <w:rPr>
          <w:rFonts w:hint="eastAsia"/>
        </w:rPr>
        <w:t>系的</w:t>
      </w:r>
      <w:r w:rsidR="00D136D3">
        <w:rPr>
          <w:rFonts w:hint="eastAsia"/>
        </w:rPr>
        <w:t>法师</w:t>
      </w:r>
      <w:ins w:id="16" w:author="Fan Quan" w:date="2021-02-18T11:39:00Z">
        <w:r w:rsidR="004F5AEE">
          <w:rPr>
            <w:rFonts w:hint="eastAsia"/>
          </w:rPr>
          <w:t>（</w:t>
        </w:r>
        <w:r w:rsidR="004F5AEE">
          <w:rPr>
            <w:rFonts w:hint="eastAsia"/>
          </w:rPr>
          <w:t>Wizard</w:t>
        </w:r>
        <w:r w:rsidR="004F5AEE">
          <w:rPr>
            <w:rFonts w:hint="eastAsia"/>
          </w:rPr>
          <w:t>）</w:t>
        </w:r>
      </w:ins>
      <w:r w:rsidR="00D136D3">
        <w:rPr>
          <w:rFonts w:hint="eastAsia"/>
        </w:rPr>
        <w:t>，这也为战斗系统增加了深度。</w:t>
      </w:r>
    </w:p>
    <w:p w14:paraId="14BAB749" w14:textId="7C576BE2" w:rsidR="003F7E6F" w:rsidRDefault="0047497F" w:rsidP="00F348C6">
      <w:pPr>
        <w:pStyle w:val="-"/>
        <w:ind w:firstLine="420"/>
      </w:pPr>
      <w:r>
        <w:rPr>
          <w:rFonts w:hint="eastAsia"/>
        </w:rPr>
        <w:t>《冰城传奇》游戏前期节奏较快，对玩家要求较高，你必须尽快</w:t>
      </w:r>
      <w:proofErr w:type="gramStart"/>
      <w:r>
        <w:rPr>
          <w:rFonts w:hint="eastAsia"/>
        </w:rPr>
        <w:t>熟悉斯</w:t>
      </w:r>
      <w:proofErr w:type="gramEnd"/>
      <w:r>
        <w:rPr>
          <w:rFonts w:hint="eastAsia"/>
        </w:rPr>
        <w:t>卡拉布雷城的重要地点，否则队伍等级不高的时候，层出不穷的随机事件很容易就会让全员一齐暴毙。</w:t>
      </w:r>
      <w:ins w:id="17" w:author="Fan Quan" w:date="2021-02-18T11:42:00Z">
        <w:r w:rsidR="00635A85">
          <w:rPr>
            <w:rFonts w:hint="eastAsia"/>
          </w:rPr>
          <w:t>游戏中</w:t>
        </w:r>
      </w:ins>
      <w:ins w:id="18" w:author="Fan Quan" w:date="2021-02-18T11:44:00Z">
        <w:r w:rsidR="002E7DAD">
          <w:rPr>
            <w:rFonts w:hint="eastAsia"/>
          </w:rPr>
          <w:t>你会经常感觉到危机</w:t>
        </w:r>
      </w:ins>
      <w:ins w:id="19" w:author="Fan Quan" w:date="2021-02-18T11:42:00Z">
        <w:r w:rsidR="00635A85">
          <w:rPr>
            <w:rFonts w:hint="eastAsia"/>
          </w:rPr>
          <w:t>，尤其是当你</w:t>
        </w:r>
      </w:ins>
      <w:ins w:id="20" w:author="Fan Quan" w:date="2021-02-18T11:43:00Z">
        <w:r w:rsidR="00635A85">
          <w:rPr>
            <w:rFonts w:hint="eastAsia"/>
          </w:rPr>
          <w:t>坎坷</w:t>
        </w:r>
      </w:ins>
      <w:del w:id="21" w:author="Fan Quan" w:date="2021-02-18T11:42:00Z">
        <w:r w:rsidDel="00635A85">
          <w:rPr>
            <w:rFonts w:hint="eastAsia"/>
          </w:rPr>
          <w:delText>光是</w:delText>
        </w:r>
      </w:del>
      <w:del w:id="22" w:author="Fan Quan" w:date="2021-02-18T11:43:00Z">
        <w:r w:rsidDel="00635A85">
          <w:rPr>
            <w:rFonts w:hint="eastAsia"/>
          </w:rPr>
          <w:delText>要</w:delText>
        </w:r>
      </w:del>
      <w:r>
        <w:rPr>
          <w:rFonts w:hint="eastAsia"/>
        </w:rPr>
        <w:t>抵达中庭商店（</w:t>
      </w:r>
      <w:r>
        <w:rPr>
          <w:rFonts w:hint="eastAsia"/>
        </w:rPr>
        <w:t>G</w:t>
      </w:r>
      <w:r>
        <w:t>arth</w:t>
      </w:r>
      <w:proofErr w:type="gramStart"/>
      <w:r>
        <w:t>’</w:t>
      </w:r>
      <w:proofErr w:type="gramEnd"/>
      <w:r>
        <w:t>s Shoppe</w:t>
      </w:r>
      <w:r>
        <w:rPr>
          <w:rFonts w:hint="eastAsia"/>
        </w:rPr>
        <w:t>）</w:t>
      </w:r>
      <w:ins w:id="23" w:author="Fan Quan" w:date="2021-02-18T11:43:00Z">
        <w:r w:rsidR="00635A85">
          <w:rPr>
            <w:rFonts w:hint="eastAsia"/>
          </w:rPr>
          <w:t>，</w:t>
        </w:r>
      </w:ins>
      <w:del w:id="24" w:author="Fan Quan" w:date="2021-02-18T11:41:00Z">
        <w:r w:rsidDel="00635A85">
          <w:rPr>
            <w:rFonts w:hint="eastAsia"/>
          </w:rPr>
          <w:delText>或是</w:delText>
        </w:r>
      </w:del>
      <w:r>
        <w:rPr>
          <w:rFonts w:hint="eastAsia"/>
        </w:rPr>
        <w:t>初次准备探索地牢</w:t>
      </w:r>
      <w:del w:id="25" w:author="Fan Quan" w:date="2021-02-18T11:43:00Z">
        <w:r w:rsidDel="00635A85">
          <w:rPr>
            <w:rFonts w:hint="eastAsia"/>
          </w:rPr>
          <w:delText>就能让你充满危机感</w:delText>
        </w:r>
      </w:del>
      <w:ins w:id="26" w:author="Fan Quan" w:date="2021-02-18T11:43:00Z">
        <w:r w:rsidR="00635A85">
          <w:rPr>
            <w:rFonts w:hint="eastAsia"/>
          </w:rPr>
          <w:t>，</w:t>
        </w:r>
      </w:ins>
      <w:del w:id="27" w:author="Fan Quan" w:date="2021-02-18T11:43:00Z">
        <w:r w:rsidDel="00635A85">
          <w:rPr>
            <w:rFonts w:hint="eastAsia"/>
          </w:rPr>
          <w:delText>；</w:delText>
        </w:r>
      </w:del>
      <w:r w:rsidR="000B7D86">
        <w:rPr>
          <w:rFonts w:hint="eastAsia"/>
        </w:rPr>
        <w:t>当</w:t>
      </w:r>
      <w:r>
        <w:rPr>
          <w:rFonts w:hint="eastAsia"/>
        </w:rPr>
        <w:t>你的魔法</w:t>
      </w:r>
      <w:proofErr w:type="gramStart"/>
      <w:r>
        <w:rPr>
          <w:rFonts w:hint="eastAsia"/>
        </w:rPr>
        <w:t>值即</w:t>
      </w:r>
      <w:proofErr w:type="gramEnd"/>
      <w:r>
        <w:rPr>
          <w:rFonts w:hint="eastAsia"/>
        </w:rPr>
        <w:t>将见</w:t>
      </w:r>
      <w:r>
        <w:rPr>
          <w:rFonts w:hint="eastAsia"/>
        </w:rPr>
        <w:t>底，</w:t>
      </w:r>
      <w:r w:rsidR="0067572E">
        <w:rPr>
          <w:rFonts w:hint="eastAsia"/>
        </w:rPr>
        <w:t>挣扎着走上回程的阶梯，回到安全的庇护所或是冒险者工会</w:t>
      </w:r>
      <w:ins w:id="28" w:author="Fan Quan" w:date="2021-02-18T11:43:00Z">
        <w:r w:rsidR="00635A85">
          <w:rPr>
            <w:rFonts w:hint="eastAsia"/>
          </w:rPr>
          <w:t>时，又或者当你</w:t>
        </w:r>
      </w:ins>
      <w:del w:id="29" w:author="Fan Quan" w:date="2021-02-18T11:43:00Z">
        <w:r w:rsidR="0067572E" w:rsidDel="00635A85">
          <w:rPr>
            <w:rFonts w:hint="eastAsia"/>
          </w:rPr>
          <w:delText>，</w:delText>
        </w:r>
      </w:del>
      <w:r w:rsidR="0067572E">
        <w:rPr>
          <w:rFonts w:hint="eastAsia"/>
        </w:rPr>
        <w:t>提心吊胆、步步为营地想要守住这个存档时</w:t>
      </w:r>
      <w:del w:id="30" w:author="Fan Quan" w:date="2021-02-18T11:43:00Z">
        <w:r w:rsidR="0067572E" w:rsidDel="00635A85">
          <w:rPr>
            <w:rFonts w:hint="eastAsia"/>
          </w:rPr>
          <w:delText>，</w:delText>
        </w:r>
      </w:del>
      <w:del w:id="31" w:author="Fan Quan" w:date="2021-02-18T11:44:00Z">
        <w:r w:rsidR="0067572E" w:rsidDel="00635A85">
          <w:rPr>
            <w:rFonts w:hint="eastAsia"/>
          </w:rPr>
          <w:delText>所想所感</w:delText>
        </w:r>
      </w:del>
      <w:del w:id="32" w:author="Fan Quan" w:date="2021-02-18T11:43:00Z">
        <w:r w:rsidR="0067572E" w:rsidDel="00635A85">
          <w:rPr>
            <w:rFonts w:hint="eastAsia"/>
          </w:rPr>
          <w:delText>也正是三部曲值得纪念的魅力之处</w:delText>
        </w:r>
      </w:del>
      <w:r w:rsidR="0067572E">
        <w:rPr>
          <w:rFonts w:hint="eastAsia"/>
        </w:rPr>
        <w:t>。</w:t>
      </w:r>
      <w:ins w:id="33" w:author="Fan Quan" w:date="2021-02-18T11:45:00Z">
        <w:r w:rsidR="002E7DAD">
          <w:rPr>
            <w:rFonts w:hint="eastAsia"/>
          </w:rPr>
          <w:t>而这</w:t>
        </w:r>
      </w:ins>
      <w:ins w:id="34" w:author="Fan Quan" w:date="2021-02-18T11:46:00Z">
        <w:r w:rsidR="002E7DAD">
          <w:rPr>
            <w:rFonts w:hint="eastAsia"/>
          </w:rPr>
          <w:t>些情节恰好</w:t>
        </w:r>
      </w:ins>
      <w:ins w:id="35" w:author="Fan Quan" w:date="2021-02-18T11:45:00Z">
        <w:r w:rsidR="002E7DAD">
          <w:rPr>
            <w:rFonts w:hint="eastAsia"/>
          </w:rPr>
          <w:t>就是三部曲</w:t>
        </w:r>
      </w:ins>
      <w:ins w:id="36" w:author="Fan Quan" w:date="2021-02-18T11:46:00Z">
        <w:r w:rsidR="002E7DAD">
          <w:rPr>
            <w:rFonts w:hint="eastAsia"/>
          </w:rPr>
          <w:t>给我们留下的最</w:t>
        </w:r>
      </w:ins>
      <w:ins w:id="37" w:author="Fan Quan" w:date="2021-02-18T11:45:00Z">
        <w:r w:rsidR="002E7DAD">
          <w:rPr>
            <w:rFonts w:hint="eastAsia"/>
          </w:rPr>
          <w:t>值得纪念的</w:t>
        </w:r>
      </w:ins>
      <w:ins w:id="38" w:author="Fan Quan" w:date="2021-02-18T11:46:00Z">
        <w:r w:rsidR="002E7DAD">
          <w:rPr>
            <w:rFonts w:hint="eastAsia"/>
          </w:rPr>
          <w:t>高光时刻</w:t>
        </w:r>
      </w:ins>
      <w:ins w:id="39" w:author="Fan Quan" w:date="2021-02-18T11:45:00Z">
        <w:r w:rsidR="002E7DAD">
          <w:rPr>
            <w:rFonts w:hint="eastAsia"/>
          </w:rPr>
          <w:t>。</w:t>
        </w:r>
      </w:ins>
    </w:p>
    <w:p w14:paraId="5A1632B3" w14:textId="5FFC191A" w:rsidR="003F7E6F" w:rsidRDefault="002B520A" w:rsidP="00F348C6">
      <w:pPr>
        <w:pStyle w:val="-"/>
        <w:ind w:firstLine="420"/>
      </w:pPr>
      <w:r>
        <w:rPr>
          <w:rFonts w:hint="eastAsia"/>
        </w:rPr>
        <w:t>如此这般，</w:t>
      </w:r>
      <w:r w:rsidR="00F4269E">
        <w:rPr>
          <w:rFonts w:hint="eastAsia"/>
        </w:rPr>
        <w:t>玩家要在前期精打细算、</w:t>
      </w:r>
      <w:r w:rsidR="00094A98">
        <w:rPr>
          <w:rFonts w:hint="eastAsia"/>
        </w:rPr>
        <w:t>慢慢</w:t>
      </w:r>
      <w:r w:rsidR="00F4269E">
        <w:rPr>
          <w:rFonts w:hint="eastAsia"/>
        </w:rPr>
        <w:t>培养起自己的队伍，等角色一天天壮大、</w:t>
      </w:r>
      <w:r w:rsidR="00644371">
        <w:rPr>
          <w:rFonts w:hint="eastAsia"/>
        </w:rPr>
        <w:t>能够</w:t>
      </w:r>
      <w:r w:rsidR="00F4269E">
        <w:rPr>
          <w:rFonts w:hint="eastAsia"/>
        </w:rPr>
        <w:t>昂首阔步地踏过冰封的街道和地牢之后，便迎来了终极的挑战：直面邪恶法师蒙加（</w:t>
      </w:r>
      <w:proofErr w:type="spellStart"/>
      <w:r w:rsidR="00F4269E">
        <w:rPr>
          <w:rFonts w:hint="eastAsia"/>
        </w:rPr>
        <w:t>M</w:t>
      </w:r>
      <w:r w:rsidR="00F4269E">
        <w:t>angar</w:t>
      </w:r>
      <w:proofErr w:type="spellEnd"/>
      <w:r w:rsidR="00F4269E">
        <w:rPr>
          <w:rFonts w:hint="eastAsia"/>
        </w:rPr>
        <w:t>）本人！</w:t>
      </w:r>
    </w:p>
    <w:p w14:paraId="20A3EC4C" w14:textId="77777777" w:rsidR="00FD78FB" w:rsidRDefault="00FD78FB" w:rsidP="00F348C6">
      <w:pPr>
        <w:pStyle w:val="-"/>
        <w:ind w:firstLine="420"/>
      </w:pPr>
    </w:p>
    <w:p w14:paraId="2338B584" w14:textId="77777777" w:rsidR="00ED46EA" w:rsidRDefault="00ED46EA" w:rsidP="00ED46EA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1D8A8A23" wp14:editId="64131628">
            <wp:extent cx="2959200" cy="2170800"/>
            <wp:effectExtent l="0" t="0" r="0" b="1270"/>
            <wp:docPr id="5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EF55" w14:textId="27949E65" w:rsidR="00FD78FB" w:rsidRDefault="00ED46EA" w:rsidP="00ED46EA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C6CA3">
        <w:rPr>
          <w:noProof/>
        </w:rPr>
        <w:t>2</w:t>
      </w:r>
      <w:r>
        <w:fldChar w:fldCharType="end"/>
      </w:r>
      <w:r>
        <w:t xml:space="preserve"> </w:t>
      </w:r>
      <w:r w:rsidR="00ED3862">
        <w:rPr>
          <w:rFonts w:hint="eastAsia"/>
        </w:rPr>
        <w:t>游戏的</w:t>
      </w:r>
      <w:r w:rsidR="00ED3862">
        <w:rPr>
          <w:rFonts w:hint="eastAsia"/>
        </w:rPr>
        <w:t xml:space="preserve"> Amiga</w:t>
      </w:r>
      <w:r w:rsidR="00ED3862">
        <w:t xml:space="preserve"> </w:t>
      </w:r>
      <w:r w:rsidR="00ED3862">
        <w:rPr>
          <w:rFonts w:hint="eastAsia"/>
        </w:rPr>
        <w:t>版本在</w:t>
      </w:r>
      <w:r w:rsidR="00ED3862">
        <w:rPr>
          <w:rFonts w:hint="eastAsia"/>
        </w:rPr>
        <w:t xml:space="preserve"> </w:t>
      </w:r>
      <w:r w:rsidR="00ED3862">
        <w:t xml:space="preserve">Apple II </w:t>
      </w:r>
      <w:r w:rsidR="00ED3862">
        <w:rPr>
          <w:rFonts w:hint="eastAsia"/>
        </w:rPr>
        <w:t>版本发售一年后推出</w:t>
      </w:r>
      <w:ins w:id="40" w:author="Fan Quan" w:date="2021-02-19T15:13:00Z">
        <w:r w:rsidR="00094845">
          <w:rPr>
            <w:rFonts w:hint="eastAsia"/>
          </w:rPr>
          <w:t>，</w:t>
        </w:r>
      </w:ins>
      <w:ins w:id="41" w:author="Fan Quan" w:date="2021-02-19T15:14:00Z">
        <w:r w:rsidR="00094845">
          <w:rPr>
            <w:rFonts w:hint="eastAsia"/>
          </w:rPr>
          <w:t>这些后来的</w:t>
        </w:r>
      </w:ins>
      <w:del w:id="42" w:author="Fan Quan" w:date="2021-02-19T15:13:00Z">
        <w:r w:rsidR="00ED3862" w:rsidDel="00094845">
          <w:rPr>
            <w:rFonts w:hint="eastAsia"/>
          </w:rPr>
          <w:delText>，</w:delText>
        </w:r>
      </w:del>
      <w:del w:id="43" w:author="Fan Quan" w:date="2021-02-19T15:14:00Z">
        <w:r w:rsidDel="00094845">
          <w:rPr>
            <w:rFonts w:hint="eastAsia"/>
          </w:rPr>
          <w:delText>后期的</w:delText>
        </w:r>
      </w:del>
      <w:r>
        <w:rPr>
          <w:rFonts w:hint="eastAsia"/>
        </w:rPr>
        <w:t>游戏移植版</w:t>
      </w:r>
      <w:r w:rsidR="00ED3862">
        <w:rPr>
          <w:rFonts w:hint="eastAsia"/>
        </w:rPr>
        <w:t>本大</w:t>
      </w:r>
      <w:ins w:id="44" w:author="Fan Quan" w:date="2021-02-19T15:14:00Z">
        <w:r w:rsidR="00094845">
          <w:rPr>
            <w:rFonts w:hint="eastAsia"/>
          </w:rPr>
          <w:t>幅</w:t>
        </w:r>
      </w:ins>
      <w:del w:id="45" w:author="Fan Quan" w:date="2021-02-19T15:14:00Z">
        <w:r w:rsidR="00ED3862" w:rsidDel="00094845">
          <w:rPr>
            <w:rFonts w:hint="eastAsia"/>
          </w:rPr>
          <w:delText>大</w:delText>
        </w:r>
      </w:del>
      <w:r w:rsidR="00ED3862">
        <w:rPr>
          <w:rFonts w:hint="eastAsia"/>
        </w:rPr>
        <w:t>提高了图像精度。</w:t>
      </w:r>
    </w:p>
    <w:p w14:paraId="446673E9" w14:textId="77777777" w:rsidR="00FD78FB" w:rsidRDefault="00FD78FB" w:rsidP="00F348C6">
      <w:pPr>
        <w:pStyle w:val="-"/>
        <w:ind w:firstLine="420"/>
      </w:pPr>
    </w:p>
    <w:p w14:paraId="297977EE" w14:textId="2AEDAE03" w:rsidR="00FD78FB" w:rsidRPr="00094A98" w:rsidRDefault="00D22E2E" w:rsidP="00D22E2E">
      <w:pPr>
        <w:pStyle w:val="-"/>
        <w:ind w:firstLine="420"/>
      </w:pPr>
      <w:r>
        <w:rPr>
          <w:rFonts w:hint="eastAsia"/>
        </w:rPr>
        <w:t>游戏发售一年之后《冰城传奇</w:t>
      </w:r>
      <w:ins w:id="46" w:author="Fan Quan" w:date="2021-02-19T15:14:00Z">
        <w:r w:rsidR="001110DB">
          <w:rPr>
            <w:rFonts w:hint="eastAsia"/>
          </w:rPr>
          <w:t xml:space="preserve"> </w:t>
        </w:r>
      </w:ins>
      <w:r>
        <w:rPr>
          <w:rFonts w:hint="eastAsia"/>
        </w:rPr>
        <w:t>2</w:t>
      </w:r>
      <w:r>
        <w:rPr>
          <w:rFonts w:hint="eastAsia"/>
        </w:rPr>
        <w:t>：天命</w:t>
      </w:r>
      <w:r w:rsidR="00757DFB">
        <w:rPr>
          <w:rFonts w:hint="eastAsia"/>
        </w:rPr>
        <w:t>骑士</w:t>
      </w:r>
      <w:r>
        <w:rPr>
          <w:rFonts w:hint="eastAsia"/>
        </w:rPr>
        <w:t>》（</w:t>
      </w:r>
      <w:r>
        <w:t>Bard</w:t>
      </w:r>
      <w:proofErr w:type="gramStart"/>
      <w:r>
        <w:t>’</w:t>
      </w:r>
      <w:proofErr w:type="gramEnd"/>
      <w:r>
        <w:t>s Tale II: The Destiny</w:t>
      </w:r>
      <w:r>
        <w:rPr>
          <w:rFonts w:hint="eastAsia"/>
        </w:rPr>
        <w:t xml:space="preserve"> </w:t>
      </w:r>
      <w:r>
        <w:t>Knight</w:t>
      </w:r>
      <w:r>
        <w:rPr>
          <w:rFonts w:hint="eastAsia"/>
        </w:rPr>
        <w:t>）问世。</w:t>
      </w:r>
      <w:r w:rsidR="000465DB">
        <w:rPr>
          <w:rFonts w:hint="eastAsia"/>
        </w:rPr>
        <w:t>二代的</w:t>
      </w:r>
      <w:r>
        <w:rPr>
          <w:rFonts w:hint="eastAsia"/>
        </w:rPr>
        <w:t>游戏世界</w:t>
      </w:r>
      <w:r w:rsidR="000465DB">
        <w:rPr>
          <w:rFonts w:hint="eastAsia"/>
        </w:rPr>
        <w:t>丰富</w:t>
      </w:r>
      <w:r>
        <w:rPr>
          <w:rFonts w:hint="eastAsia"/>
        </w:rPr>
        <w:t>许多，现在有</w:t>
      </w:r>
      <w:r w:rsidR="000465DB">
        <w:rPr>
          <w:rFonts w:hint="eastAsia"/>
        </w:rPr>
        <w:t>了</w:t>
      </w:r>
      <w:r>
        <w:rPr>
          <w:rFonts w:hint="eastAsia"/>
        </w:rPr>
        <w:t>六座城市和更广袤的</w:t>
      </w:r>
      <w:r w:rsidR="000465DB">
        <w:rPr>
          <w:rFonts w:hint="eastAsia"/>
        </w:rPr>
        <w:t>野外地图，并且加入了更多存档时机。玩家可以把《冰城传奇</w:t>
      </w:r>
      <w:ins w:id="47" w:author="Fan Quan" w:date="2021-02-19T15:15:00Z">
        <w:r w:rsidR="001110DB">
          <w:rPr>
            <w:rFonts w:hint="eastAsia"/>
          </w:rPr>
          <w:t xml:space="preserve"> </w:t>
        </w:r>
      </w:ins>
      <w:r w:rsidR="000465DB">
        <w:rPr>
          <w:rFonts w:hint="eastAsia"/>
        </w:rPr>
        <w:t>1</w:t>
      </w:r>
      <w:r w:rsidR="000465DB">
        <w:rPr>
          <w:rFonts w:hint="eastAsia"/>
        </w:rPr>
        <w:t>》和《创世纪</w:t>
      </w:r>
      <w:r w:rsidR="000465DB">
        <w:t xml:space="preserve"> </w:t>
      </w:r>
      <w:ins w:id="48" w:author="Fan Quan" w:date="2021-02-19T15:15:00Z">
        <w:r w:rsidR="001110DB">
          <w:t>3</w:t>
        </w:r>
      </w:ins>
      <w:del w:id="49" w:author="Fan Quan" w:date="2021-02-19T15:15:00Z">
        <w:r w:rsidR="000465DB" w:rsidDel="001110DB">
          <w:delText>III</w:delText>
        </w:r>
      </w:del>
      <w:r w:rsidR="000465DB">
        <w:rPr>
          <w:rFonts w:hint="eastAsia"/>
        </w:rPr>
        <w:t>》的队伍数据</w:t>
      </w:r>
      <w:ins w:id="50" w:author="Fan Quan" w:date="2021-02-19T15:15:00Z">
        <w:r w:rsidR="001110DB">
          <w:rPr>
            <w:rFonts w:hint="eastAsia"/>
          </w:rPr>
          <w:t>导入</w:t>
        </w:r>
      </w:ins>
      <w:del w:id="51" w:author="Fan Quan" w:date="2021-02-19T15:15:00Z">
        <w:r w:rsidR="000465DB" w:rsidDel="001110DB">
          <w:rPr>
            <w:rFonts w:hint="eastAsia"/>
          </w:rPr>
          <w:delText>传输</w:delText>
        </w:r>
      </w:del>
      <w:r w:rsidR="000465DB">
        <w:rPr>
          <w:rFonts w:hint="eastAsia"/>
        </w:rPr>
        <w:t>进去，充分享受银行、赌场和</w:t>
      </w:r>
      <w:r w:rsidR="001C36AB">
        <w:rPr>
          <w:rFonts w:hint="eastAsia"/>
        </w:rPr>
        <w:t>远程武器</w:t>
      </w:r>
      <w:r w:rsidR="000465DB">
        <w:rPr>
          <w:rFonts w:hint="eastAsia"/>
        </w:rPr>
        <w:t>的全新机制。</w:t>
      </w:r>
      <w:r w:rsidR="000465DB" w:rsidRPr="00094A98">
        <w:t xml:space="preserve"> </w:t>
      </w:r>
    </w:p>
    <w:p w14:paraId="33FAA779" w14:textId="18C75133" w:rsidR="00FD78FB" w:rsidRDefault="005A5985" w:rsidP="00F348C6">
      <w:pPr>
        <w:pStyle w:val="-"/>
        <w:ind w:firstLine="420"/>
      </w:pPr>
      <w:r>
        <w:rPr>
          <w:rFonts w:hint="eastAsia"/>
        </w:rPr>
        <w:t>二代还加入了教学地牢，帮助玩家快速熟悉自己选择的角色，和一代相比</w:t>
      </w:r>
      <w:r w:rsidR="00A926C8">
        <w:rPr>
          <w:rFonts w:hint="eastAsia"/>
        </w:rPr>
        <w:t>，这一新机制</w:t>
      </w:r>
      <w:r>
        <w:rPr>
          <w:rFonts w:hint="eastAsia"/>
        </w:rPr>
        <w:t>降低了游戏</w:t>
      </w:r>
      <w:ins w:id="52" w:author="Fan Quan" w:date="2021-02-19T15:16:00Z">
        <w:r w:rsidR="001110DB">
          <w:rPr>
            <w:rFonts w:hint="eastAsia"/>
          </w:rPr>
          <w:t>上手</w:t>
        </w:r>
      </w:ins>
      <w:del w:id="53" w:author="Fan Quan" w:date="2021-02-19T15:16:00Z">
        <w:r w:rsidDel="001110DB">
          <w:rPr>
            <w:rFonts w:hint="eastAsia"/>
          </w:rPr>
          <w:delText>入门</w:delText>
        </w:r>
      </w:del>
      <w:r>
        <w:rPr>
          <w:rFonts w:hint="eastAsia"/>
        </w:rPr>
        <w:t>的门槛。如片头动画所述，二代游戏的主要</w:t>
      </w:r>
      <w:r w:rsidR="001C36AB">
        <w:rPr>
          <w:rFonts w:hint="eastAsia"/>
        </w:rPr>
        <w:t>目标就是找齐命运之杖</w:t>
      </w:r>
      <w:ins w:id="54" w:author="Fan Quan" w:date="2021-02-19T15:16:00Z">
        <w:r w:rsidR="001110DB">
          <w:rPr>
            <w:rFonts w:hint="eastAsia"/>
          </w:rPr>
          <w:t>（</w:t>
        </w:r>
        <w:r w:rsidR="001110DB">
          <w:rPr>
            <w:rFonts w:hint="eastAsia"/>
          </w:rPr>
          <w:t>destiny</w:t>
        </w:r>
        <w:r w:rsidR="001110DB">
          <w:t xml:space="preserve"> </w:t>
        </w:r>
        <w:r w:rsidR="001110DB">
          <w:rPr>
            <w:rFonts w:hint="eastAsia"/>
          </w:rPr>
          <w:t>wand</w:t>
        </w:r>
        <w:r w:rsidR="001110DB">
          <w:rPr>
            <w:rFonts w:hint="eastAsia"/>
          </w:rPr>
          <w:t>）</w:t>
        </w:r>
      </w:ins>
      <w:r w:rsidR="001C36AB">
        <w:rPr>
          <w:rFonts w:hint="eastAsia"/>
        </w:rPr>
        <w:t>的七片碎片，最终挫败</w:t>
      </w:r>
      <w:proofErr w:type="gramStart"/>
      <w:r w:rsidR="001C36AB">
        <w:rPr>
          <w:rFonts w:hint="eastAsia"/>
        </w:rPr>
        <w:t>邪恶</w:t>
      </w:r>
      <w:r w:rsidR="00C55B3D">
        <w:rPr>
          <w:rFonts w:hint="eastAsia"/>
        </w:rPr>
        <w:t>大</w:t>
      </w:r>
      <w:proofErr w:type="gramEnd"/>
      <w:r w:rsidR="00C55B3D">
        <w:rPr>
          <w:rFonts w:hint="eastAsia"/>
        </w:rPr>
        <w:t>法师</w:t>
      </w:r>
      <w:r w:rsidR="001C36AB">
        <w:rPr>
          <w:rFonts w:hint="eastAsia"/>
        </w:rPr>
        <w:t>拉古斯</w:t>
      </w:r>
      <w:ins w:id="55" w:author="Fan Quan" w:date="2021-02-19T15:16:00Z">
        <w:r w:rsidR="001110DB">
          <w:rPr>
            <w:rFonts w:hint="eastAsia"/>
          </w:rPr>
          <w:t xml:space="preserve"> </w:t>
        </w:r>
      </w:ins>
      <w:r w:rsidR="001C36AB">
        <w:rPr>
          <w:rFonts w:hint="eastAsia"/>
        </w:rPr>
        <w:t>·</w:t>
      </w:r>
      <w:ins w:id="56" w:author="Fan Quan" w:date="2021-02-19T15:16:00Z">
        <w:r w:rsidR="001110DB">
          <w:rPr>
            <w:rFonts w:hint="eastAsia"/>
          </w:rPr>
          <w:t xml:space="preserve"> </w:t>
        </w:r>
      </w:ins>
      <w:r w:rsidR="001C36AB">
        <w:rPr>
          <w:rFonts w:hint="eastAsia"/>
        </w:rPr>
        <w:t>赞塔（</w:t>
      </w:r>
      <w:proofErr w:type="spellStart"/>
      <w:r w:rsidR="001C36AB">
        <w:rPr>
          <w:rFonts w:hint="eastAsia"/>
        </w:rPr>
        <w:t>L</w:t>
      </w:r>
      <w:r w:rsidR="001C36AB">
        <w:t>agoth</w:t>
      </w:r>
      <w:proofErr w:type="spellEnd"/>
      <w:r w:rsidR="001C36AB">
        <w:t xml:space="preserve"> </w:t>
      </w:r>
      <w:proofErr w:type="spellStart"/>
      <w:r w:rsidR="001C36AB">
        <w:t>Zanta</w:t>
      </w:r>
      <w:proofErr w:type="spellEnd"/>
      <w:r w:rsidR="001C36AB">
        <w:rPr>
          <w:rFonts w:hint="eastAsia"/>
        </w:rPr>
        <w:t>）的阴谋。</w:t>
      </w:r>
    </w:p>
    <w:p w14:paraId="03167B50" w14:textId="3182D8B6" w:rsidR="001C36AB" w:rsidRDefault="00C55B3D" w:rsidP="00F348C6">
      <w:pPr>
        <w:pStyle w:val="-"/>
        <w:ind w:firstLine="420"/>
      </w:pPr>
      <w:r>
        <w:rPr>
          <w:rFonts w:hint="eastAsia"/>
        </w:rPr>
        <w:t>提到该系列富有挑战性的地牢关卡，热忱的粉丝们一定会想起“死亡陷阱”（</w:t>
      </w:r>
      <w:r>
        <w:rPr>
          <w:rFonts w:hint="eastAsia"/>
        </w:rPr>
        <w:t>S</w:t>
      </w:r>
      <w:r>
        <w:t>nares of Death</w:t>
      </w:r>
      <w:r>
        <w:rPr>
          <w:rFonts w:hint="eastAsia"/>
        </w:rPr>
        <w:t>）。</w:t>
      </w:r>
      <w:r w:rsidR="006854C1">
        <w:rPr>
          <w:rFonts w:hint="eastAsia"/>
        </w:rPr>
        <w:t>谜题是即时战略形式的，需要你及时反应，而且思路往往</w:t>
      </w:r>
      <w:proofErr w:type="gramStart"/>
      <w:r w:rsidR="006854C1">
        <w:rPr>
          <w:rFonts w:hint="eastAsia"/>
        </w:rPr>
        <w:t>有些剑</w:t>
      </w:r>
      <w:proofErr w:type="gramEnd"/>
      <w:r w:rsidR="006854C1">
        <w:rPr>
          <w:rFonts w:hint="eastAsia"/>
        </w:rPr>
        <w:t>走偏锋，令全球各地的玩家都百思不得</w:t>
      </w:r>
      <w:r w:rsidR="006854C1">
        <w:rPr>
          <w:rFonts w:hint="eastAsia"/>
        </w:rPr>
        <w:lastRenderedPageBreak/>
        <w:t>其解。我敢说，《冰城传奇</w:t>
      </w:r>
      <w:ins w:id="57" w:author="Fan Quan" w:date="2021-02-19T15:17:00Z">
        <w:r w:rsidR="001110DB">
          <w:rPr>
            <w:rFonts w:hint="eastAsia"/>
          </w:rPr>
          <w:t xml:space="preserve"> </w:t>
        </w:r>
      </w:ins>
      <w:r w:rsidR="006854C1">
        <w:rPr>
          <w:rFonts w:hint="eastAsia"/>
        </w:rPr>
        <w:t>2</w:t>
      </w:r>
      <w:r w:rsidR="006854C1">
        <w:rPr>
          <w:rFonts w:hint="eastAsia"/>
        </w:rPr>
        <w:t>》是三部曲中难度最高、最有挑战性的</w:t>
      </w:r>
      <w:proofErr w:type="gramStart"/>
      <w:r w:rsidR="006854C1">
        <w:rPr>
          <w:rFonts w:hint="eastAsia"/>
        </w:rPr>
        <w:t>一</w:t>
      </w:r>
      <w:proofErr w:type="gramEnd"/>
      <w:r w:rsidR="006854C1">
        <w:rPr>
          <w:rFonts w:hint="eastAsia"/>
        </w:rPr>
        <w:t>作——这一说辞可是很不得了的。</w:t>
      </w:r>
    </w:p>
    <w:p w14:paraId="2FC3111A" w14:textId="421ACBE7" w:rsidR="006854C1" w:rsidRPr="00C55B3D" w:rsidRDefault="006854C1" w:rsidP="00F348C6">
      <w:pPr>
        <w:pStyle w:val="-"/>
        <w:ind w:firstLine="420"/>
      </w:pPr>
    </w:p>
    <w:p w14:paraId="25C71370" w14:textId="77777777" w:rsidR="00881058" w:rsidRDefault="00881058" w:rsidP="00881058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40E9F0C" wp14:editId="0714C5C3">
            <wp:extent cx="2959200" cy="2217600"/>
            <wp:effectExtent l="0" t="0" r="0" b="0"/>
            <wp:docPr id="6" name="图片 6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R 代码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7C5" w14:textId="77237B06" w:rsidR="00FD78FB" w:rsidRDefault="00881058" w:rsidP="00881058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C6CA3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本系列游戏经常因</w:t>
      </w:r>
      <w:proofErr w:type="gramStart"/>
      <w:r>
        <w:rPr>
          <w:rFonts w:hint="eastAsia"/>
        </w:rPr>
        <w:t>随机遇敌事件</w:t>
      </w:r>
      <w:proofErr w:type="gramEnd"/>
      <w:r>
        <w:rPr>
          <w:rFonts w:hint="eastAsia"/>
        </w:rPr>
        <w:t>太多而遭到批评，这点开发者也心知肚明。</w:t>
      </w:r>
      <w:ins w:id="58" w:author="Fan Quan" w:date="2021-02-19T15:18:00Z">
        <w:r w:rsidR="00964E7C">
          <w:rPr>
            <w:rFonts w:hint="eastAsia"/>
          </w:rPr>
          <w:t>（译者注：图中右上角</w:t>
        </w:r>
      </w:ins>
      <w:ins w:id="59" w:author="Fan Quan" w:date="2021-02-19T15:19:00Z">
        <w:r w:rsidR="00964E7C">
          <w:rPr>
            <w:rFonts w:hint="eastAsia"/>
          </w:rPr>
          <w:t>前两行文字的意思是“让我休息一下吧！他们到底从哪冒出来的？”）</w:t>
        </w:r>
      </w:ins>
    </w:p>
    <w:p w14:paraId="7303652F" w14:textId="644DB036" w:rsidR="00881058" w:rsidRDefault="00881058" w:rsidP="00F348C6">
      <w:pPr>
        <w:pStyle w:val="-"/>
        <w:ind w:firstLine="420"/>
      </w:pPr>
    </w:p>
    <w:p w14:paraId="136DF670" w14:textId="27338593" w:rsidR="00881058" w:rsidRDefault="00881058" w:rsidP="00F348C6">
      <w:pPr>
        <w:pStyle w:val="-"/>
        <w:ind w:firstLine="420"/>
      </w:pPr>
      <w:r>
        <w:rPr>
          <w:rFonts w:hint="eastAsia"/>
        </w:rPr>
        <w:t>这之后，</w:t>
      </w:r>
      <w:r>
        <w:rPr>
          <w:rFonts w:hint="eastAsia"/>
        </w:rPr>
        <w:t xml:space="preserve"> </w:t>
      </w:r>
      <w:proofErr w:type="spellStart"/>
      <w:r>
        <w:t>Michale</w:t>
      </w:r>
      <w:proofErr w:type="spellEnd"/>
      <w:r>
        <w:t xml:space="preserve"> Cranford </w:t>
      </w:r>
      <w:r>
        <w:rPr>
          <w:rFonts w:hint="eastAsia"/>
        </w:rPr>
        <w:t>离开了公司，</w:t>
      </w:r>
      <w:r w:rsidR="00C705CD">
        <w:rPr>
          <w:rFonts w:hint="eastAsia"/>
        </w:rPr>
        <w:t>不过</w:t>
      </w:r>
      <w:r>
        <w:rPr>
          <w:rFonts w:hint="eastAsia"/>
        </w:rPr>
        <w:t xml:space="preserve"> </w:t>
      </w:r>
      <w:r>
        <w:t xml:space="preserve">1988 </w:t>
      </w:r>
      <w:r>
        <w:rPr>
          <w:rFonts w:hint="eastAsia"/>
        </w:rPr>
        <w:t>年推出的《冰城传奇</w:t>
      </w:r>
      <w:ins w:id="60" w:author="Fan Quan" w:date="2021-02-19T15:19:00Z">
        <w:r w:rsidR="00964E7C">
          <w:rPr>
            <w:rFonts w:hint="eastAsia"/>
          </w:rPr>
          <w:t xml:space="preserve"> </w:t>
        </w:r>
      </w:ins>
      <w:r>
        <w:rPr>
          <w:rFonts w:hint="eastAsia"/>
        </w:rPr>
        <w:t>3</w:t>
      </w:r>
      <w:r>
        <w:rPr>
          <w:rFonts w:hint="eastAsia"/>
        </w:rPr>
        <w:t>：</w:t>
      </w:r>
      <w:r w:rsidR="000E7613">
        <w:rPr>
          <w:rFonts w:hint="eastAsia"/>
        </w:rPr>
        <w:t>天命</w:t>
      </w:r>
      <w:r>
        <w:rPr>
          <w:rFonts w:hint="eastAsia"/>
        </w:rPr>
        <w:t>神偷》（</w:t>
      </w:r>
      <w:r>
        <w:rPr>
          <w:rFonts w:hint="eastAsia"/>
        </w:rPr>
        <w:t>T</w:t>
      </w:r>
      <w:r>
        <w:t>he Bard</w:t>
      </w:r>
      <w:proofErr w:type="gramStart"/>
      <w:r>
        <w:t>’</w:t>
      </w:r>
      <w:proofErr w:type="gramEnd"/>
      <w:r>
        <w:t>s Tale III: Thief of Fate</w:t>
      </w:r>
      <w:r>
        <w:rPr>
          <w:rFonts w:hint="eastAsia"/>
        </w:rPr>
        <w:t>）更进一步地拓展了游戏的世界观</w:t>
      </w:r>
      <w:r w:rsidR="00B06FFF">
        <w:rPr>
          <w:rStyle w:val="a9"/>
        </w:rPr>
        <w:footnoteReference w:id="4"/>
      </w:r>
      <w:r>
        <w:rPr>
          <w:rFonts w:hint="eastAsia"/>
        </w:rPr>
        <w:t>。</w:t>
      </w:r>
      <w:r w:rsidR="00C705CD">
        <w:rPr>
          <w:rFonts w:hint="eastAsia"/>
        </w:rPr>
        <w:t>在三代中，你要跨越</w:t>
      </w:r>
      <w:proofErr w:type="gramStart"/>
      <w:r w:rsidR="00C705CD">
        <w:rPr>
          <w:rFonts w:hint="eastAsia"/>
        </w:rPr>
        <w:t>不同次元</w:t>
      </w:r>
      <w:proofErr w:type="gramEnd"/>
      <w:r w:rsidR="00C705CD">
        <w:rPr>
          <w:rFonts w:hint="eastAsia"/>
        </w:rPr>
        <w:t>，完成各自的任务，收集魔法道具，最终颠覆</w:t>
      </w:r>
      <w:proofErr w:type="gramStart"/>
      <w:r w:rsidR="00C705CD">
        <w:rPr>
          <w:rFonts w:hint="eastAsia"/>
        </w:rPr>
        <w:t>疯神塔</w:t>
      </w:r>
      <w:proofErr w:type="gramEnd"/>
      <w:r w:rsidR="00C705CD">
        <w:rPr>
          <w:rFonts w:hint="eastAsia"/>
        </w:rPr>
        <w:t>尔扬（</w:t>
      </w:r>
      <w:proofErr w:type="spellStart"/>
      <w:r w:rsidR="00C705CD">
        <w:rPr>
          <w:rFonts w:hint="eastAsia"/>
        </w:rPr>
        <w:t>T</w:t>
      </w:r>
      <w:r w:rsidR="00C705CD">
        <w:t>arjan</w:t>
      </w:r>
      <w:proofErr w:type="spellEnd"/>
      <w:r w:rsidR="00C705CD">
        <w:rPr>
          <w:rFonts w:hint="eastAsia"/>
        </w:rPr>
        <w:t>）的统治。</w:t>
      </w:r>
    </w:p>
    <w:p w14:paraId="29FF64B6" w14:textId="39BB62E2" w:rsidR="00C705CD" w:rsidRDefault="00C705CD" w:rsidP="00F348C6">
      <w:pPr>
        <w:pStyle w:val="-"/>
        <w:ind w:firstLine="420"/>
      </w:pPr>
      <w:r>
        <w:rPr>
          <w:rFonts w:hint="eastAsia"/>
        </w:rPr>
        <w:t>三代游戏加入了自动记录地图和即时存档的功能，这一设计让游戏更好上手，便利不少。《冰城传奇</w:t>
      </w:r>
      <w:ins w:id="63" w:author="Fan Quan" w:date="2021-02-19T15:21:00Z">
        <w:r w:rsidR="00272E05">
          <w:rPr>
            <w:rFonts w:hint="eastAsia"/>
          </w:rPr>
          <w:t xml:space="preserve"> </w:t>
        </w:r>
      </w:ins>
      <w:r>
        <w:rPr>
          <w:rFonts w:hint="eastAsia"/>
        </w:rPr>
        <w:t>3</w:t>
      </w:r>
      <w:r>
        <w:rPr>
          <w:rFonts w:hint="eastAsia"/>
        </w:rPr>
        <w:t>》</w:t>
      </w:r>
      <w:ins w:id="64" w:author="Fan Quan" w:date="2021-02-19T15:22:00Z">
        <w:r w:rsidR="00272E05">
          <w:rPr>
            <w:rFonts w:hint="eastAsia"/>
          </w:rPr>
          <w:t>因其</w:t>
        </w:r>
      </w:ins>
      <w:del w:id="65" w:author="Fan Quan" w:date="2021-02-19T15:22:00Z">
        <w:r w:rsidDel="00272E05">
          <w:rPr>
            <w:rFonts w:hint="eastAsia"/>
          </w:rPr>
          <w:delText>的</w:delText>
        </w:r>
      </w:del>
      <w:r>
        <w:rPr>
          <w:rFonts w:hint="eastAsia"/>
        </w:rPr>
        <w:t>地点设计丰富多样，</w:t>
      </w:r>
      <w:ins w:id="66" w:author="Fan Quan" w:date="2021-02-19T15:22:00Z">
        <w:r w:rsidR="00272E05">
          <w:rPr>
            <w:rFonts w:hint="eastAsia"/>
          </w:rPr>
          <w:t>地牢中大量描述性文章，以及</w:t>
        </w:r>
      </w:ins>
      <w:ins w:id="67" w:author="Fan Quan" w:date="2021-02-19T15:23:00Z">
        <w:r w:rsidR="00272E05">
          <w:rPr>
            <w:rFonts w:hint="eastAsia"/>
          </w:rPr>
          <w:t>出色的</w:t>
        </w:r>
      </w:ins>
      <w:ins w:id="68" w:author="Fan Quan" w:date="2021-02-19T15:22:00Z">
        <w:r w:rsidR="00272E05">
          <w:rPr>
            <w:rFonts w:hint="eastAsia"/>
          </w:rPr>
          <w:t>整体剧情</w:t>
        </w:r>
      </w:ins>
      <w:ins w:id="69" w:author="Fan Quan" w:date="2021-02-19T15:23:00Z">
        <w:r w:rsidR="00272E05">
          <w:rPr>
            <w:rFonts w:hint="eastAsia"/>
          </w:rPr>
          <w:t>，</w:t>
        </w:r>
      </w:ins>
      <w:del w:id="70" w:author="Fan Quan" w:date="2021-02-19T15:23:00Z">
        <w:r w:rsidDel="00272E05">
          <w:rPr>
            <w:rFonts w:hint="eastAsia"/>
          </w:rPr>
          <w:delText>大量文本藏在地牢之中讲述故事，整体剧情也十分出彩，因此，</w:delText>
        </w:r>
      </w:del>
      <w:r>
        <w:rPr>
          <w:rFonts w:hint="eastAsia"/>
        </w:rPr>
        <w:t>它至今仍是我最为喜爱和投入的一代佳作。</w:t>
      </w:r>
    </w:p>
    <w:p w14:paraId="52DCC41F" w14:textId="39EB9B98" w:rsidR="00881058" w:rsidRPr="00C705CD" w:rsidRDefault="00C705CD" w:rsidP="00F348C6">
      <w:pPr>
        <w:pStyle w:val="-"/>
        <w:ind w:firstLine="420"/>
      </w:pPr>
      <w:r>
        <w:rPr>
          <w:rFonts w:hint="eastAsia"/>
        </w:rPr>
        <w:t>我个人非常享受三代的文本</w:t>
      </w:r>
      <w:ins w:id="71" w:author="Fan Quan" w:date="2021-02-19T15:23:00Z">
        <w:r w:rsidR="000C3077">
          <w:rPr>
            <w:rFonts w:hint="eastAsia"/>
          </w:rPr>
          <w:t>，</w:t>
        </w:r>
      </w:ins>
      <w:ins w:id="72" w:author="Fan Quan" w:date="2021-02-19T15:24:00Z">
        <w:r w:rsidR="000C3077">
          <w:rPr>
            <w:rFonts w:hint="eastAsia"/>
          </w:rPr>
          <w:t>因为</w:t>
        </w:r>
      </w:ins>
      <w:del w:id="73" w:author="Fan Quan" w:date="2021-02-19T15:23:00Z">
        <w:r w:rsidDel="000C3077">
          <w:rPr>
            <w:rFonts w:hint="eastAsia"/>
          </w:rPr>
          <w:delText>，因其</w:delText>
        </w:r>
      </w:del>
      <w:r>
        <w:rPr>
          <w:rFonts w:hint="eastAsia"/>
        </w:rPr>
        <w:t>风格极具感染力，</w:t>
      </w:r>
      <w:r w:rsidR="00950A6C">
        <w:rPr>
          <w:rFonts w:hint="eastAsia"/>
        </w:rPr>
        <w:t>词句之中往往也饱含诗意——</w:t>
      </w:r>
      <w:r w:rsidR="00B06FFF">
        <w:rPr>
          <w:rFonts w:hint="eastAsia"/>
        </w:rPr>
        <w:t>不仅会</w:t>
      </w:r>
      <w:r w:rsidR="00950A6C">
        <w:rPr>
          <w:rFonts w:hint="eastAsia"/>
        </w:rPr>
        <w:t>直抒胸臆</w:t>
      </w:r>
      <w:ins w:id="74" w:author="Fan Quan" w:date="2021-02-19T15:24:00Z">
        <w:r w:rsidR="000C3077">
          <w:rPr>
            <w:rFonts w:hint="eastAsia"/>
          </w:rPr>
          <w:t>，</w:t>
        </w:r>
      </w:ins>
      <w:del w:id="75" w:author="Fan Quan" w:date="2021-02-19T15:24:00Z">
        <w:r w:rsidR="00950A6C" w:rsidDel="000C3077">
          <w:rPr>
            <w:rFonts w:hint="eastAsia"/>
          </w:rPr>
          <w:delText>、</w:delText>
        </w:r>
      </w:del>
      <w:r w:rsidR="00B06FFF">
        <w:rPr>
          <w:rFonts w:hint="eastAsia"/>
        </w:rPr>
        <w:t>也</w:t>
      </w:r>
      <w:r w:rsidR="00950A6C">
        <w:rPr>
          <w:rFonts w:hint="eastAsia"/>
        </w:rPr>
        <w:t>有浪漫辛酸</w:t>
      </w:r>
      <w:ins w:id="76" w:author="Fan Quan" w:date="2021-02-19T15:24:00Z">
        <w:r w:rsidR="000C3077">
          <w:rPr>
            <w:rFonts w:hint="eastAsia"/>
          </w:rPr>
          <w:t>，</w:t>
        </w:r>
      </w:ins>
      <w:del w:id="77" w:author="Fan Quan" w:date="2021-02-19T15:24:00Z">
        <w:r w:rsidR="00950A6C" w:rsidDel="000C3077">
          <w:rPr>
            <w:rFonts w:hint="eastAsia"/>
          </w:rPr>
          <w:delText>、</w:delText>
        </w:r>
      </w:del>
      <w:r w:rsidR="00B06FFF">
        <w:rPr>
          <w:rFonts w:hint="eastAsia"/>
        </w:rPr>
        <w:t>更</w:t>
      </w:r>
      <w:r w:rsidR="00950A6C">
        <w:rPr>
          <w:rFonts w:hint="eastAsia"/>
        </w:rPr>
        <w:t>有惨痛悲剧。</w:t>
      </w:r>
      <w:r w:rsidR="00B06FFF">
        <w:rPr>
          <w:rFonts w:hint="eastAsia"/>
        </w:rPr>
        <w:t>我在和朋友</w:t>
      </w:r>
      <w:proofErr w:type="gramStart"/>
      <w:r w:rsidR="00B06FFF">
        <w:rPr>
          <w:rFonts w:hint="eastAsia"/>
        </w:rPr>
        <w:t>跑团玩</w:t>
      </w:r>
      <w:proofErr w:type="gramEnd"/>
      <w:r w:rsidR="00B06FFF">
        <w:rPr>
          <w:rFonts w:hint="eastAsia"/>
        </w:rPr>
        <w:t xml:space="preserve"> </w:t>
      </w:r>
      <w:r w:rsidR="00B06FFF">
        <w:t>AD</w:t>
      </w:r>
      <w:ins w:id="78" w:author="Fan Quan" w:date="2021-02-19T15:24:00Z">
        <w:r w:rsidR="000C3077">
          <w:rPr>
            <w:rFonts w:hint="eastAsia"/>
          </w:rPr>
          <w:t>&amp;</w:t>
        </w:r>
      </w:ins>
      <w:del w:id="79" w:author="Fan Quan" w:date="2021-02-19T15:24:00Z">
        <w:r w:rsidR="00B06FFF" w:rsidDel="000C3077">
          <w:delText>N</w:delText>
        </w:r>
      </w:del>
      <w:r w:rsidR="00B06FFF">
        <w:t>D</w:t>
      </w:r>
      <w:r w:rsidR="00B06FFF">
        <w:rPr>
          <w:rStyle w:val="a9"/>
        </w:rPr>
        <w:footnoteReference w:id="5"/>
      </w:r>
      <w:r w:rsidR="00B06FFF">
        <w:t xml:space="preserve"> </w:t>
      </w:r>
      <w:r w:rsidR="00B06FFF">
        <w:rPr>
          <w:rFonts w:hint="eastAsia"/>
        </w:rPr>
        <w:t>时，也经常会把游戏里的谜语拿来用呢！</w:t>
      </w:r>
    </w:p>
    <w:p w14:paraId="12488C52" w14:textId="6F69EF0F" w:rsidR="00881058" w:rsidRPr="00B06FFF" w:rsidRDefault="000E7613" w:rsidP="00F348C6">
      <w:pPr>
        <w:pStyle w:val="-"/>
        <w:ind w:firstLine="420"/>
      </w:pPr>
      <w:r>
        <w:rPr>
          <w:rFonts w:hint="eastAsia"/>
        </w:rPr>
        <w:t>愿你们都能亲眼目睹那神偷之天命显赫！为伟大的《冰城传奇》举杯欢庆吧！好哇！</w:t>
      </w:r>
    </w:p>
    <w:p w14:paraId="0AC25813" w14:textId="77777777" w:rsidR="00881058" w:rsidDel="000C3077" w:rsidRDefault="00881058" w:rsidP="00F348C6">
      <w:pPr>
        <w:pStyle w:val="-"/>
        <w:ind w:firstLine="420"/>
        <w:rPr>
          <w:del w:id="80" w:author="Fan Quan" w:date="2021-02-19T15:25:00Z"/>
        </w:rPr>
      </w:pPr>
    </w:p>
    <w:p w14:paraId="53CDE168" w14:textId="1C4D3205" w:rsidR="00881058" w:rsidRPr="00881058" w:rsidDel="000C3077" w:rsidRDefault="00881058" w:rsidP="000C3077">
      <w:pPr>
        <w:pStyle w:val="-"/>
        <w:ind w:firstLineChars="0" w:firstLine="0"/>
        <w:rPr>
          <w:del w:id="81" w:author="Fan Quan" w:date="2021-02-19T15:25:00Z"/>
        </w:rPr>
        <w:pPrChange w:id="82" w:author="Fan Quan" w:date="2021-02-19T15:25:00Z">
          <w:pPr>
            <w:pStyle w:val="-"/>
            <w:ind w:firstLine="420"/>
          </w:pPr>
        </w:pPrChange>
      </w:pPr>
    </w:p>
    <w:p w14:paraId="5884981F" w14:textId="71CCC0D7" w:rsidR="00881058" w:rsidDel="000C3077" w:rsidRDefault="00881058" w:rsidP="00F348C6">
      <w:pPr>
        <w:pStyle w:val="-"/>
        <w:ind w:firstLine="420"/>
        <w:rPr>
          <w:del w:id="83" w:author="Fan Quan" w:date="2021-02-19T15:25:00Z"/>
        </w:rPr>
      </w:pPr>
    </w:p>
    <w:p w14:paraId="570EE14E" w14:textId="77777777" w:rsidR="00881058" w:rsidDel="000C3077" w:rsidRDefault="00881058" w:rsidP="00F348C6">
      <w:pPr>
        <w:pStyle w:val="-"/>
        <w:ind w:firstLine="420"/>
        <w:rPr>
          <w:del w:id="84" w:author="Fan Quan" w:date="2021-02-19T15:25:00Z"/>
        </w:rPr>
      </w:pPr>
    </w:p>
    <w:p w14:paraId="04EC101B" w14:textId="77777777" w:rsidR="00FD78FB" w:rsidDel="000C3077" w:rsidRDefault="00FD78FB" w:rsidP="00F348C6">
      <w:pPr>
        <w:pStyle w:val="-"/>
        <w:ind w:firstLine="420"/>
        <w:rPr>
          <w:del w:id="85" w:author="Fan Quan" w:date="2021-02-19T15:25:00Z"/>
        </w:rPr>
      </w:pPr>
    </w:p>
    <w:p w14:paraId="6F327F9F" w14:textId="77777777" w:rsidR="00FD78FB" w:rsidDel="000C3077" w:rsidRDefault="00FD78FB" w:rsidP="00F348C6">
      <w:pPr>
        <w:pStyle w:val="-"/>
        <w:ind w:firstLine="420"/>
        <w:rPr>
          <w:del w:id="86" w:author="Fan Quan" w:date="2021-02-19T15:25:00Z"/>
        </w:rPr>
      </w:pPr>
    </w:p>
    <w:p w14:paraId="2ADB1DF0" w14:textId="77777777" w:rsidR="003F7E6F" w:rsidRPr="00373773" w:rsidDel="000C3077" w:rsidRDefault="003F7E6F" w:rsidP="00F348C6">
      <w:pPr>
        <w:pStyle w:val="-"/>
        <w:ind w:firstLine="420"/>
        <w:rPr>
          <w:del w:id="87" w:author="Fan Quan" w:date="2021-02-19T15:25:00Z"/>
        </w:rPr>
      </w:pPr>
    </w:p>
    <w:p w14:paraId="3318523C" w14:textId="77777777" w:rsidR="003F7E6F" w:rsidRDefault="003F7E6F" w:rsidP="000C3077">
      <w:pPr>
        <w:pStyle w:val="-"/>
        <w:ind w:firstLineChars="0" w:firstLine="0"/>
        <w:pPrChange w:id="88" w:author="Fan Quan" w:date="2021-02-19T15:24:00Z">
          <w:pPr>
            <w:pStyle w:val="-"/>
            <w:ind w:firstLine="420"/>
          </w:pPr>
        </w:pPrChange>
      </w:pPr>
    </w:p>
    <w:p w14:paraId="1278534C" w14:textId="77777777" w:rsidR="00BC6CA3" w:rsidRDefault="00BC6CA3" w:rsidP="00BC6CA3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1AAD6808" wp14:editId="1E386903">
            <wp:extent cx="2959200" cy="2217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DAA" w14:textId="1EBCE280" w:rsidR="003F7E6F" w:rsidRDefault="00BC6CA3" w:rsidP="00BC6CA3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《冰城传奇》系列在</w:t>
      </w:r>
      <w:r>
        <w:rPr>
          <w:rFonts w:hint="eastAsia"/>
        </w:rPr>
        <w:t xml:space="preserve"> </w:t>
      </w:r>
      <w:r>
        <w:t xml:space="preserve">2018 </w:t>
      </w:r>
      <w:r>
        <w:rPr>
          <w:rFonts w:hint="eastAsia"/>
        </w:rPr>
        <w:t>年得到了忠于原作的重制，重</w:t>
      </w:r>
      <w:ins w:id="89" w:author="Fan Quan" w:date="2021-02-19T15:25:00Z">
        <w:r w:rsidR="000C3077">
          <w:rPr>
            <w:rFonts w:hint="eastAsia"/>
          </w:rPr>
          <w:t>制</w:t>
        </w:r>
      </w:ins>
      <w:del w:id="90" w:author="Fan Quan" w:date="2021-02-19T15:25:00Z">
        <w:r w:rsidDel="000C3077">
          <w:rPr>
            <w:rFonts w:hint="eastAsia"/>
          </w:rPr>
          <w:delText>置</w:delText>
        </w:r>
      </w:del>
      <w:r>
        <w:rPr>
          <w:rFonts w:hint="eastAsia"/>
        </w:rPr>
        <w:t>版的图像全部翻新，修复了</w:t>
      </w:r>
      <w:r>
        <w:rPr>
          <w:rFonts w:hint="eastAsia"/>
        </w:rPr>
        <w:t xml:space="preserve"> </w:t>
      </w:r>
      <w:r>
        <w:t>bug</w:t>
      </w:r>
      <w:r>
        <w:rPr>
          <w:rFonts w:hint="eastAsia"/>
        </w:rPr>
        <w:t>，并且加入了全新的自动记录地图系统。</w:t>
      </w:r>
    </w:p>
    <w:p w14:paraId="700862BD" w14:textId="77777777" w:rsidR="003F7E6F" w:rsidRDefault="003F7E6F" w:rsidP="00F348C6">
      <w:pPr>
        <w:pStyle w:val="-"/>
        <w:ind w:firstLine="420"/>
      </w:pPr>
    </w:p>
    <w:p w14:paraId="0CC0E0A7" w14:textId="77777777" w:rsidR="003F7E6F" w:rsidRDefault="003F7E6F" w:rsidP="00F348C6">
      <w:pPr>
        <w:pStyle w:val="-"/>
        <w:ind w:firstLine="420"/>
      </w:pPr>
    </w:p>
    <w:p w14:paraId="5E772109" w14:textId="77777777" w:rsidR="003F7E6F" w:rsidRDefault="003F7E6F" w:rsidP="00F348C6">
      <w:pPr>
        <w:pStyle w:val="-"/>
        <w:ind w:firstLine="420"/>
      </w:pPr>
    </w:p>
    <w:p w14:paraId="1B3B4338" w14:textId="77777777" w:rsidR="003F7E6F" w:rsidRDefault="003F7E6F" w:rsidP="00F348C6">
      <w:pPr>
        <w:pStyle w:val="-"/>
        <w:ind w:firstLine="420"/>
      </w:pPr>
    </w:p>
    <w:p w14:paraId="4B8E72DE" w14:textId="77777777" w:rsidR="003F7E6F" w:rsidRDefault="003F7E6F" w:rsidP="00F348C6">
      <w:pPr>
        <w:pStyle w:val="-"/>
        <w:ind w:firstLine="420"/>
      </w:pPr>
    </w:p>
    <w:p w14:paraId="32D978FA" w14:textId="77777777" w:rsidR="003F7E6F" w:rsidRDefault="003F7E6F" w:rsidP="00F348C6">
      <w:pPr>
        <w:pStyle w:val="-"/>
        <w:ind w:firstLine="420"/>
      </w:pPr>
    </w:p>
    <w:p w14:paraId="5C02EFDA" w14:textId="77777777" w:rsidR="003F7E6F" w:rsidRDefault="003F7E6F" w:rsidP="00F348C6">
      <w:pPr>
        <w:pStyle w:val="-"/>
        <w:ind w:firstLine="420"/>
      </w:pPr>
    </w:p>
    <w:p w14:paraId="53E8E271" w14:textId="77777777" w:rsidR="00710D5F" w:rsidRPr="00E07734" w:rsidRDefault="00710D5F" w:rsidP="009A358F">
      <w:pPr>
        <w:pStyle w:val="-"/>
        <w:ind w:firstLineChars="95" w:firstLine="199"/>
      </w:pPr>
    </w:p>
    <w:sectPr w:rsidR="00710D5F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63700" w14:textId="77777777" w:rsidR="00755571" w:rsidRDefault="00755571" w:rsidP="00F841EF">
      <w:r>
        <w:separator/>
      </w:r>
    </w:p>
  </w:endnote>
  <w:endnote w:type="continuationSeparator" w:id="0">
    <w:p w14:paraId="1492160F" w14:textId="77777777" w:rsidR="00755571" w:rsidRDefault="00755571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8DE18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C3F64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21C6E" w14:textId="77777777" w:rsidR="00755571" w:rsidRDefault="00755571" w:rsidP="00F841EF">
      <w:r>
        <w:separator/>
      </w:r>
    </w:p>
  </w:footnote>
  <w:footnote w:type="continuationSeparator" w:id="0">
    <w:p w14:paraId="3AB23227" w14:textId="77777777" w:rsidR="00755571" w:rsidRDefault="00755571" w:rsidP="00F841EF">
      <w:r>
        <w:continuationSeparator/>
      </w:r>
    </w:p>
  </w:footnote>
  <w:footnote w:id="1">
    <w:p w14:paraId="34618323" w14:textId="77777777" w:rsidR="00DA3634" w:rsidRPr="00AC095D" w:rsidRDefault="00DA3634" w:rsidP="00DA3634">
      <w:pPr>
        <w:pStyle w:val="a7"/>
      </w:pPr>
      <w:r>
        <w:rPr>
          <w:rStyle w:val="a9"/>
        </w:rPr>
        <w:footnoteRef/>
      </w:r>
      <w:r>
        <w:t xml:space="preserve"> 许多知名</w:t>
      </w:r>
      <w:r>
        <w:rPr>
          <w:rFonts w:hint="eastAsia"/>
        </w:rPr>
        <w:t>作家根据《冰城传奇》的故事情节创作了八本小说，作者包括 Mer</w:t>
      </w:r>
      <w:r>
        <w:t>cedes Lackey</w:t>
      </w:r>
      <w:r>
        <w:rPr>
          <w:rFonts w:hint="eastAsia"/>
        </w:rPr>
        <w:t>，</w:t>
      </w:r>
      <w:r>
        <w:t xml:space="preserve">Josepha Sherman </w:t>
      </w:r>
      <w:r>
        <w:rPr>
          <w:rFonts w:hint="eastAsia"/>
        </w:rPr>
        <w:t xml:space="preserve">和 </w:t>
      </w:r>
      <w:r>
        <w:t>Michael Stackpole</w:t>
      </w:r>
      <w:r>
        <w:rPr>
          <w:rFonts w:hint="eastAsia"/>
        </w:rPr>
        <w:t>（此人还参与设计了《冰城传奇</w:t>
      </w:r>
      <w:r>
        <w:t>3</w:t>
      </w:r>
      <w:r>
        <w:rPr>
          <w:rFonts w:hint="eastAsia"/>
        </w:rPr>
        <w:t>》）。</w:t>
      </w:r>
    </w:p>
  </w:footnote>
  <w:footnote w:id="2">
    <w:p w14:paraId="628D0EBB" w14:textId="1AC7DAC3" w:rsidR="00072C63" w:rsidRPr="00072C63" w:rsidRDefault="00072C6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>
        <w:t xml:space="preserve">ARFI </w:t>
      </w:r>
      <w:proofErr w:type="gramStart"/>
      <w:r>
        <w:rPr>
          <w:rFonts w:hint="eastAsia"/>
        </w:rPr>
        <w:t>为一级魔法“</w:t>
      </w:r>
      <w:proofErr w:type="gramEnd"/>
      <w:r w:rsidR="00994E39">
        <w:rPr>
          <w:rFonts w:hint="eastAsia"/>
        </w:rPr>
        <w:t>电</w:t>
      </w:r>
      <w:r>
        <w:rPr>
          <w:rFonts w:hint="eastAsia"/>
        </w:rPr>
        <w:t>弧”（A</w:t>
      </w:r>
      <w:r>
        <w:t>rc Fire</w:t>
      </w:r>
      <w:r>
        <w:rPr>
          <w:rFonts w:hint="eastAsia"/>
        </w:rPr>
        <w:t xml:space="preserve">）的代码，效果是对单体目标造成 </w:t>
      </w:r>
      <w:r>
        <w:t xml:space="preserve">1-4 </w:t>
      </w:r>
      <w:r>
        <w:rPr>
          <w:rFonts w:hint="eastAsia"/>
        </w:rPr>
        <w:t>伤害乘以施咒者的等级。后两组并非游戏中的魔法代码，其中 NUKE</w:t>
      </w:r>
      <w:r>
        <w:t xml:space="preserve"> </w:t>
      </w:r>
      <w:r>
        <w:rPr>
          <w:rFonts w:hint="eastAsia"/>
        </w:rPr>
        <w:t>意为核弹</w:t>
      </w:r>
      <w:r w:rsidR="00F25557">
        <w:rPr>
          <w:rFonts w:hint="eastAsia"/>
        </w:rPr>
        <w:t>，</w:t>
      </w:r>
      <w:r w:rsidR="00434522">
        <w:rPr>
          <w:rFonts w:hint="eastAsia"/>
        </w:rPr>
        <w:t>属玩家恶搞。</w:t>
      </w:r>
    </w:p>
  </w:footnote>
  <w:footnote w:id="3">
    <w:p w14:paraId="7E6A56CE" w14:textId="55B4F924" w:rsidR="00CD28C3" w:rsidRPr="00CD28C3" w:rsidRDefault="00CD28C3">
      <w:pPr>
        <w:pStyle w:val="a7"/>
      </w:pPr>
      <w:ins w:id="12" w:author="Fan Quan" w:date="2021-02-18T11:38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</w:t>
        </w:r>
        <w:r w:rsidR="004F5AEE">
          <w:rPr>
            <w:rFonts w:hint="eastAsia"/>
          </w:rPr>
          <w:t>游戏中喝酒可以补充吟唱魔法曲子的次数。</w:t>
        </w:r>
      </w:ins>
    </w:p>
  </w:footnote>
  <w:footnote w:id="4">
    <w:p w14:paraId="19800BD1" w14:textId="793FEE96" w:rsidR="00B06FFF" w:rsidRDefault="00B06FFF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《冰城传奇》</w:t>
      </w:r>
      <w:ins w:id="61" w:author="Fan Quan" w:date="2021-02-19T15:20:00Z">
        <w:r w:rsidR="00964E7C">
          <w:rPr>
            <w:rFonts w:hint="eastAsia"/>
          </w:rPr>
          <w:t>这个名字的授权</w:t>
        </w:r>
      </w:ins>
      <w:del w:id="62" w:author="Fan Quan" w:date="2021-02-19T15:19:00Z">
        <w:r w:rsidDel="00964E7C">
          <w:rPr>
            <w:rFonts w:hint="eastAsia"/>
          </w:rPr>
          <w:delText>其名的版权</w:delText>
        </w:r>
      </w:del>
      <w:r>
        <w:rPr>
          <w:rFonts w:hint="eastAsia"/>
        </w:rPr>
        <w:t>不再归 I</w:t>
      </w:r>
      <w:r>
        <w:t xml:space="preserve">nterplay </w:t>
      </w:r>
      <w:r>
        <w:rPr>
          <w:rFonts w:hint="eastAsia"/>
        </w:rPr>
        <w:t xml:space="preserve">所有，而是被划给了发行商 EA，因此 </w:t>
      </w:r>
      <w:r>
        <w:t xml:space="preserve">1989 </w:t>
      </w:r>
      <w:r>
        <w:rPr>
          <w:rFonts w:hint="eastAsia"/>
        </w:rPr>
        <w:t>年推出的系列第四作不得不更名为《龙之战争》（D</w:t>
      </w:r>
      <w:r>
        <w:t>ragon Wars</w:t>
      </w:r>
      <w:r>
        <w:rPr>
          <w:rFonts w:hint="eastAsia"/>
        </w:rPr>
        <w:t>）</w:t>
      </w:r>
      <w:r>
        <w:rPr>
          <w:rFonts w:hint="eastAsia"/>
        </w:rPr>
        <w:t xml:space="preserve">。至此之后曾有过数次开发《冰城传奇4》的尝试，直到 </w:t>
      </w:r>
      <w:r>
        <w:t xml:space="preserve">2018 </w:t>
      </w:r>
      <w:r>
        <w:rPr>
          <w:rFonts w:hint="eastAsia"/>
        </w:rPr>
        <w:t>年，B</w:t>
      </w:r>
      <w:r>
        <w:t xml:space="preserve">rian Fargo </w:t>
      </w:r>
      <w:r>
        <w:rPr>
          <w:rFonts w:hint="eastAsia"/>
        </w:rPr>
        <w:t xml:space="preserve">创办的 </w:t>
      </w:r>
      <w:proofErr w:type="spellStart"/>
      <w:r>
        <w:t>InXile</w:t>
      </w:r>
      <w:proofErr w:type="spellEnd"/>
      <w:r>
        <w:t xml:space="preserve"> Entertainment </w:t>
      </w:r>
      <w:r>
        <w:rPr>
          <w:rFonts w:hint="eastAsia"/>
        </w:rPr>
        <w:t>公司</w:t>
      </w:r>
      <w:proofErr w:type="gramStart"/>
      <w:r>
        <w:rPr>
          <w:rFonts w:hint="eastAsia"/>
        </w:rPr>
        <w:t>宣布众筹成功</w:t>
      </w:r>
      <w:proofErr w:type="gramEnd"/>
      <w:r>
        <w:rPr>
          <w:rFonts w:hint="eastAsia"/>
        </w:rPr>
        <w:t>，即将推出原版游戏的第四代续作。</w:t>
      </w:r>
    </w:p>
  </w:footnote>
  <w:footnote w:id="5">
    <w:p w14:paraId="303341EA" w14:textId="6DF139C2" w:rsidR="00B06FFF" w:rsidRPr="00B06FFF" w:rsidRDefault="00B06FFF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译者注：A</w:t>
      </w:r>
      <w:r>
        <w:t>D&amp;D</w:t>
      </w:r>
      <w:r>
        <w:rPr>
          <w:rFonts w:hint="eastAsia"/>
        </w:rPr>
        <w:t>（A</w:t>
      </w:r>
      <w:r>
        <w:t>dvanced D&amp;D</w:t>
      </w:r>
      <w:r>
        <w:rPr>
          <w:rFonts w:hint="eastAsia"/>
        </w:rPr>
        <w:t xml:space="preserve">）为最初于 </w:t>
      </w:r>
      <w:r>
        <w:t xml:space="preserve">1978 </w:t>
      </w:r>
      <w:r>
        <w:rPr>
          <w:rFonts w:hint="eastAsia"/>
        </w:rPr>
        <w:t xml:space="preserve">年出版的龙与地下城规则书，比起 </w:t>
      </w:r>
      <w:r>
        <w:t xml:space="preserve">1977 </w:t>
      </w:r>
      <w:r>
        <w:rPr>
          <w:rFonts w:hint="eastAsia"/>
        </w:rPr>
        <w:t>年的简化整合版更为复杂、更有层次感，</w:t>
      </w:r>
      <w:r w:rsidR="00542DD5">
        <w:rPr>
          <w:rFonts w:hint="eastAsia"/>
        </w:rPr>
        <w:t>初次划分了主持人手册、玩家手册和怪物图鉴，并在日后加入了魔鬼和恶魔的新设定等。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9C5E1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F4131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96"/>
    <w:rsid w:val="00045DB7"/>
    <w:rsid w:val="000465DB"/>
    <w:rsid w:val="00053553"/>
    <w:rsid w:val="00055882"/>
    <w:rsid w:val="00062CAA"/>
    <w:rsid w:val="00064042"/>
    <w:rsid w:val="00072C63"/>
    <w:rsid w:val="00087AE0"/>
    <w:rsid w:val="00094845"/>
    <w:rsid w:val="00094A98"/>
    <w:rsid w:val="000A6A0B"/>
    <w:rsid w:val="000B34CB"/>
    <w:rsid w:val="000B7D86"/>
    <w:rsid w:val="000C1A81"/>
    <w:rsid w:val="000C3077"/>
    <w:rsid w:val="000E4E1E"/>
    <w:rsid w:val="000E7613"/>
    <w:rsid w:val="001054FE"/>
    <w:rsid w:val="001110DB"/>
    <w:rsid w:val="00111EB5"/>
    <w:rsid w:val="00117365"/>
    <w:rsid w:val="00150BAB"/>
    <w:rsid w:val="00153EE2"/>
    <w:rsid w:val="001573DA"/>
    <w:rsid w:val="0016522A"/>
    <w:rsid w:val="001806CB"/>
    <w:rsid w:val="001B3B4D"/>
    <w:rsid w:val="001C36AB"/>
    <w:rsid w:val="001C799A"/>
    <w:rsid w:val="001D0E73"/>
    <w:rsid w:val="001D5185"/>
    <w:rsid w:val="001D5E94"/>
    <w:rsid w:val="001E57C0"/>
    <w:rsid w:val="001E6C80"/>
    <w:rsid w:val="001F3F1F"/>
    <w:rsid w:val="001F5FF0"/>
    <w:rsid w:val="001F6039"/>
    <w:rsid w:val="00200E40"/>
    <w:rsid w:val="002169D6"/>
    <w:rsid w:val="002312C8"/>
    <w:rsid w:val="00234451"/>
    <w:rsid w:val="002425D0"/>
    <w:rsid w:val="002466B9"/>
    <w:rsid w:val="002602A7"/>
    <w:rsid w:val="0026784B"/>
    <w:rsid w:val="00270C80"/>
    <w:rsid w:val="00272E05"/>
    <w:rsid w:val="00273981"/>
    <w:rsid w:val="00285E6A"/>
    <w:rsid w:val="002A2333"/>
    <w:rsid w:val="002A5139"/>
    <w:rsid w:val="002B520A"/>
    <w:rsid w:val="002B5473"/>
    <w:rsid w:val="002D01D3"/>
    <w:rsid w:val="002E7DAD"/>
    <w:rsid w:val="002F1A0E"/>
    <w:rsid w:val="002F3408"/>
    <w:rsid w:val="002F7493"/>
    <w:rsid w:val="00316C8C"/>
    <w:rsid w:val="0032102F"/>
    <w:rsid w:val="003249D9"/>
    <w:rsid w:val="00333CDD"/>
    <w:rsid w:val="00355319"/>
    <w:rsid w:val="003575CF"/>
    <w:rsid w:val="00362338"/>
    <w:rsid w:val="00366B4E"/>
    <w:rsid w:val="00373773"/>
    <w:rsid w:val="003845EC"/>
    <w:rsid w:val="00385064"/>
    <w:rsid w:val="00385C4B"/>
    <w:rsid w:val="003B01FB"/>
    <w:rsid w:val="003E13C6"/>
    <w:rsid w:val="003F442C"/>
    <w:rsid w:val="003F7E6F"/>
    <w:rsid w:val="00412ACB"/>
    <w:rsid w:val="00427A03"/>
    <w:rsid w:val="00434522"/>
    <w:rsid w:val="004367FE"/>
    <w:rsid w:val="00445F1D"/>
    <w:rsid w:val="00473DBD"/>
    <w:rsid w:val="0047497F"/>
    <w:rsid w:val="004B4D18"/>
    <w:rsid w:val="004B7AB8"/>
    <w:rsid w:val="004C323F"/>
    <w:rsid w:val="004C691F"/>
    <w:rsid w:val="004F2255"/>
    <w:rsid w:val="004F5AEE"/>
    <w:rsid w:val="005062C4"/>
    <w:rsid w:val="005164E5"/>
    <w:rsid w:val="00532598"/>
    <w:rsid w:val="00542DD5"/>
    <w:rsid w:val="00561057"/>
    <w:rsid w:val="00576BB6"/>
    <w:rsid w:val="00594354"/>
    <w:rsid w:val="005A2AD5"/>
    <w:rsid w:val="005A5985"/>
    <w:rsid w:val="005B5669"/>
    <w:rsid w:val="005C71CD"/>
    <w:rsid w:val="005E1D00"/>
    <w:rsid w:val="005F397C"/>
    <w:rsid w:val="00621D8F"/>
    <w:rsid w:val="00635A85"/>
    <w:rsid w:val="00644371"/>
    <w:rsid w:val="0065046D"/>
    <w:rsid w:val="006530AD"/>
    <w:rsid w:val="00657B80"/>
    <w:rsid w:val="006610BC"/>
    <w:rsid w:val="00661441"/>
    <w:rsid w:val="00664DA0"/>
    <w:rsid w:val="006722AD"/>
    <w:rsid w:val="0067572E"/>
    <w:rsid w:val="0067675A"/>
    <w:rsid w:val="006854C1"/>
    <w:rsid w:val="00694FCF"/>
    <w:rsid w:val="006B2C72"/>
    <w:rsid w:val="006B3758"/>
    <w:rsid w:val="006C347B"/>
    <w:rsid w:val="006F4D28"/>
    <w:rsid w:val="00705A11"/>
    <w:rsid w:val="0071094A"/>
    <w:rsid w:val="00710D5F"/>
    <w:rsid w:val="0071777F"/>
    <w:rsid w:val="00730438"/>
    <w:rsid w:val="00731BF1"/>
    <w:rsid w:val="00750A2B"/>
    <w:rsid w:val="00755571"/>
    <w:rsid w:val="00757DFB"/>
    <w:rsid w:val="00766048"/>
    <w:rsid w:val="00771628"/>
    <w:rsid w:val="007752FB"/>
    <w:rsid w:val="007869FA"/>
    <w:rsid w:val="00791749"/>
    <w:rsid w:val="007A2BD6"/>
    <w:rsid w:val="007D71D1"/>
    <w:rsid w:val="00804F76"/>
    <w:rsid w:val="00806138"/>
    <w:rsid w:val="008451DD"/>
    <w:rsid w:val="00845AF8"/>
    <w:rsid w:val="00861514"/>
    <w:rsid w:val="00876728"/>
    <w:rsid w:val="00876D5E"/>
    <w:rsid w:val="0088105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66C0"/>
    <w:rsid w:val="00937B95"/>
    <w:rsid w:val="00950A6C"/>
    <w:rsid w:val="00960341"/>
    <w:rsid w:val="00964E7C"/>
    <w:rsid w:val="0097206B"/>
    <w:rsid w:val="009741BE"/>
    <w:rsid w:val="009851AC"/>
    <w:rsid w:val="00994E39"/>
    <w:rsid w:val="009A358F"/>
    <w:rsid w:val="009B5ACC"/>
    <w:rsid w:val="009C45E4"/>
    <w:rsid w:val="009D21CC"/>
    <w:rsid w:val="00A2094B"/>
    <w:rsid w:val="00A31C8C"/>
    <w:rsid w:val="00A3384D"/>
    <w:rsid w:val="00A47A89"/>
    <w:rsid w:val="00A50650"/>
    <w:rsid w:val="00A633EF"/>
    <w:rsid w:val="00A773E6"/>
    <w:rsid w:val="00A8527F"/>
    <w:rsid w:val="00A867B3"/>
    <w:rsid w:val="00A8783F"/>
    <w:rsid w:val="00A926C8"/>
    <w:rsid w:val="00AA606A"/>
    <w:rsid w:val="00AA68E8"/>
    <w:rsid w:val="00AC095D"/>
    <w:rsid w:val="00AC153E"/>
    <w:rsid w:val="00AC3916"/>
    <w:rsid w:val="00AC437D"/>
    <w:rsid w:val="00B02162"/>
    <w:rsid w:val="00B06FFF"/>
    <w:rsid w:val="00B10A40"/>
    <w:rsid w:val="00B25851"/>
    <w:rsid w:val="00B415B0"/>
    <w:rsid w:val="00B50715"/>
    <w:rsid w:val="00B62941"/>
    <w:rsid w:val="00B64617"/>
    <w:rsid w:val="00BA12D1"/>
    <w:rsid w:val="00BA2914"/>
    <w:rsid w:val="00BC6CA3"/>
    <w:rsid w:val="00BE1C72"/>
    <w:rsid w:val="00BF11F4"/>
    <w:rsid w:val="00C36086"/>
    <w:rsid w:val="00C55B3D"/>
    <w:rsid w:val="00C61659"/>
    <w:rsid w:val="00C705CD"/>
    <w:rsid w:val="00C7080D"/>
    <w:rsid w:val="00CD28C3"/>
    <w:rsid w:val="00CE2F7E"/>
    <w:rsid w:val="00CF2593"/>
    <w:rsid w:val="00D02128"/>
    <w:rsid w:val="00D03448"/>
    <w:rsid w:val="00D136D3"/>
    <w:rsid w:val="00D20FCA"/>
    <w:rsid w:val="00D22E2E"/>
    <w:rsid w:val="00D22E96"/>
    <w:rsid w:val="00D2473E"/>
    <w:rsid w:val="00D40B17"/>
    <w:rsid w:val="00D43879"/>
    <w:rsid w:val="00D47D43"/>
    <w:rsid w:val="00D62021"/>
    <w:rsid w:val="00D90387"/>
    <w:rsid w:val="00DA3634"/>
    <w:rsid w:val="00DA3E65"/>
    <w:rsid w:val="00DB684D"/>
    <w:rsid w:val="00DC7054"/>
    <w:rsid w:val="00DD0457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D3862"/>
    <w:rsid w:val="00ED46EA"/>
    <w:rsid w:val="00EE2E4F"/>
    <w:rsid w:val="00EE3E02"/>
    <w:rsid w:val="00F25557"/>
    <w:rsid w:val="00F27EC2"/>
    <w:rsid w:val="00F348C6"/>
    <w:rsid w:val="00F4269E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F523E"/>
  <w15:chartTrackingRefBased/>
  <w15:docId w15:val="{4A29C7AB-62EB-4085-A278-5BCE7EE9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4vqp7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goo.gl/4vqp7R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\&#22362;&#26524;&#20113;\CRPG-Book-Chinese\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review模版20201016.dotx</Template>
  <TotalTime>743</TotalTime>
  <Pages>3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 Astora</dc:creator>
  <cp:keywords/>
  <dc:description/>
  <cp:lastModifiedBy>Fan Quan</cp:lastModifiedBy>
  <cp:revision>32</cp:revision>
  <dcterms:created xsi:type="dcterms:W3CDTF">2021-02-05T06:52:00Z</dcterms:created>
  <dcterms:modified xsi:type="dcterms:W3CDTF">2021-02-19T23:25:00Z</dcterms:modified>
</cp:coreProperties>
</file>