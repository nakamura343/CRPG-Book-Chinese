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D87A7" w14:textId="6406B34E" w:rsidR="0016522A" w:rsidRPr="00F734E7" w:rsidRDefault="000C1A81" w:rsidP="00DB684D">
      <w:pPr>
        <w:pStyle w:val="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D95639F" wp14:editId="23466CBF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029592"/>
                <wp:effectExtent l="0" t="0" r="571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029592"/>
                          <a:chOff x="0" y="1802"/>
                          <a:chExt cx="6185535" cy="3029592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6540" y="1802"/>
                            <a:ext cx="6152454" cy="2674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224"/>
                            <a:ext cx="6185535" cy="3441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E044C7" w14:textId="7CCD2AFB" w:rsidR="00F96429" w:rsidRPr="003D1B06" w:rsidRDefault="00715C54" w:rsidP="00715C54">
                              <w:pPr>
                                <w:pStyle w:val="af4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W</w:t>
                              </w:r>
                              <w:r>
                                <w:t>estwood Studios, 1989, MS-DOS, Amiga, Atari ST, C64 and NES</w:t>
                              </w:r>
                            </w:p>
                            <w:p w14:paraId="6EBB4F6C" w14:textId="77777777" w:rsidR="000C1A81" w:rsidRPr="003D1B06" w:rsidRDefault="000C1A81" w:rsidP="00647780">
                              <w:pPr>
                                <w:pStyle w:val="af4"/>
                                <w:rPr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95639F" id="组合 4" o:spid="_x0000_s1026" style="position:absolute;left:0;text-align:left;margin-left:435.85pt;margin-top:44.4pt;width:487.05pt;height:238.55pt;z-index:251660288;mso-position-horizontal:right;mso-position-horizontal-relative:margin;mso-width-relative:margin;mso-height-relative:margin" coordorigin=",18" coordsize="61855,302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165;top:18;width:61524;height:26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2;width:61855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18E044C7" w14:textId="7CCD2AFB" w:rsidR="00F96429" w:rsidRPr="003D1B06" w:rsidRDefault="00715C54" w:rsidP="00715C54">
                        <w:pPr>
                          <w:pStyle w:val="af4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W</w:t>
                        </w:r>
                        <w:r>
                          <w:t>estwood Studios, 1989, MS-DOS, Amiga, Atari ST, C64 and NES</w:t>
                        </w:r>
                      </w:p>
                      <w:p w14:paraId="6EBB4F6C" w14:textId="77777777" w:rsidR="000C1A81" w:rsidRPr="003D1B06" w:rsidRDefault="000C1A81" w:rsidP="00647780">
                        <w:pPr>
                          <w:pStyle w:val="af4"/>
                          <w:rPr>
                            <w:szCs w:val="21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715C54">
        <w:rPr>
          <w:rFonts w:hint="eastAsia"/>
        </w:rPr>
        <w:t>希斯法尔</w:t>
      </w:r>
      <w:ins w:id="0" w:author="董 宇阳" w:date="2021-05-18T09:49:00Z">
        <w:r w:rsidR="00C0216E">
          <w:rPr>
            <w:rStyle w:val="a9"/>
          </w:rPr>
          <w:footnoteReference w:id="1"/>
        </w:r>
      </w:ins>
      <w:r w:rsidR="00DB684D">
        <w:rPr>
          <w:rFonts w:hint="eastAsia"/>
        </w:rPr>
        <w:t>》（</w:t>
      </w:r>
      <w:r w:rsidR="00715C54">
        <w:rPr>
          <w:rFonts w:hint="eastAsia"/>
        </w:rPr>
        <w:t>Hillsfar</w:t>
      </w:r>
      <w:r w:rsidR="00DB684D">
        <w:rPr>
          <w:rFonts w:hint="eastAsia"/>
        </w:rPr>
        <w:t>）</w:t>
      </w:r>
    </w:p>
    <w:p w14:paraId="7E59B794" w14:textId="00443C3C" w:rsidR="0016522A" w:rsidRDefault="008F2B87" w:rsidP="00F734E7">
      <w:r w:rsidRPr="008F2B87">
        <w:rPr>
          <w:rFonts w:hint="eastAsia"/>
        </w:rPr>
        <w:t>作者：</w:t>
      </w:r>
      <w:r w:rsidR="00715C54">
        <w:t>CA</w:t>
      </w:r>
    </w:p>
    <w:p w14:paraId="52E4A585" w14:textId="024C0D0F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r w:rsidR="00715C54">
        <w:rPr>
          <w:rFonts w:hint="eastAsia"/>
        </w:rPr>
        <w:t>F</w:t>
      </w:r>
      <w:r w:rsidR="00715C54">
        <w:t>Q</w:t>
      </w:r>
    </w:p>
    <w:p w14:paraId="28AEC9CB" w14:textId="4C80844A" w:rsidR="0016522A" w:rsidRDefault="009F7834" w:rsidP="00F734E7">
      <w:r>
        <w:pict w14:anchorId="311D1040">
          <v:rect id="_x0000_i1025" style="width:261.65pt;height:1pt" o:hrpct="500" o:hrstd="t" o:hrnoshade="t" o:hr="t" fillcolor="#cfcdcd [2894]" stroked="f"/>
        </w:pict>
      </w:r>
    </w:p>
    <w:p w14:paraId="5480287E" w14:textId="77777777" w:rsidR="0016522A" w:rsidRDefault="0016522A" w:rsidP="00F734E7">
      <w:pPr>
        <w:sectPr w:rsidR="0016522A" w:rsidSect="00F800C8">
          <w:headerReference w:type="default" r:id="rId10"/>
          <w:footerReference w:type="default" r:id="rId11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04F27B79" w14:textId="3EC0081F" w:rsidR="00715C54" w:rsidRDefault="00F40BA9" w:rsidP="00F348C6">
      <w:pPr>
        <w:pStyle w:val="-"/>
        <w:ind w:firstLine="420"/>
      </w:pPr>
      <w:r>
        <w:rPr>
          <w:rFonts w:hint="eastAsia"/>
        </w:rPr>
        <w:t>作为</w:t>
      </w:r>
      <w:r>
        <w:rPr>
          <w:rFonts w:hint="eastAsia"/>
        </w:rPr>
        <w:t xml:space="preserve"> SSI</w:t>
      </w:r>
      <w:r>
        <w:rPr>
          <w:rFonts w:hint="eastAsia"/>
        </w:rPr>
        <w:t>《高级龙与地下城》（</w:t>
      </w:r>
      <w:r>
        <w:rPr>
          <w:rFonts w:hint="eastAsia"/>
        </w:rPr>
        <w:t>A</w:t>
      </w:r>
      <w:r>
        <w:t>D&amp;D</w:t>
      </w:r>
      <w:r>
        <w:rPr>
          <w:rFonts w:hint="eastAsia"/>
        </w:rPr>
        <w:t>）系列的一部分，《希斯法尔》是一款制作精良的支线作品，就像所有的支线作品一样</w:t>
      </w:r>
      <w:r w:rsidR="00781340">
        <w:rPr>
          <w:rFonts w:hint="eastAsia"/>
        </w:rPr>
        <w:t>，</w:t>
      </w:r>
      <w:ins w:id="3" w:author="董 宇阳" w:date="2021-05-18T09:52:00Z">
        <w:r w:rsidR="004B6CA2">
          <w:rPr>
            <w:rFonts w:hint="eastAsia"/>
          </w:rPr>
          <w:t>在这里，</w:t>
        </w:r>
      </w:ins>
      <w:ins w:id="4" w:author="董 宇阳" w:date="2021-05-18T09:51:00Z">
        <w:r w:rsidR="004B6CA2">
          <w:rPr>
            <w:rFonts w:hint="eastAsia"/>
          </w:rPr>
          <w:t>敢于探索的勇士</w:t>
        </w:r>
      </w:ins>
      <w:ins w:id="5" w:author="董 宇阳" w:date="2021-05-18T09:52:00Z">
        <w:r w:rsidR="004B6CA2">
          <w:rPr>
            <w:rFonts w:hint="eastAsia"/>
          </w:rPr>
          <w:t>绝不会空手而归。</w:t>
        </w:r>
      </w:ins>
      <w:del w:id="6" w:author="董 宇阳" w:date="2021-05-18T09:52:00Z">
        <w:r w:rsidR="00781340" w:rsidDel="004B6CA2">
          <w:rPr>
            <w:rFonts w:hint="eastAsia"/>
          </w:rPr>
          <w:delText>对于那些有胆量去寻找的人们总会有所回报。</w:delText>
        </w:r>
      </w:del>
    </w:p>
    <w:p w14:paraId="539E4902" w14:textId="0ADDF62B" w:rsidR="00F348C6" w:rsidRDefault="00A0472E" w:rsidP="0082677E">
      <w:pPr>
        <w:pStyle w:val="-"/>
        <w:ind w:firstLine="420"/>
      </w:pPr>
      <w:commentRangeStart w:id="7"/>
      <w:ins w:id="8" w:author="董 宇阳" w:date="2021-05-18T10:01:00Z">
        <w:r>
          <w:rPr>
            <w:rFonts w:hint="eastAsia"/>
          </w:rPr>
          <w:t>正如</w:t>
        </w:r>
      </w:ins>
      <w:ins w:id="9" w:author="董 宇阳" w:date="2021-05-18T09:58:00Z">
        <w:r w:rsidR="004B6CA2">
          <w:rPr>
            <w:rFonts w:hint="eastAsia"/>
          </w:rPr>
          <w:t>《光芒之池》</w:t>
        </w:r>
      </w:ins>
      <w:ins w:id="10" w:author="董 宇阳" w:date="2021-05-18T10:00:00Z">
        <w:r w:rsidR="004B6CA2">
          <w:rPr>
            <w:rFonts w:hint="eastAsia"/>
          </w:rPr>
          <w:t>（</w:t>
        </w:r>
        <w:r w:rsidR="004B6CA2">
          <w:rPr>
            <w:rFonts w:hint="eastAsia"/>
          </w:rPr>
          <w:t>Pool</w:t>
        </w:r>
        <w:r w:rsidR="004B6CA2">
          <w:t xml:space="preserve"> of Radiance</w:t>
        </w:r>
        <w:r w:rsidR="004B6CA2">
          <w:rPr>
            <w:rFonts w:hint="eastAsia"/>
          </w:rPr>
          <w:t>）</w:t>
        </w:r>
      </w:ins>
      <w:ins w:id="11" w:author="董 宇阳" w:date="2021-05-18T09:58:00Z">
        <w:r w:rsidR="004B6CA2">
          <w:rPr>
            <w:rFonts w:hint="eastAsia"/>
          </w:rPr>
          <w:t>的</w:t>
        </w:r>
      </w:ins>
      <w:ins w:id="12" w:author="董 宇阳" w:date="2021-05-18T09:59:00Z">
        <w:r w:rsidR="004B6CA2">
          <w:rPr>
            <w:rFonts w:hint="eastAsia"/>
          </w:rPr>
          <w:t>角色数据能直接</w:t>
        </w:r>
      </w:ins>
      <w:ins w:id="13" w:author="董 宇阳" w:date="2021-05-18T10:00:00Z">
        <w:r w:rsidR="004B6CA2">
          <w:rPr>
            <w:rFonts w:hint="eastAsia"/>
          </w:rPr>
          <w:t>导进《青色枷锁的诅咒》</w:t>
        </w:r>
      </w:ins>
      <w:del w:id="14" w:author="董 宇阳" w:date="2021-05-18T10:00:00Z">
        <w:r w:rsidR="00781340" w:rsidDel="00A0472E">
          <w:rPr>
            <w:rFonts w:hint="eastAsia"/>
          </w:rPr>
          <w:delText>在你将角色数据从《光芒之池》（</w:delText>
        </w:r>
        <w:r w:rsidR="00781340" w:rsidDel="00A0472E">
          <w:rPr>
            <w:rFonts w:hint="eastAsia"/>
          </w:rPr>
          <w:delText>Pool</w:delText>
        </w:r>
        <w:r w:rsidR="00781340" w:rsidDel="00A0472E">
          <w:delText xml:space="preserve"> of Radiance</w:delText>
        </w:r>
        <w:r w:rsidR="00781340" w:rsidDel="00A0472E">
          <w:rPr>
            <w:rFonts w:hint="eastAsia"/>
          </w:rPr>
          <w:delText>）直接导入到《</w:delText>
        </w:r>
        <w:r w:rsidR="00781340" w:rsidRPr="00781340" w:rsidDel="00A0472E">
          <w:delText>青色枷锁的诅咒</w:delText>
        </w:r>
        <w:r w:rsidR="00781340" w:rsidDel="00A0472E">
          <w:rPr>
            <w:rFonts w:hint="eastAsia"/>
          </w:rPr>
          <w:delText>》</w:delText>
        </w:r>
      </w:del>
      <w:r w:rsidR="00781340">
        <w:rPr>
          <w:rFonts w:hint="eastAsia"/>
        </w:rPr>
        <w:t>（</w:t>
      </w:r>
      <w:r w:rsidR="00781340">
        <w:rPr>
          <w:rFonts w:hint="eastAsia"/>
        </w:rPr>
        <w:t>Curse</w:t>
      </w:r>
      <w:r w:rsidR="00781340">
        <w:t xml:space="preserve"> of the Azure Bonds</w:t>
      </w:r>
      <w:r w:rsidR="00781340">
        <w:rPr>
          <w:rFonts w:hint="eastAsia"/>
        </w:rPr>
        <w:t>）</w:t>
      </w:r>
      <w:r w:rsidR="00781340">
        <w:rPr>
          <w:rStyle w:val="a9"/>
        </w:rPr>
        <w:footnoteReference w:id="2"/>
      </w:r>
      <w:del w:id="15" w:author="董 宇阳" w:date="2021-05-18T10:00:00Z">
        <w:r w:rsidR="00781340" w:rsidDel="00A0472E">
          <w:rPr>
            <w:rFonts w:hint="eastAsia"/>
          </w:rPr>
          <w:delText>之前</w:delText>
        </w:r>
      </w:del>
      <w:r w:rsidR="00781340">
        <w:rPr>
          <w:rFonts w:hint="eastAsia"/>
        </w:rPr>
        <w:t>，</w:t>
      </w:r>
      <w:ins w:id="16" w:author="董 宇阳" w:date="2021-05-18T10:01:00Z">
        <w:r>
          <w:rPr>
            <w:rFonts w:hint="eastAsia"/>
          </w:rPr>
          <w:t>《希斯法尔》也能继承《光芒之池》的角色数据</w:t>
        </w:r>
      </w:ins>
      <w:ins w:id="17" w:author="董 宇阳" w:date="2021-05-18T10:04:00Z">
        <w:r>
          <w:rPr>
            <w:rFonts w:hint="eastAsia"/>
          </w:rPr>
          <w:t>。</w:t>
        </w:r>
      </w:ins>
      <w:ins w:id="18" w:author="董 宇阳" w:date="2021-05-18T12:42:00Z">
        <w:r w:rsidR="000D32A7">
          <w:rPr>
            <w:rFonts w:hint="eastAsia"/>
          </w:rPr>
          <w:t>你</w:t>
        </w:r>
      </w:ins>
      <w:ins w:id="19" w:author="董 宇阳" w:date="2021-05-18T10:03:00Z">
        <w:r>
          <w:rPr>
            <w:rFonts w:hint="eastAsia"/>
          </w:rPr>
          <w:t>还能将《希斯法尔》的数据导入《青色枷锁的诅咒》。</w:t>
        </w:r>
      </w:ins>
      <w:commentRangeEnd w:id="7"/>
      <w:ins w:id="20" w:author="董 宇阳" w:date="2021-05-18T12:23:00Z">
        <w:r w:rsidR="00B34D5D">
          <w:rPr>
            <w:rStyle w:val="af6"/>
            <w:rFonts w:asciiTheme="minorHAnsi" w:eastAsiaTheme="minorEastAsia" w:hAnsiTheme="minorHAnsi"/>
          </w:rPr>
          <w:commentReference w:id="7"/>
        </w:r>
      </w:ins>
      <w:del w:id="21" w:author="董 宇阳" w:date="2021-05-18T10:26:00Z">
        <w:r w:rsidR="00781340" w:rsidDel="00395C5B">
          <w:rPr>
            <w:rFonts w:hint="eastAsia"/>
          </w:rPr>
          <w:delText>你还可以将他们导入到《希斯法尔》，然后再把他们导出去。</w:delText>
        </w:r>
      </w:del>
      <w:r w:rsidR="00402CED">
        <w:rPr>
          <w:rFonts w:hint="eastAsia"/>
        </w:rPr>
        <w:t>角色并不能在《希斯法尔》中升级，但是获取的经验值可以跟着一起转移。</w:t>
      </w:r>
    </w:p>
    <w:p w14:paraId="373F09C8" w14:textId="0867134E" w:rsidR="00402CED" w:rsidRDefault="00402CED" w:rsidP="00F348C6">
      <w:pPr>
        <w:pStyle w:val="-"/>
        <w:ind w:firstLine="420"/>
      </w:pPr>
    </w:p>
    <w:p w14:paraId="595BB123" w14:textId="77777777" w:rsidR="00402CED" w:rsidRDefault="00402CED" w:rsidP="00402CED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2EFF3518" wp14:editId="7124E862">
            <wp:extent cx="2959200" cy="2221166"/>
            <wp:effectExtent l="0" t="0" r="0" b="8255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3C0C" w14:textId="548F1EAD" w:rsidR="00402CED" w:rsidRDefault="00402CED" w:rsidP="00402CED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0CB5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你可以</w:t>
      </w:r>
      <w:r w:rsidR="0062562A">
        <w:rPr>
          <w:rFonts w:hint="eastAsia"/>
        </w:rPr>
        <w:t>光明正大地进入</w:t>
      </w:r>
      <w:r>
        <w:rPr>
          <w:rFonts w:hint="eastAsia"/>
        </w:rPr>
        <w:t>工会、商店、酒馆，或者</w:t>
      </w:r>
      <w:r w:rsidR="0082677E">
        <w:rPr>
          <w:rFonts w:hint="eastAsia"/>
        </w:rPr>
        <w:t>使</w:t>
      </w:r>
      <w:r>
        <w:rPr>
          <w:rFonts w:hint="eastAsia"/>
        </w:rPr>
        <w:t>用撬锁技能或破门戒指（</w:t>
      </w:r>
      <w:r>
        <w:rPr>
          <w:rFonts w:hint="eastAsia"/>
        </w:rPr>
        <w:t>Ring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Knock</w:t>
      </w:r>
      <w:r>
        <w:rPr>
          <w:rFonts w:hint="eastAsia"/>
        </w:rPr>
        <w:t>）</w:t>
      </w:r>
      <w:r w:rsidR="0082677E">
        <w:rPr>
          <w:rStyle w:val="a9"/>
        </w:rPr>
        <w:footnoteReference w:id="3"/>
      </w:r>
      <w:r w:rsidR="0082677E">
        <w:rPr>
          <w:rFonts w:hint="eastAsia"/>
        </w:rPr>
        <w:t>来破门而入。</w:t>
      </w:r>
    </w:p>
    <w:p w14:paraId="23875DCD" w14:textId="633FB560" w:rsidR="00402CED" w:rsidRPr="0082677E" w:rsidRDefault="00402CED" w:rsidP="00F348C6">
      <w:pPr>
        <w:pStyle w:val="-"/>
        <w:ind w:firstLine="420"/>
      </w:pPr>
    </w:p>
    <w:p w14:paraId="5D498DD0" w14:textId="77777777" w:rsidR="00CD0CB5" w:rsidRDefault="0082677E" w:rsidP="00CD0CB5">
      <w:pPr>
        <w:pStyle w:val="-"/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614D75F6" wp14:editId="599D06BA">
            <wp:extent cx="2959200" cy="2221166"/>
            <wp:effectExtent l="0" t="0" r="0" b="8255"/>
            <wp:docPr id="6" name="Picture 6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03DC" w14:textId="56AF030B" w:rsidR="0082677E" w:rsidRDefault="00CD0CB5" w:rsidP="00CD0CB5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要想撬锁，你必须找到形状与锁芯对应的钥匙。不仅时间有限，你还必须留意陷阱</w:t>
      </w:r>
      <w:ins w:id="22" w:author="董 宇阳" w:date="2021-05-18T10:32:00Z">
        <w:r w:rsidR="00C65CC6">
          <w:rPr>
            <w:rFonts w:hint="eastAsia"/>
          </w:rPr>
          <w:t>，</w:t>
        </w:r>
      </w:ins>
      <w:del w:id="23" w:author="董 宇阳" w:date="2021-05-18T10:32:00Z">
        <w:r w:rsidDel="00C65CC6">
          <w:rPr>
            <w:rFonts w:hint="eastAsia"/>
          </w:rPr>
          <w:delText>以及</w:delText>
        </w:r>
      </w:del>
      <w:r>
        <w:rPr>
          <w:rFonts w:hint="eastAsia"/>
        </w:rPr>
        <w:t>小心不要弄坏锁头。</w:t>
      </w:r>
    </w:p>
    <w:p w14:paraId="50C7C797" w14:textId="11780394" w:rsidR="0082677E" w:rsidRDefault="0082677E" w:rsidP="00F348C6">
      <w:pPr>
        <w:pStyle w:val="-"/>
        <w:ind w:firstLine="420"/>
      </w:pPr>
    </w:p>
    <w:p w14:paraId="442DF70B" w14:textId="256B85CA" w:rsidR="00CD0CB5" w:rsidRDefault="00CD0CB5" w:rsidP="00F348C6">
      <w:pPr>
        <w:pStyle w:val="-"/>
        <w:ind w:firstLine="420"/>
      </w:pPr>
      <w:r>
        <w:rPr>
          <w:rFonts w:hint="eastAsia"/>
        </w:rPr>
        <w:t>这款游戏玩起来和其他金盒子（</w:t>
      </w:r>
      <w:r>
        <w:rPr>
          <w:rFonts w:hint="eastAsia"/>
        </w:rPr>
        <w:t>Gold</w:t>
      </w:r>
      <w:r>
        <w:t xml:space="preserve"> </w:t>
      </w:r>
      <w:r>
        <w:rPr>
          <w:rFonts w:hint="eastAsia"/>
        </w:rPr>
        <w:t>Box</w:t>
      </w:r>
      <w:r>
        <w:rPr>
          <w:rFonts w:hint="eastAsia"/>
        </w:rPr>
        <w:t>）系列游戏</w:t>
      </w:r>
      <w:r w:rsidR="00E63D2F">
        <w:rPr>
          <w:rFonts w:hint="eastAsia"/>
        </w:rPr>
        <w:t>不太一样。你的队伍在希斯法尔城外</w:t>
      </w:r>
      <w:r w:rsidR="00716530">
        <w:rPr>
          <w:rFonts w:hint="eastAsia"/>
        </w:rPr>
        <w:t>驻扎</w:t>
      </w:r>
      <w:r w:rsidR="00E63D2F">
        <w:rPr>
          <w:rFonts w:hint="eastAsia"/>
        </w:rPr>
        <w:t>，</w:t>
      </w:r>
      <w:del w:id="24" w:author="董 宇阳" w:date="2021-05-18T10:37:00Z">
        <w:r w:rsidR="00B84553" w:rsidDel="008F2A3F">
          <w:rPr>
            <w:rFonts w:hint="eastAsia"/>
          </w:rPr>
          <w:delText>这里</w:delText>
        </w:r>
      </w:del>
      <w:del w:id="25" w:author="董 宇阳" w:date="2021-05-18T10:34:00Z">
        <w:r w:rsidR="00B84553" w:rsidDel="00C65CC6">
          <w:rPr>
            <w:rFonts w:hint="eastAsia"/>
          </w:rPr>
          <w:delText>被</w:delText>
        </w:r>
      </w:del>
      <w:r w:rsidR="00B84553">
        <w:rPr>
          <w:rFonts w:hint="eastAsia"/>
        </w:rPr>
        <w:t>大法师马希尔（</w:t>
      </w:r>
      <w:r w:rsidR="00B84553">
        <w:rPr>
          <w:rFonts w:hint="eastAsia"/>
        </w:rPr>
        <w:t>Maalthiir</w:t>
      </w:r>
      <w:r w:rsidR="00B84553">
        <w:rPr>
          <w:rFonts w:hint="eastAsia"/>
        </w:rPr>
        <w:t>）</w:t>
      </w:r>
      <w:ins w:id="26" w:author="董 宇阳" w:date="2021-05-18T10:37:00Z">
        <w:r w:rsidR="008F2A3F">
          <w:rPr>
            <w:rFonts w:hint="eastAsia"/>
          </w:rPr>
          <w:t>在这里</w:t>
        </w:r>
      </w:ins>
      <w:ins w:id="27" w:author="董 宇阳" w:date="2021-05-18T10:38:00Z">
        <w:r w:rsidR="008F2A3F">
          <w:rPr>
            <w:rFonts w:hint="eastAsia"/>
          </w:rPr>
          <w:t>称霸一方，欺压百姓</w:t>
        </w:r>
      </w:ins>
      <w:del w:id="28" w:author="董 宇阳" w:date="2021-05-18T10:38:00Z">
        <w:r w:rsidR="00B84553" w:rsidDel="008F2A3F">
          <w:rPr>
            <w:rFonts w:hint="eastAsia"/>
          </w:rPr>
          <w:delText>统治</w:delText>
        </w:r>
      </w:del>
      <w:r w:rsidR="00B84553">
        <w:rPr>
          <w:rFonts w:hint="eastAsia"/>
        </w:rPr>
        <w:t>，</w:t>
      </w:r>
      <w:ins w:id="29" w:author="董 宇阳" w:date="2021-05-18T10:36:00Z">
        <w:r w:rsidR="00C65CC6">
          <w:rPr>
            <w:rFonts w:hint="eastAsia"/>
          </w:rPr>
          <w:t>城内禁用魔法</w:t>
        </w:r>
      </w:ins>
      <w:del w:id="30" w:author="董 宇阳" w:date="2021-05-18T10:38:00Z">
        <w:r w:rsidR="00B84553" w:rsidDel="008F2A3F">
          <w:rPr>
            <w:rFonts w:hint="eastAsia"/>
          </w:rPr>
          <w:delText>禁止使用魔法并且剥削平民</w:delText>
        </w:r>
      </w:del>
      <w:r w:rsidR="00B84553">
        <w:rPr>
          <w:rFonts w:hint="eastAsia"/>
        </w:rPr>
        <w:t>。</w:t>
      </w:r>
    </w:p>
    <w:p w14:paraId="23089E35" w14:textId="427A5E8E" w:rsidR="00B84553" w:rsidRDefault="00B84553" w:rsidP="00F348C6">
      <w:pPr>
        <w:pStyle w:val="-"/>
        <w:ind w:firstLine="420"/>
      </w:pPr>
      <w:r>
        <w:rPr>
          <w:rFonts w:hint="eastAsia"/>
        </w:rPr>
        <w:t>你操作一个</w:t>
      </w:r>
      <w:ins w:id="31" w:author="董 宇阳" w:date="2021-05-18T12:38:00Z">
        <w:r w:rsidR="00236DAB">
          <w:rPr>
            <w:rFonts w:hint="eastAsia"/>
          </w:rPr>
          <w:t>特定</w:t>
        </w:r>
      </w:ins>
      <w:del w:id="32" w:author="董 宇阳" w:date="2021-05-18T12:38:00Z">
        <w:r w:rsidDel="00236DAB">
          <w:rPr>
            <w:rFonts w:hint="eastAsia"/>
          </w:rPr>
          <w:delText>单独的</w:delText>
        </w:r>
      </w:del>
      <w:r>
        <w:rPr>
          <w:rFonts w:hint="eastAsia"/>
        </w:rPr>
        <w:t>角色在城里做任务。根据角色各自的职业，玩家需要去对应的公会领取任务。任务</w:t>
      </w:r>
      <w:r w:rsidR="001969DE">
        <w:rPr>
          <w:rFonts w:hint="eastAsia"/>
        </w:rPr>
        <w:t>种类小到寻回失物，大到调查绑架案，也许还需要你为了获得情报而去竞技场角斗，或者去酒馆打听最新的传闻。每个职业都有三个任务，奖励依次升高。</w:t>
      </w:r>
    </w:p>
    <w:p w14:paraId="768669CA" w14:textId="27ECAAB1" w:rsidR="00710D5F" w:rsidRDefault="00AF0AA3" w:rsidP="00F348C6">
      <w:pPr>
        <w:pStyle w:val="-"/>
        <w:ind w:firstLine="420"/>
      </w:pPr>
      <w:r>
        <w:rPr>
          <w:rFonts w:hint="eastAsia"/>
        </w:rPr>
        <w:t>大部分操作都是以</w:t>
      </w:r>
      <w:r w:rsidR="00716530">
        <w:rPr>
          <w:rFonts w:hint="eastAsia"/>
        </w:rPr>
        <w:t>类似</w:t>
      </w:r>
      <w:r>
        <w:rPr>
          <w:rFonts w:hint="eastAsia"/>
        </w:rPr>
        <w:t>街机的分段形式完成的。要想去往边远地区就需要骑马穿越泥泞且布满障碍的道路。调查（或者闯入）地点</w:t>
      </w:r>
      <w:ins w:id="33" w:author="董 宇阳" w:date="2021-05-18T10:58:00Z">
        <w:r w:rsidR="002E5E99">
          <w:rPr>
            <w:rFonts w:hint="eastAsia"/>
          </w:rPr>
          <w:t>时游戏切换成</w:t>
        </w:r>
      </w:ins>
      <w:del w:id="34" w:author="董 宇阳" w:date="2021-05-18T10:58:00Z">
        <w:r w:rsidDel="002E5E99">
          <w:rPr>
            <w:rFonts w:hint="eastAsia"/>
          </w:rPr>
          <w:delText>则使用了</w:delText>
        </w:r>
      </w:del>
      <w:r w:rsidR="00846472">
        <w:rPr>
          <w:rFonts w:hint="eastAsia"/>
        </w:rPr>
        <w:t>俯视角</w:t>
      </w:r>
      <w:ins w:id="35" w:author="董 宇阳" w:date="2021-05-18T10:58:00Z">
        <w:r w:rsidR="002E5E99">
          <w:rPr>
            <w:rFonts w:hint="eastAsia"/>
          </w:rPr>
          <w:t>视图</w:t>
        </w:r>
      </w:ins>
      <w:r w:rsidR="00846472">
        <w:rPr>
          <w:rFonts w:hint="eastAsia"/>
        </w:rPr>
        <w:t>，</w:t>
      </w:r>
      <w:ins w:id="36" w:author="董 宇阳" w:date="2021-05-18T10:59:00Z">
        <w:r w:rsidR="002E5E99">
          <w:rPr>
            <w:rFonts w:hint="eastAsia"/>
          </w:rPr>
          <w:t>有助于</w:t>
        </w:r>
      </w:ins>
      <w:ins w:id="37" w:author="董 宇阳" w:date="2021-05-18T12:42:00Z">
        <w:r w:rsidR="000D32A7">
          <w:rPr>
            <w:rFonts w:hint="eastAsia"/>
          </w:rPr>
          <w:t>你</w:t>
        </w:r>
      </w:ins>
      <w:del w:id="38" w:author="董 宇阳" w:date="2021-05-18T10:59:00Z">
        <w:r w:rsidR="00846472" w:rsidDel="002E5E99">
          <w:rPr>
            <w:rFonts w:hint="eastAsia"/>
          </w:rPr>
          <w:delText>借此你可以</w:delText>
        </w:r>
      </w:del>
      <w:r w:rsidR="00846472">
        <w:rPr>
          <w:rFonts w:hint="eastAsia"/>
        </w:rPr>
        <w:t>在迷宫中寻找宝藏</w:t>
      </w:r>
      <w:ins w:id="39" w:author="董 宇阳" w:date="2021-05-18T10:59:00Z">
        <w:r w:rsidR="002E5E99">
          <w:rPr>
            <w:rFonts w:hint="eastAsia"/>
          </w:rPr>
          <w:t>、</w:t>
        </w:r>
      </w:ins>
      <w:del w:id="40" w:author="董 宇阳" w:date="2021-05-18T10:59:00Z">
        <w:r w:rsidR="00846472" w:rsidDel="002E5E99">
          <w:rPr>
            <w:rFonts w:hint="eastAsia"/>
          </w:rPr>
          <w:delText>或者</w:delText>
        </w:r>
      </w:del>
      <w:r w:rsidR="00846472">
        <w:rPr>
          <w:rFonts w:hint="eastAsia"/>
        </w:rPr>
        <w:t>线索，或者躲避警卫和魔法陷阱。</w:t>
      </w:r>
      <w:r w:rsidR="00EC448B">
        <w:rPr>
          <w:rFonts w:hint="eastAsia"/>
        </w:rPr>
        <w:t>地图中</w:t>
      </w:r>
      <w:del w:id="41" w:author="董 宇阳" w:date="2021-05-18T11:06:00Z">
        <w:r w:rsidR="00EC448B" w:rsidDel="002E5E99">
          <w:rPr>
            <w:rFonts w:hint="eastAsia"/>
          </w:rPr>
          <w:delText>还</w:delText>
        </w:r>
      </w:del>
      <w:r w:rsidR="00EC448B">
        <w:rPr>
          <w:rFonts w:hint="eastAsia"/>
        </w:rPr>
        <w:t>有一个靶场供你赢得一些奖金，</w:t>
      </w:r>
      <w:del w:id="42" w:author="董 宇阳" w:date="2021-05-18T12:10:00Z">
        <w:r w:rsidR="00EC448B" w:rsidDel="00FD65A3">
          <w:rPr>
            <w:rFonts w:hint="eastAsia"/>
          </w:rPr>
          <w:delText>类似的</w:delText>
        </w:r>
      </w:del>
      <w:r w:rsidR="00EC448B">
        <w:rPr>
          <w:rFonts w:hint="eastAsia"/>
        </w:rPr>
        <w:t>还有一个竞技场（</w:t>
      </w:r>
      <w:ins w:id="43" w:author="董 宇阳" w:date="2021-05-18T12:11:00Z">
        <w:r w:rsidR="00FD65A3">
          <w:rPr>
            <w:rFonts w:hint="eastAsia"/>
          </w:rPr>
          <w:t>有时赌注不是金钱，而是</w:t>
        </w:r>
      </w:ins>
      <w:del w:id="44" w:author="董 宇阳" w:date="2021-05-18T12:11:00Z">
        <w:r w:rsidR="00EC448B" w:rsidDel="00FD65A3">
          <w:rPr>
            <w:rFonts w:hint="eastAsia"/>
          </w:rPr>
          <w:delText>有时候你需要赢得的是</w:delText>
        </w:r>
      </w:del>
      <w:r w:rsidR="00EC448B">
        <w:rPr>
          <w:rFonts w:hint="eastAsia"/>
        </w:rPr>
        <w:t>性命）。</w:t>
      </w:r>
    </w:p>
    <w:p w14:paraId="6975925E" w14:textId="4704A9D7" w:rsidR="00EC448B" w:rsidRDefault="00EC448B" w:rsidP="00F348C6">
      <w:pPr>
        <w:pStyle w:val="-"/>
        <w:ind w:firstLine="420"/>
      </w:pPr>
      <w:r>
        <w:rPr>
          <w:rFonts w:hint="eastAsia"/>
        </w:rPr>
        <w:t>所有的战斗都在竞技场中展开</w:t>
      </w:r>
      <w:del w:id="45" w:author="董 宇阳" w:date="2021-05-18T12:11:00Z">
        <w:r w:rsidR="0081167F" w:rsidDel="00FD65A3">
          <w:rPr>
            <w:rFonts w:hint="eastAsia"/>
          </w:rPr>
          <w:delText>的</w:delText>
        </w:r>
      </w:del>
      <w:r>
        <w:rPr>
          <w:rFonts w:hint="eastAsia"/>
        </w:rPr>
        <w:t>，因为</w:t>
      </w:r>
      <w:ins w:id="46" w:author="董 宇阳" w:date="2021-05-18T12:12:00Z">
        <w:r w:rsidR="00FD65A3">
          <w:rPr>
            <w:rFonts w:hint="eastAsia"/>
          </w:rPr>
          <w:t>城内禁用</w:t>
        </w:r>
      </w:ins>
      <w:r>
        <w:rPr>
          <w:rFonts w:hint="eastAsia"/>
        </w:rPr>
        <w:t>魔法</w:t>
      </w:r>
      <w:del w:id="47" w:author="董 宇阳" w:date="2021-05-18T12:12:00Z">
        <w:r w:rsidDel="00FD65A3">
          <w:rPr>
            <w:rFonts w:hint="eastAsia"/>
          </w:rPr>
          <w:delText>是被法律禁止的</w:delText>
        </w:r>
      </w:del>
      <w:r>
        <w:rPr>
          <w:rFonts w:hint="eastAsia"/>
        </w:rPr>
        <w:t>，依靠魔力的角色将</w:t>
      </w:r>
      <w:ins w:id="48" w:author="董 宇阳" w:date="2021-05-18T12:12:00Z">
        <w:r w:rsidR="00FD65A3">
          <w:rPr>
            <w:rFonts w:hint="eastAsia"/>
          </w:rPr>
          <w:t>无法</w:t>
        </w:r>
      </w:ins>
      <w:del w:id="49" w:author="董 宇阳" w:date="2021-05-18T12:12:00Z">
        <w:r w:rsidDel="00FD65A3">
          <w:rPr>
            <w:rFonts w:hint="eastAsia"/>
          </w:rPr>
          <w:delText>不被允许</w:delText>
        </w:r>
      </w:del>
      <w:r>
        <w:rPr>
          <w:rFonts w:hint="eastAsia"/>
        </w:rPr>
        <w:t>施法。</w:t>
      </w:r>
      <w:ins w:id="50" w:author="董 宇阳" w:date="2021-05-18T12:12:00Z">
        <w:r w:rsidR="00FD65A3">
          <w:rPr>
            <w:rFonts w:hint="eastAsia"/>
          </w:rPr>
          <w:t>无论</w:t>
        </w:r>
      </w:ins>
      <w:ins w:id="51" w:author="董 宇阳" w:date="2021-05-18T12:42:00Z">
        <w:r w:rsidR="000D32A7">
          <w:rPr>
            <w:rFonts w:hint="eastAsia"/>
          </w:rPr>
          <w:t>你</w:t>
        </w:r>
      </w:ins>
      <w:ins w:id="52" w:author="董 宇阳" w:date="2021-05-18T12:13:00Z">
        <w:r w:rsidR="00FD65A3">
          <w:rPr>
            <w:rFonts w:hint="eastAsia"/>
          </w:rPr>
          <w:t>选择何种职业，游戏中的小游戏</w:t>
        </w:r>
      </w:ins>
      <w:ins w:id="53" w:author="董 宇阳" w:date="2021-05-18T12:26:00Z">
        <w:r w:rsidR="00B34D5D">
          <w:rPr>
            <w:rStyle w:val="a9"/>
          </w:rPr>
          <w:footnoteReference w:id="4"/>
        </w:r>
      </w:ins>
      <w:del w:id="59" w:author="董 宇阳" w:date="2021-05-18T12:13:00Z">
        <w:r w:rsidDel="00FD65A3">
          <w:rPr>
            <w:rFonts w:hint="eastAsia"/>
          </w:rPr>
          <w:delText>小游戏对于不同角色来说</w:delText>
        </w:r>
      </w:del>
      <w:ins w:id="60" w:author="董 宇阳" w:date="2021-05-18T12:43:00Z">
        <w:r w:rsidR="000D32A7">
          <w:rPr>
            <w:rFonts w:hint="eastAsia"/>
          </w:rPr>
          <w:t>大致相同</w:t>
        </w:r>
      </w:ins>
      <w:del w:id="61" w:author="董 宇阳" w:date="2021-05-18T12:43:00Z">
        <w:r w:rsidDel="000D32A7">
          <w:rPr>
            <w:rFonts w:hint="eastAsia"/>
          </w:rPr>
          <w:delText>都是一样的</w:delText>
        </w:r>
      </w:del>
      <w:r>
        <w:rPr>
          <w:rFonts w:hint="eastAsia"/>
        </w:rPr>
        <w:t>，</w:t>
      </w:r>
      <w:ins w:id="62" w:author="董 宇阳" w:date="2021-05-18T12:13:00Z">
        <w:r w:rsidR="00FD65A3">
          <w:rPr>
            <w:rFonts w:hint="eastAsia"/>
          </w:rPr>
          <w:t>不过职业特性会</w:t>
        </w:r>
      </w:ins>
      <w:ins w:id="63" w:author="董 宇阳" w:date="2021-05-18T12:14:00Z">
        <w:r w:rsidR="00FD65A3">
          <w:rPr>
            <w:rFonts w:hint="eastAsia"/>
          </w:rPr>
          <w:t>对</w:t>
        </w:r>
      </w:ins>
      <w:ins w:id="64" w:author="董 宇阳" w:date="2021-05-18T12:41:00Z">
        <w:r w:rsidR="000D32A7">
          <w:rPr>
            <w:rFonts w:hint="eastAsia"/>
          </w:rPr>
          <w:t>小</w:t>
        </w:r>
      </w:ins>
      <w:ins w:id="65" w:author="董 宇阳" w:date="2021-05-18T12:14:00Z">
        <w:r w:rsidR="00FD65A3">
          <w:rPr>
            <w:rFonts w:hint="eastAsia"/>
          </w:rPr>
          <w:t>游戏</w:t>
        </w:r>
      </w:ins>
      <w:ins w:id="66" w:author="董 宇阳" w:date="2021-05-18T12:41:00Z">
        <w:r w:rsidR="000D32A7">
          <w:rPr>
            <w:rFonts w:hint="eastAsia"/>
          </w:rPr>
          <w:t>的</w:t>
        </w:r>
      </w:ins>
      <w:ins w:id="67" w:author="董 宇阳" w:date="2021-05-18T12:14:00Z">
        <w:r w:rsidR="00FD65A3">
          <w:rPr>
            <w:rFonts w:hint="eastAsia"/>
          </w:rPr>
          <w:t>判定造成</w:t>
        </w:r>
      </w:ins>
      <w:ins w:id="68" w:author="董 宇阳" w:date="2021-05-18T12:13:00Z">
        <w:r w:rsidR="00FD65A3">
          <w:rPr>
            <w:rFonts w:hint="eastAsia"/>
          </w:rPr>
          <w:t>影响</w:t>
        </w:r>
      </w:ins>
      <w:ins w:id="69" w:author="董 宇阳" w:date="2021-05-18T12:14:00Z">
        <w:r w:rsidR="00FD65A3">
          <w:rPr>
            <w:rFonts w:hint="eastAsia"/>
          </w:rPr>
          <w:t>。</w:t>
        </w:r>
      </w:ins>
      <w:del w:id="70" w:author="董 宇阳" w:date="2021-05-18T12:13:00Z">
        <w:r w:rsidDel="00FD65A3">
          <w:rPr>
            <w:rFonts w:hint="eastAsia"/>
          </w:rPr>
          <w:delText>尽管</w:delText>
        </w:r>
      </w:del>
      <w:del w:id="71" w:author="董 宇阳" w:date="2021-05-18T12:14:00Z">
        <w:r w:rsidDel="00FD65A3">
          <w:rPr>
            <w:rFonts w:hint="eastAsia"/>
          </w:rPr>
          <w:delText>职业</w:delText>
        </w:r>
        <w:r w:rsidR="00133602" w:rsidDel="00FD65A3">
          <w:rPr>
            <w:rFonts w:hint="eastAsia"/>
          </w:rPr>
          <w:delText>的不同会影响到一些特定的方面。</w:delText>
        </w:r>
      </w:del>
      <w:r w:rsidR="00133602">
        <w:rPr>
          <w:rFonts w:hint="eastAsia"/>
        </w:rPr>
        <w:t>例如，你找到的大多数宝箱都是上锁的，你可以冒着中陷阱的危险</w:t>
      </w:r>
      <w:del w:id="72" w:author="董 宇阳" w:date="2021-05-18T12:15:00Z">
        <w:r w:rsidR="00133602" w:rsidDel="00FD65A3">
          <w:rPr>
            <w:rFonts w:hint="eastAsia"/>
          </w:rPr>
          <w:delText>使用</w:delText>
        </w:r>
      </w:del>
      <w:r w:rsidR="00133602">
        <w:rPr>
          <w:rFonts w:hint="eastAsia"/>
        </w:rPr>
        <w:t>暴力破</w:t>
      </w:r>
      <w:ins w:id="73" w:author="董 宇阳" w:date="2021-05-18T12:15:00Z">
        <w:r w:rsidR="00FD65A3">
          <w:rPr>
            <w:rFonts w:hint="eastAsia"/>
          </w:rPr>
          <w:t>锁</w:t>
        </w:r>
      </w:ins>
      <w:del w:id="74" w:author="董 宇阳" w:date="2021-05-18T12:15:00Z">
        <w:r w:rsidR="00133602" w:rsidDel="00FD65A3">
          <w:rPr>
            <w:rFonts w:hint="eastAsia"/>
          </w:rPr>
          <w:delText>坏</w:delText>
        </w:r>
      </w:del>
      <w:r w:rsidR="00133602">
        <w:rPr>
          <w:rFonts w:hint="eastAsia"/>
        </w:rPr>
        <w:t>，</w:t>
      </w:r>
      <w:ins w:id="75" w:author="董 宇阳" w:date="2021-05-18T12:15:00Z">
        <w:r w:rsidR="00FD65A3">
          <w:rPr>
            <w:rFonts w:hint="eastAsia"/>
          </w:rPr>
          <w:t>但</w:t>
        </w:r>
      </w:ins>
      <w:del w:id="76" w:author="董 宇阳" w:date="2021-05-18T12:15:00Z">
        <w:r w:rsidR="00133602" w:rsidDel="00FD65A3">
          <w:rPr>
            <w:rFonts w:hint="eastAsia"/>
          </w:rPr>
          <w:delText>或者</w:delText>
        </w:r>
      </w:del>
      <w:r w:rsidR="00133602">
        <w:rPr>
          <w:rFonts w:hint="eastAsia"/>
        </w:rPr>
        <w:t>如果你是个盗贼</w:t>
      </w:r>
      <w:del w:id="77" w:author="董 宇阳" w:date="2021-05-18T12:17:00Z">
        <w:r w:rsidR="00133602" w:rsidDel="00FD65A3">
          <w:rPr>
            <w:rFonts w:hint="eastAsia"/>
          </w:rPr>
          <w:delText>的话</w:delText>
        </w:r>
      </w:del>
      <w:ins w:id="78" w:author="董 宇阳" w:date="2021-05-18T12:15:00Z">
        <w:r w:rsidR="00FD65A3">
          <w:rPr>
            <w:rFonts w:hint="eastAsia"/>
          </w:rPr>
          <w:t>，会</w:t>
        </w:r>
      </w:ins>
      <w:ins w:id="79" w:author="董 宇阳" w:date="2021-05-18T12:16:00Z">
        <w:r w:rsidR="00FD65A3">
          <w:rPr>
            <w:rFonts w:hint="eastAsia"/>
          </w:rPr>
          <w:t>触发</w:t>
        </w:r>
      </w:ins>
      <w:del w:id="80" w:author="董 宇阳" w:date="2021-05-18T12:16:00Z">
        <w:r w:rsidR="00133602" w:rsidDel="00FD65A3">
          <w:rPr>
            <w:rFonts w:hint="eastAsia"/>
          </w:rPr>
          <w:delText>就可以进入一个</w:delText>
        </w:r>
      </w:del>
      <w:r w:rsidR="00133602">
        <w:rPr>
          <w:rFonts w:hint="eastAsia"/>
        </w:rPr>
        <w:t>开锁小游戏，</w:t>
      </w:r>
      <w:ins w:id="81" w:author="董 宇阳" w:date="2021-05-18T12:16:00Z">
        <w:r w:rsidR="00FD65A3">
          <w:rPr>
            <w:rFonts w:hint="eastAsia"/>
          </w:rPr>
          <w:t>只要眼明手快，就能轻松开锁</w:t>
        </w:r>
      </w:ins>
      <w:del w:id="82" w:author="董 宇阳" w:date="2021-05-18T12:17:00Z">
        <w:r w:rsidR="00133602" w:rsidDel="00FD65A3">
          <w:rPr>
            <w:rFonts w:hint="eastAsia"/>
          </w:rPr>
          <w:delText>这需要你具备不错的眼神和灵敏的手指</w:delText>
        </w:r>
      </w:del>
      <w:r w:rsidR="00133602">
        <w:rPr>
          <w:rFonts w:hint="eastAsia"/>
        </w:rPr>
        <w:t>。</w:t>
      </w:r>
    </w:p>
    <w:p w14:paraId="06F547A7" w14:textId="5EAE93CE" w:rsidR="00133602" w:rsidRPr="00E07734" w:rsidRDefault="00856EFD" w:rsidP="00F348C6">
      <w:pPr>
        <w:pStyle w:val="-"/>
        <w:ind w:firstLine="420"/>
      </w:pPr>
      <w:r>
        <w:rPr>
          <w:rFonts w:hint="eastAsia"/>
        </w:rPr>
        <w:t>尽管本作作为一个独立的游戏没有一个主线任务显得有点乏味，但作为一款《光芒之池》和《青色枷锁的诅咒》的</w:t>
      </w:r>
      <w:ins w:id="83" w:author="董 宇阳" w:date="2021-05-18T12:41:00Z">
        <w:r w:rsidR="000D32A7">
          <w:rPr>
            <w:rFonts w:hint="eastAsia"/>
          </w:rPr>
          <w:t>衍生作</w:t>
        </w:r>
      </w:ins>
      <w:del w:id="84" w:author="董 宇阳" w:date="2021-05-18T12:41:00Z">
        <w:r w:rsidDel="000D32A7">
          <w:rPr>
            <w:rFonts w:hint="eastAsia"/>
          </w:rPr>
          <w:delText>番外小品</w:delText>
        </w:r>
      </w:del>
      <w:r>
        <w:rPr>
          <w:rFonts w:hint="eastAsia"/>
        </w:rPr>
        <w:t>，</w:t>
      </w:r>
      <w:ins w:id="85" w:author="董 宇阳" w:date="2021-05-18T12:21:00Z">
        <w:r w:rsidR="00B34D5D">
          <w:rPr>
            <w:rFonts w:hint="eastAsia"/>
          </w:rPr>
          <w:t>《希斯法尔》</w:t>
        </w:r>
      </w:ins>
      <w:ins w:id="86" w:author="董 宇阳" w:date="2021-05-18T12:20:00Z">
        <w:r w:rsidR="00B34D5D">
          <w:rPr>
            <w:rFonts w:hint="eastAsia"/>
          </w:rPr>
          <w:t>打破传统游戏的升级机制，</w:t>
        </w:r>
      </w:ins>
      <w:ins w:id="87" w:author="董 宇阳" w:date="2021-05-18T12:21:00Z">
        <w:r w:rsidR="00B34D5D">
          <w:rPr>
            <w:rFonts w:hint="eastAsia"/>
          </w:rPr>
          <w:t>在角色成长上另辟蹊径，</w:t>
        </w:r>
      </w:ins>
      <w:del w:id="88" w:author="董 宇阳" w:date="2021-05-18T12:21:00Z">
        <w:r w:rsidDel="00B34D5D">
          <w:rPr>
            <w:rFonts w:hint="eastAsia"/>
          </w:rPr>
          <w:delText>而且这也是一个能让你的角色用一种不寻常的方式成长的机会，</w:delText>
        </w:r>
      </w:del>
      <w:del w:id="89" w:author="董 宇阳" w:date="2021-05-18T12:22:00Z">
        <w:r w:rsidDel="00B34D5D">
          <w:rPr>
            <w:rFonts w:hint="eastAsia"/>
          </w:rPr>
          <w:delText>《希斯法尔》</w:delText>
        </w:r>
      </w:del>
      <w:r w:rsidR="009D059C">
        <w:rPr>
          <w:rFonts w:hint="eastAsia"/>
        </w:rPr>
        <w:t>提供了一</w:t>
      </w:r>
      <w:r w:rsidR="0081167F">
        <w:rPr>
          <w:rFonts w:hint="eastAsia"/>
        </w:rPr>
        <w:t>个值得探索的空间</w:t>
      </w:r>
      <w:r w:rsidR="009D059C">
        <w:rPr>
          <w:rFonts w:hint="eastAsia"/>
        </w:rPr>
        <w:t>，</w:t>
      </w:r>
      <w:ins w:id="90" w:author="董 宇阳" w:date="2021-05-18T12:22:00Z">
        <w:r w:rsidR="00B34D5D">
          <w:rPr>
            <w:rFonts w:hint="eastAsia"/>
          </w:rPr>
          <w:t>算是一部不错的</w:t>
        </w:r>
      </w:ins>
      <w:del w:id="91" w:author="董 宇阳" w:date="2021-05-18T12:22:00Z">
        <w:r w:rsidR="009D059C" w:rsidDel="00B34D5D">
          <w:rPr>
            <w:rFonts w:hint="eastAsia"/>
          </w:rPr>
          <w:delText>算得上是一个有点意思的</w:delText>
        </w:r>
      </w:del>
      <w:r w:rsidR="009D059C">
        <w:rPr>
          <w:rFonts w:hint="eastAsia"/>
        </w:rPr>
        <w:t>消遣之作。</w:t>
      </w:r>
    </w:p>
    <w:sectPr w:rsidR="00133602" w:rsidRPr="00E07734" w:rsidSect="00A8527F">
      <w:headerReference w:type="default" r:id="rId18"/>
      <w:footerReference w:type="default" r:id="rId19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董 宇阳" w:date="2021-05-18T12:23:00Z" w:initials="董">
    <w:p w14:paraId="4964B652" w14:textId="54AAF2CC" w:rsidR="00B34D5D" w:rsidRDefault="00B34D5D">
      <w:pPr>
        <w:pStyle w:val="af7"/>
      </w:pPr>
      <w:r>
        <w:rPr>
          <w:rStyle w:val="af6"/>
        </w:rPr>
        <w:annotationRef/>
      </w:r>
      <w:r>
        <w:rPr>
          <w:rFonts w:hint="eastAsia"/>
        </w:rPr>
        <w:t>个人觉得本段话的主语处理成游戏数据，比人可能会更好。这样重点就集中在希斯法尔这款游戏本身，原译的重点有些模糊。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964B65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4E3055" w16cex:dateUtc="2021-05-18T04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964B652" w16cid:durableId="244E305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36D22" w14:textId="77777777" w:rsidR="009F7834" w:rsidRDefault="009F7834" w:rsidP="00F841EF">
      <w:r>
        <w:separator/>
      </w:r>
    </w:p>
  </w:endnote>
  <w:endnote w:type="continuationSeparator" w:id="0">
    <w:p w14:paraId="370A6E6C" w14:textId="77777777" w:rsidR="009F7834" w:rsidRDefault="009F7834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2E542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7382C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AB63F" w14:textId="77777777" w:rsidR="009F7834" w:rsidRDefault="009F7834" w:rsidP="00F841EF">
      <w:r>
        <w:separator/>
      </w:r>
    </w:p>
  </w:footnote>
  <w:footnote w:type="continuationSeparator" w:id="0">
    <w:p w14:paraId="7C4E9423" w14:textId="77777777" w:rsidR="009F7834" w:rsidRDefault="009F7834" w:rsidP="00F841EF">
      <w:r>
        <w:continuationSeparator/>
      </w:r>
    </w:p>
  </w:footnote>
  <w:footnote w:id="1">
    <w:p w14:paraId="7019B0A4" w14:textId="53F95B30" w:rsidR="00C0216E" w:rsidRPr="00C0216E" w:rsidRDefault="00C0216E">
      <w:pPr>
        <w:pStyle w:val="a7"/>
      </w:pPr>
      <w:ins w:id="1" w:author="董 宇阳" w:date="2021-05-18T09:49:00Z">
        <w:r>
          <w:rPr>
            <w:rStyle w:val="a9"/>
          </w:rPr>
          <w:footnoteRef/>
        </w:r>
        <w:r>
          <w:t xml:space="preserve"> </w:t>
        </w:r>
        <w:r>
          <w:rPr>
            <w:rFonts w:hint="eastAsia"/>
          </w:rPr>
          <w:t>译者注：国内游戏论坛内也</w:t>
        </w:r>
      </w:ins>
      <w:ins w:id="2" w:author="董 宇阳" w:date="2021-05-18T09:50:00Z">
        <w:r>
          <w:rPr>
            <w:rFonts w:hint="eastAsia"/>
          </w:rPr>
          <w:t>将H</w:t>
        </w:r>
        <w:r>
          <w:t>illsfar</w:t>
        </w:r>
        <w:r>
          <w:rPr>
            <w:rFonts w:hint="eastAsia"/>
          </w:rPr>
          <w:t>意译为远山市。</w:t>
        </w:r>
      </w:ins>
    </w:p>
  </w:footnote>
  <w:footnote w:id="2">
    <w:p w14:paraId="1905C7DE" w14:textId="7E9DDF51" w:rsidR="00781340" w:rsidRPr="00781340" w:rsidRDefault="00781340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译者注：《</w:t>
      </w:r>
      <w:r w:rsidRPr="00781340">
        <w:t>青色枷锁的诅咒</w:t>
      </w:r>
      <w:r>
        <w:rPr>
          <w:rFonts w:hint="eastAsia"/>
        </w:rPr>
        <w:t>》是《光芒之池》的续作</w:t>
      </w:r>
      <w:r w:rsidR="00402CED">
        <w:rPr>
          <w:rFonts w:hint="eastAsia"/>
        </w:rPr>
        <w:t>，支持角色数据继承。</w:t>
      </w:r>
    </w:p>
  </w:footnote>
  <w:footnote w:id="3">
    <w:p w14:paraId="268B0362" w14:textId="77BB307A" w:rsidR="0082677E" w:rsidRPr="0082677E" w:rsidRDefault="0082677E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译者注：译者找到的资料显示这个物品叫做 Knock</w:t>
      </w:r>
      <w:r>
        <w:t xml:space="preserve"> </w:t>
      </w:r>
      <w:r>
        <w:rPr>
          <w:rFonts w:hint="eastAsia"/>
        </w:rPr>
        <w:t>Ring</w:t>
      </w:r>
      <w:r>
        <w:t xml:space="preserve"> </w:t>
      </w:r>
      <w:r>
        <w:rPr>
          <w:rFonts w:hint="eastAsia"/>
        </w:rPr>
        <w:t>而非原文中所说的 Ring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Knock。该物品是消耗道具，可以用来开锁。</w:t>
      </w:r>
    </w:p>
  </w:footnote>
  <w:footnote w:id="4">
    <w:p w14:paraId="6B4AE9EF" w14:textId="73B7951B" w:rsidR="00B34D5D" w:rsidRDefault="00B34D5D">
      <w:pPr>
        <w:pStyle w:val="a7"/>
      </w:pPr>
      <w:ins w:id="54" w:author="董 宇阳" w:date="2021-05-18T12:26:00Z">
        <w:r>
          <w:rPr>
            <w:rStyle w:val="a9"/>
          </w:rPr>
          <w:footnoteRef/>
        </w:r>
        <w:r>
          <w:t xml:space="preserve"> </w:t>
        </w:r>
        <w:r>
          <w:rPr>
            <w:rFonts w:hint="eastAsia"/>
          </w:rPr>
          <w:t>译者注：以往的R</w:t>
        </w:r>
        <w:r>
          <w:t>PG</w:t>
        </w:r>
        <w:r>
          <w:rPr>
            <w:rFonts w:hint="eastAsia"/>
          </w:rPr>
          <w:t>游戏里，技能判定全靠摇点，但《希斯法尔》引入小游戏机制，即游戏</w:t>
        </w:r>
      </w:ins>
      <w:ins w:id="55" w:author="董 宇阳" w:date="2021-05-18T12:27:00Z">
        <w:r>
          <w:rPr>
            <w:rFonts w:hint="eastAsia"/>
          </w:rPr>
          <w:t>中的游戏。</w:t>
        </w:r>
      </w:ins>
      <w:ins w:id="56" w:author="董 宇阳" w:date="2021-05-18T12:30:00Z">
        <w:r w:rsidR="00236DAB">
          <w:rPr>
            <w:rFonts w:hint="eastAsia"/>
          </w:rPr>
          <w:t>类似设定可以参照《上古卷轴4湮灭》里的开锁小游戏，但《希斯法尔》</w:t>
        </w:r>
      </w:ins>
      <w:ins w:id="57" w:author="董 宇阳" w:date="2021-05-18T12:31:00Z">
        <w:r w:rsidR="00236DAB">
          <w:rPr>
            <w:rFonts w:hint="eastAsia"/>
          </w:rPr>
          <w:t>先于后者近二十年</w:t>
        </w:r>
      </w:ins>
      <w:ins w:id="58" w:author="董 宇阳" w:date="2021-05-18T12:34:00Z">
        <w:r w:rsidR="00236DAB">
          <w:rPr>
            <w:rFonts w:hint="eastAsia"/>
          </w:rPr>
          <w:t>。</w:t>
        </w:r>
      </w:ins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7A898" w14:textId="77777777" w:rsidR="0016522A" w:rsidRDefault="0016522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FD185" w14:textId="77777777" w:rsidR="00804F76" w:rsidRDefault="00804F76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董 宇阳">
    <w15:presenceInfo w15:providerId="Windows Live" w15:userId="496e0ec1da4de1d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C54"/>
    <w:rsid w:val="00007178"/>
    <w:rsid w:val="00045DB7"/>
    <w:rsid w:val="00055882"/>
    <w:rsid w:val="00062CAA"/>
    <w:rsid w:val="00064042"/>
    <w:rsid w:val="00087AE0"/>
    <w:rsid w:val="000A6A0B"/>
    <w:rsid w:val="000B34CB"/>
    <w:rsid w:val="000C1A81"/>
    <w:rsid w:val="000D1ECF"/>
    <w:rsid w:val="000D32A7"/>
    <w:rsid w:val="000E4E1E"/>
    <w:rsid w:val="00111EB5"/>
    <w:rsid w:val="00117365"/>
    <w:rsid w:val="00133602"/>
    <w:rsid w:val="00147C06"/>
    <w:rsid w:val="00150BAB"/>
    <w:rsid w:val="00153EE2"/>
    <w:rsid w:val="001573DA"/>
    <w:rsid w:val="0016522A"/>
    <w:rsid w:val="001806CB"/>
    <w:rsid w:val="001969DE"/>
    <w:rsid w:val="001B3B4D"/>
    <w:rsid w:val="001C799A"/>
    <w:rsid w:val="001D0E73"/>
    <w:rsid w:val="001D5185"/>
    <w:rsid w:val="001D5E94"/>
    <w:rsid w:val="001E57C0"/>
    <w:rsid w:val="001F3F1F"/>
    <w:rsid w:val="001F5FF0"/>
    <w:rsid w:val="001F6039"/>
    <w:rsid w:val="00215F40"/>
    <w:rsid w:val="002169D6"/>
    <w:rsid w:val="002312C8"/>
    <w:rsid w:val="00234451"/>
    <w:rsid w:val="00236DAB"/>
    <w:rsid w:val="002425D0"/>
    <w:rsid w:val="002466B9"/>
    <w:rsid w:val="002602A7"/>
    <w:rsid w:val="0026784B"/>
    <w:rsid w:val="00270C80"/>
    <w:rsid w:val="00273981"/>
    <w:rsid w:val="00285E6A"/>
    <w:rsid w:val="002A2333"/>
    <w:rsid w:val="002A5139"/>
    <w:rsid w:val="002D01D3"/>
    <w:rsid w:val="002E5E99"/>
    <w:rsid w:val="002F1A0E"/>
    <w:rsid w:val="002F3408"/>
    <w:rsid w:val="002F7493"/>
    <w:rsid w:val="00316C8C"/>
    <w:rsid w:val="003249D9"/>
    <w:rsid w:val="00333CDD"/>
    <w:rsid w:val="00355319"/>
    <w:rsid w:val="003575CF"/>
    <w:rsid w:val="00362338"/>
    <w:rsid w:val="00366B4E"/>
    <w:rsid w:val="00371124"/>
    <w:rsid w:val="00373773"/>
    <w:rsid w:val="003845EC"/>
    <w:rsid w:val="00385064"/>
    <w:rsid w:val="00385C4B"/>
    <w:rsid w:val="00395C5B"/>
    <w:rsid w:val="003D1B06"/>
    <w:rsid w:val="003E13C6"/>
    <w:rsid w:val="003F442C"/>
    <w:rsid w:val="003F7E6F"/>
    <w:rsid w:val="00402CED"/>
    <w:rsid w:val="00412ACB"/>
    <w:rsid w:val="00425F35"/>
    <w:rsid w:val="00427A03"/>
    <w:rsid w:val="004367FE"/>
    <w:rsid w:val="00445F1D"/>
    <w:rsid w:val="00473DBD"/>
    <w:rsid w:val="004B4D18"/>
    <w:rsid w:val="004B6CA2"/>
    <w:rsid w:val="004B7AB8"/>
    <w:rsid w:val="004C323F"/>
    <w:rsid w:val="004C691F"/>
    <w:rsid w:val="005062C4"/>
    <w:rsid w:val="00532598"/>
    <w:rsid w:val="00533A81"/>
    <w:rsid w:val="0053640F"/>
    <w:rsid w:val="00543944"/>
    <w:rsid w:val="00561057"/>
    <w:rsid w:val="0057437B"/>
    <w:rsid w:val="00576BB6"/>
    <w:rsid w:val="00594354"/>
    <w:rsid w:val="005A2AD5"/>
    <w:rsid w:val="005B5669"/>
    <w:rsid w:val="005C71CD"/>
    <w:rsid w:val="005E1D00"/>
    <w:rsid w:val="00621D8F"/>
    <w:rsid w:val="0062562A"/>
    <w:rsid w:val="00647780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B2C72"/>
    <w:rsid w:val="006B3758"/>
    <w:rsid w:val="006F4D28"/>
    <w:rsid w:val="0071094A"/>
    <w:rsid w:val="00710D5F"/>
    <w:rsid w:val="00715C54"/>
    <w:rsid w:val="00716530"/>
    <w:rsid w:val="0071777F"/>
    <w:rsid w:val="00730438"/>
    <w:rsid w:val="00731BF1"/>
    <w:rsid w:val="00766048"/>
    <w:rsid w:val="007752FB"/>
    <w:rsid w:val="00781340"/>
    <w:rsid w:val="00781ED7"/>
    <w:rsid w:val="007869FA"/>
    <w:rsid w:val="00791749"/>
    <w:rsid w:val="007A2BD6"/>
    <w:rsid w:val="007D3CE1"/>
    <w:rsid w:val="007D71D1"/>
    <w:rsid w:val="00804F76"/>
    <w:rsid w:val="00806138"/>
    <w:rsid w:val="00806296"/>
    <w:rsid w:val="0081167F"/>
    <w:rsid w:val="0082677E"/>
    <w:rsid w:val="008451DD"/>
    <w:rsid w:val="00845AF8"/>
    <w:rsid w:val="00846472"/>
    <w:rsid w:val="00856EFD"/>
    <w:rsid w:val="00861514"/>
    <w:rsid w:val="00866ABC"/>
    <w:rsid w:val="00876728"/>
    <w:rsid w:val="00885A03"/>
    <w:rsid w:val="00890C17"/>
    <w:rsid w:val="00891D5D"/>
    <w:rsid w:val="008931DD"/>
    <w:rsid w:val="008A620A"/>
    <w:rsid w:val="008D4384"/>
    <w:rsid w:val="008D5696"/>
    <w:rsid w:val="008E3CB4"/>
    <w:rsid w:val="008F2A3F"/>
    <w:rsid w:val="008F2B87"/>
    <w:rsid w:val="00911BFC"/>
    <w:rsid w:val="0092047D"/>
    <w:rsid w:val="0092507E"/>
    <w:rsid w:val="00937B95"/>
    <w:rsid w:val="00960341"/>
    <w:rsid w:val="0097206B"/>
    <w:rsid w:val="009851AC"/>
    <w:rsid w:val="009B5ACC"/>
    <w:rsid w:val="009C45E4"/>
    <w:rsid w:val="009D059C"/>
    <w:rsid w:val="009D21CC"/>
    <w:rsid w:val="009F7834"/>
    <w:rsid w:val="00A0472E"/>
    <w:rsid w:val="00A2094B"/>
    <w:rsid w:val="00A3384D"/>
    <w:rsid w:val="00A47A89"/>
    <w:rsid w:val="00A50650"/>
    <w:rsid w:val="00A633EF"/>
    <w:rsid w:val="00A773E6"/>
    <w:rsid w:val="00A8527F"/>
    <w:rsid w:val="00A867B3"/>
    <w:rsid w:val="00A8783F"/>
    <w:rsid w:val="00A92CF9"/>
    <w:rsid w:val="00AA606A"/>
    <w:rsid w:val="00AA68E8"/>
    <w:rsid w:val="00AC153E"/>
    <w:rsid w:val="00AC3916"/>
    <w:rsid w:val="00AC437D"/>
    <w:rsid w:val="00AF0AA3"/>
    <w:rsid w:val="00B10A40"/>
    <w:rsid w:val="00B25851"/>
    <w:rsid w:val="00B34D5D"/>
    <w:rsid w:val="00B415B0"/>
    <w:rsid w:val="00B50715"/>
    <w:rsid w:val="00B62941"/>
    <w:rsid w:val="00B64617"/>
    <w:rsid w:val="00B84553"/>
    <w:rsid w:val="00BA2914"/>
    <w:rsid w:val="00BE1C72"/>
    <w:rsid w:val="00BF11F4"/>
    <w:rsid w:val="00C0216E"/>
    <w:rsid w:val="00C36086"/>
    <w:rsid w:val="00C61659"/>
    <w:rsid w:val="00C65CC6"/>
    <w:rsid w:val="00C7080D"/>
    <w:rsid w:val="00C91198"/>
    <w:rsid w:val="00CD0CB5"/>
    <w:rsid w:val="00CE2F7E"/>
    <w:rsid w:val="00D02128"/>
    <w:rsid w:val="00D03448"/>
    <w:rsid w:val="00D2473E"/>
    <w:rsid w:val="00D40B17"/>
    <w:rsid w:val="00D43879"/>
    <w:rsid w:val="00D47D43"/>
    <w:rsid w:val="00D62021"/>
    <w:rsid w:val="00DA3E65"/>
    <w:rsid w:val="00DB684D"/>
    <w:rsid w:val="00DC7054"/>
    <w:rsid w:val="00DD0457"/>
    <w:rsid w:val="00DF1BD2"/>
    <w:rsid w:val="00E06D6C"/>
    <w:rsid w:val="00E07577"/>
    <w:rsid w:val="00E07734"/>
    <w:rsid w:val="00E1534E"/>
    <w:rsid w:val="00E20D0F"/>
    <w:rsid w:val="00E377C2"/>
    <w:rsid w:val="00E61F41"/>
    <w:rsid w:val="00E63C55"/>
    <w:rsid w:val="00E63D2F"/>
    <w:rsid w:val="00E81749"/>
    <w:rsid w:val="00E81D1D"/>
    <w:rsid w:val="00E85ED9"/>
    <w:rsid w:val="00E96BDA"/>
    <w:rsid w:val="00EA10AB"/>
    <w:rsid w:val="00EA35E2"/>
    <w:rsid w:val="00EB267F"/>
    <w:rsid w:val="00EC448B"/>
    <w:rsid w:val="00EE2E4F"/>
    <w:rsid w:val="00EE3E02"/>
    <w:rsid w:val="00EE72C1"/>
    <w:rsid w:val="00F27EC2"/>
    <w:rsid w:val="00F30A58"/>
    <w:rsid w:val="00F348C6"/>
    <w:rsid w:val="00F40BA9"/>
    <w:rsid w:val="00F46451"/>
    <w:rsid w:val="00F4686B"/>
    <w:rsid w:val="00F505B5"/>
    <w:rsid w:val="00F734E7"/>
    <w:rsid w:val="00F75076"/>
    <w:rsid w:val="00F800C8"/>
    <w:rsid w:val="00F8075D"/>
    <w:rsid w:val="00F841EF"/>
    <w:rsid w:val="00F96429"/>
    <w:rsid w:val="00FA259E"/>
    <w:rsid w:val="00FD65A3"/>
    <w:rsid w:val="00FD78FB"/>
    <w:rsid w:val="00FF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BFD55"/>
  <w15:chartTrackingRefBased/>
  <w15:docId w15:val="{E5F7ABFF-6A44-446B-ABDC-4DAE14AEC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1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rsid w:val="00AA68E8"/>
    <w:rPr>
      <w:rFonts w:ascii="Times New Roman" w:eastAsia="微软雅黑" w:hAnsi="Times New Roman"/>
    </w:rPr>
  </w:style>
  <w:style w:type="paragraph" w:styleId="a7">
    <w:name w:val="footnote text"/>
    <w:basedOn w:val="a"/>
    <w:link w:val="a8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B25851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B25851"/>
    <w:rPr>
      <w:vertAlign w:val="superscript"/>
    </w:rPr>
  </w:style>
  <w:style w:type="character" w:styleId="aa">
    <w:name w:val="Hyperlink"/>
    <w:basedOn w:val="a0"/>
    <w:uiPriority w:val="99"/>
    <w:unhideWhenUsed/>
    <w:rsid w:val="00045DB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ac">
    <w:name w:val="endnote text"/>
    <w:basedOn w:val="a"/>
    <w:link w:val="ad"/>
    <w:uiPriority w:val="99"/>
    <w:semiHidden/>
    <w:unhideWhenUsed/>
    <w:rsid w:val="00AA606A"/>
    <w:pPr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AA606A"/>
  </w:style>
  <w:style w:type="character" w:styleId="ae">
    <w:name w:val="endnote reference"/>
    <w:basedOn w:val="a0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a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af">
    <w:name w:val="caption"/>
    <w:basedOn w:val="a"/>
    <w:next w:val="a"/>
    <w:link w:val="af0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064042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064042"/>
    <w:rPr>
      <w:sz w:val="18"/>
      <w:szCs w:val="18"/>
    </w:rPr>
  </w:style>
  <w:style w:type="paragraph" w:styleId="af3">
    <w:name w:val="List Paragraph"/>
    <w:basedOn w:val="a"/>
    <w:uiPriority w:val="34"/>
    <w:qFormat/>
    <w:rsid w:val="002169D6"/>
    <w:pPr>
      <w:ind w:firstLineChars="200" w:firstLine="420"/>
    </w:pPr>
  </w:style>
  <w:style w:type="paragraph" w:customStyle="1" w:styleId="af4">
    <w:name w:val="标题图题注"/>
    <w:basedOn w:val="af"/>
    <w:link w:val="Char"/>
    <w:qFormat/>
    <w:rsid w:val="00647780"/>
    <w:pPr>
      <w:jc w:val="center"/>
    </w:pPr>
    <w:rPr>
      <w:rFonts w:asciiTheme="minorHAnsi" w:eastAsiaTheme="minorHAnsi" w:hAnsiTheme="minorHAnsi"/>
    </w:rPr>
  </w:style>
  <w:style w:type="character" w:customStyle="1" w:styleId="af0">
    <w:name w:val="题注 字符"/>
    <w:basedOn w:val="a0"/>
    <w:link w:val="af"/>
    <w:uiPriority w:val="35"/>
    <w:rsid w:val="00647780"/>
    <w:rPr>
      <w:rFonts w:asciiTheme="majorHAnsi" w:eastAsia="黑体" w:hAnsiTheme="majorHAnsi" w:cstheme="majorBidi"/>
      <w:sz w:val="20"/>
      <w:szCs w:val="20"/>
    </w:rPr>
  </w:style>
  <w:style w:type="character" w:customStyle="1" w:styleId="Char">
    <w:name w:val="标题图题注 Char"/>
    <w:basedOn w:val="af0"/>
    <w:link w:val="af4"/>
    <w:rsid w:val="00647780"/>
    <w:rPr>
      <w:rFonts w:asciiTheme="majorHAnsi" w:eastAsiaTheme="minorHAnsi" w:hAnsiTheme="majorHAnsi" w:cstheme="majorBidi"/>
      <w:sz w:val="20"/>
      <w:szCs w:val="20"/>
    </w:rPr>
  </w:style>
  <w:style w:type="paragraph" w:customStyle="1" w:styleId="af5">
    <w:name w:val="引言"/>
    <w:basedOn w:val="a"/>
    <w:link w:val="Char0"/>
    <w:qFormat/>
    <w:rsid w:val="00215F40"/>
    <w:rPr>
      <w:rFonts w:ascii="Times New Roman" w:eastAsia="楷体" w:hAnsi="Times New Roman"/>
    </w:rPr>
  </w:style>
  <w:style w:type="character" w:customStyle="1" w:styleId="Char0">
    <w:name w:val="引言 Char"/>
    <w:basedOn w:val="a0"/>
    <w:link w:val="af5"/>
    <w:rsid w:val="00215F40"/>
    <w:rPr>
      <w:rFonts w:ascii="Times New Roman" w:eastAsia="楷体" w:hAnsi="Times New Roman"/>
    </w:rPr>
  </w:style>
  <w:style w:type="character" w:styleId="af6">
    <w:name w:val="annotation reference"/>
    <w:basedOn w:val="a0"/>
    <w:uiPriority w:val="99"/>
    <w:semiHidden/>
    <w:unhideWhenUsed/>
    <w:rsid w:val="00B34D5D"/>
    <w:rPr>
      <w:sz w:val="21"/>
      <w:szCs w:val="21"/>
    </w:rPr>
  </w:style>
  <w:style w:type="paragraph" w:styleId="af7">
    <w:name w:val="annotation text"/>
    <w:basedOn w:val="a"/>
    <w:link w:val="af8"/>
    <w:uiPriority w:val="99"/>
    <w:semiHidden/>
    <w:unhideWhenUsed/>
    <w:rsid w:val="00B34D5D"/>
    <w:pPr>
      <w:jc w:val="left"/>
    </w:pPr>
  </w:style>
  <w:style w:type="character" w:customStyle="1" w:styleId="af8">
    <w:name w:val="批注文字 字符"/>
    <w:basedOn w:val="a0"/>
    <w:link w:val="af7"/>
    <w:uiPriority w:val="99"/>
    <w:semiHidden/>
    <w:rsid w:val="00B34D5D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B34D5D"/>
    <w:rPr>
      <w:b/>
      <w:bCs/>
    </w:rPr>
  </w:style>
  <w:style w:type="character" w:customStyle="1" w:styleId="afa">
    <w:name w:val="批注主题 字符"/>
    <w:basedOn w:val="af8"/>
    <w:link w:val="af9"/>
    <w:uiPriority w:val="99"/>
    <w:semiHidden/>
    <w:rsid w:val="00B34D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microsoft.com/office/2011/relationships/commentsExtended" Target="commentsExtended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10" Type="http://schemas.openxmlformats.org/officeDocument/2006/relationships/header" Target="header1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6/09/relationships/commentsIds" Target="commentsIds.xm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review&#27169;&#29256;20210425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review模版20210425</Template>
  <TotalTime>210</TotalTime>
  <Pages>2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Fan</dc:creator>
  <cp:keywords/>
  <dc:description/>
  <cp:lastModifiedBy>董 宇阳</cp:lastModifiedBy>
  <cp:revision>9</cp:revision>
  <dcterms:created xsi:type="dcterms:W3CDTF">2021-04-28T23:02:00Z</dcterms:created>
  <dcterms:modified xsi:type="dcterms:W3CDTF">2021-05-18T04:45:00Z</dcterms:modified>
</cp:coreProperties>
</file>