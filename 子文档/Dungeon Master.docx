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86C44B" w14:textId="32217AEC" w:rsidR="0016522A" w:rsidRPr="00F734E7" w:rsidRDefault="000C1A81" w:rsidP="00DB684D">
      <w:pPr>
        <w:pStyle w:val="Heading3"/>
      </w:pPr>
      <w:r>
        <w:rPr>
          <w:rFonts w:hint="eastAsia"/>
          <w:noProof/>
        </w:rPr>
        <mc:AlternateContent>
          <mc:Choice Requires="wpg">
            <w:drawing>
              <wp:anchor distT="0" distB="0" distL="114300" distR="114300" simplePos="0" relativeHeight="251660288" behindDoc="0" locked="0" layoutInCell="1" allowOverlap="1" wp14:anchorId="2CDCCA77" wp14:editId="387163C1">
                <wp:simplePos x="0" y="0"/>
                <wp:positionH relativeFrom="margin">
                  <wp:align>right</wp:align>
                </wp:positionH>
                <wp:positionV relativeFrom="paragraph">
                  <wp:posOffset>563825</wp:posOffset>
                </wp:positionV>
                <wp:extent cx="6185535" cy="3373755"/>
                <wp:effectExtent l="0" t="0" r="5715" b="0"/>
                <wp:wrapTopAndBottom/>
                <wp:docPr id="4" name="组合 4"/>
                <wp:cNvGraphicFramePr/>
                <a:graphic xmlns:a="http://schemas.openxmlformats.org/drawingml/2006/main">
                  <a:graphicData uri="http://schemas.microsoft.com/office/word/2010/wordprocessingGroup">
                    <wpg:wgp>
                      <wpg:cNvGrpSpPr/>
                      <wpg:grpSpPr>
                        <a:xfrm>
                          <a:off x="0" y="0"/>
                          <a:ext cx="6185535" cy="3373755"/>
                          <a:chOff x="0" y="1802"/>
                          <a:chExt cx="6185535" cy="3373755"/>
                        </a:xfrm>
                      </wpg:grpSpPr>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20620" y="1802"/>
                            <a:ext cx="6144295" cy="2674826"/>
                          </a:xfrm>
                          <a:prstGeom prst="rect">
                            <a:avLst/>
                          </a:prstGeom>
                        </pic:spPr>
                      </pic:pic>
                      <wps:wsp>
                        <wps:cNvPr id="3" name="文本框 3"/>
                        <wps:cNvSpPr txBox="1"/>
                        <wps:spPr>
                          <a:xfrm>
                            <a:off x="0" y="2687217"/>
                            <a:ext cx="6185535" cy="688340"/>
                          </a:xfrm>
                          <a:prstGeom prst="rect">
                            <a:avLst/>
                          </a:prstGeom>
                          <a:solidFill>
                            <a:prstClr val="white"/>
                          </a:solidFill>
                          <a:ln>
                            <a:noFill/>
                          </a:ln>
                        </wps:spPr>
                        <wps:txbx>
                          <w:txbxContent>
                            <w:p w14:paraId="364A7B10" w14:textId="2D71BB5E" w:rsidR="00F96429" w:rsidDel="00E633F6" w:rsidRDefault="00DF6034" w:rsidP="00F96429">
                              <w:pPr>
                                <w:pStyle w:val="Caption"/>
                                <w:jc w:val="center"/>
                                <w:rPr>
                                  <w:del w:id="0" w:author="Fan Quan" w:date="2021-03-26T16:44:00Z"/>
                                  <w:rFonts w:asciiTheme="minorHAnsi" w:eastAsiaTheme="minorHAnsi" w:hAnsiTheme="minorHAnsi"/>
                                </w:rPr>
                              </w:pPr>
                              <w:r>
                                <w:rPr>
                                  <w:rFonts w:asciiTheme="minorHAnsi" w:eastAsiaTheme="minorHAnsi" w:hAnsiTheme="minorHAnsi"/>
                                </w:rPr>
                                <w:t>FTL Games, 1987</w:t>
                              </w:r>
                              <w:ins w:id="1" w:author="Fan Quan" w:date="2021-03-26T16:44:00Z">
                                <w:r w:rsidR="00E633F6">
                                  <w:rPr>
                                    <w:rFonts w:asciiTheme="minorHAnsi" w:eastAsiaTheme="minorHAnsi" w:hAnsiTheme="minorHAnsi"/>
                                  </w:rPr>
                                  <w:t xml:space="preserve">, </w:t>
                                </w:r>
                              </w:ins>
                            </w:p>
                            <w:p w14:paraId="16BFC5C0" w14:textId="51BF0937" w:rsidR="00DF6034" w:rsidDel="00D320D9" w:rsidRDefault="00DF6034">
                              <w:pPr>
                                <w:pStyle w:val="Caption"/>
                                <w:jc w:val="center"/>
                                <w:rPr>
                                  <w:del w:id="2" w:author="Fan Quan" w:date="2021-03-26T16:50:00Z"/>
                                </w:rPr>
                                <w:pPrChange w:id="3" w:author="Fan Quan" w:date="2021-03-26T16:44:00Z">
                                  <w:pPr>
                                    <w:jc w:val="center"/>
                                  </w:pPr>
                                </w:pPrChange>
                              </w:pPr>
                              <w:r>
                                <w:rPr>
                                  <w:rFonts w:hint="eastAsia"/>
                                </w:rPr>
                                <w:t>M</w:t>
                              </w:r>
                              <w:r>
                                <w:t>S-DOS, Atari ST, Amiga, SNES, etc.*</w:t>
                              </w:r>
                            </w:p>
                            <w:p w14:paraId="28D161EB" w14:textId="20375BD4" w:rsidR="009A386C" w:rsidRPr="009511B8" w:rsidRDefault="009A386C">
                              <w:pPr>
                                <w:pStyle w:val="Caption"/>
                                <w:jc w:val="center"/>
                                <w:rPr>
                                  <w:rPrChange w:id="4" w:author="Fan Quan" w:date="2021-03-26T16:46:00Z">
                                    <w:rPr/>
                                  </w:rPrChange>
                                </w:rPr>
                                <w:pPrChange w:id="5" w:author="Fan Quan" w:date="2021-03-26T16:50:00Z">
                                  <w:pPr>
                                    <w:jc w:val="center"/>
                                  </w:pPr>
                                </w:pPrChange>
                              </w:pPr>
                              <w:del w:id="6" w:author="Fan Quan" w:date="2021-03-26T16:50:00Z">
                                <w:r w:rsidRPr="009511B8" w:rsidDel="00D320D9">
                                  <w:rPr>
                                    <w:rPrChange w:id="7" w:author="Fan Quan" w:date="2021-03-26T16:46:00Z">
                                      <w:rPr/>
                                    </w:rPrChange>
                                  </w:rPr>
                                  <w:delText>*</w:delText>
                                </w:r>
                                <w:r w:rsidRPr="009511B8" w:rsidDel="00D320D9">
                                  <w:rPr>
                                    <w:rFonts w:hint="eastAsia"/>
                                    <w:rPrChange w:id="8" w:author="Fan Quan" w:date="2021-03-26T16:46:00Z">
                                      <w:rPr>
                                        <w:rFonts w:hint="eastAsia"/>
                                      </w:rPr>
                                    </w:rPrChange>
                                  </w:rPr>
                                  <w:delText>《地牢大师》在当时人气非常火爆，成为了</w:delText>
                                </w:r>
                                <w:r w:rsidRPr="009511B8" w:rsidDel="00D320D9">
                                  <w:rPr>
                                    <w:rPrChange w:id="9" w:author="Fan Quan" w:date="2021-03-26T16:46:00Z">
                                      <w:rPr/>
                                    </w:rPrChange>
                                  </w:rPr>
                                  <w:delText xml:space="preserve"> Atari ST </w:delText>
                                </w:r>
                                <w:r w:rsidRPr="009511B8" w:rsidDel="00D320D9">
                                  <w:rPr>
                                    <w:rFonts w:hint="eastAsia"/>
                                    <w:rPrChange w:id="10" w:author="Fan Quan" w:date="2021-03-26T16:46:00Z">
                                      <w:rPr>
                                        <w:rFonts w:hint="eastAsia"/>
                                      </w:rPr>
                                    </w:rPrChange>
                                  </w:rPr>
                                  <w:delText>平台上有史以来最畅销之作</w:delText>
                                </w:r>
                                <w:r w:rsidR="00F54B69" w:rsidRPr="009511B8" w:rsidDel="00D320D9">
                                  <w:rPr>
                                    <w:rFonts w:hint="eastAsia"/>
                                    <w:rPrChange w:id="11" w:author="Fan Quan" w:date="2021-03-26T16:46:00Z">
                                      <w:rPr>
                                        <w:rFonts w:hint="eastAsia"/>
                                      </w:rPr>
                                    </w:rPrChange>
                                  </w:rPr>
                                  <w:delText>，同时也赢得了众多的奖项，包括</w:delText>
                                </w:r>
                                <w:r w:rsidR="00F54B69" w:rsidRPr="009511B8" w:rsidDel="00D320D9">
                                  <w:rPr>
                                    <w:rPrChange w:id="12" w:author="Fan Quan" w:date="2021-03-26T16:46:00Z">
                                      <w:rPr/>
                                    </w:rPrChange>
                                  </w:rPr>
                                  <w:delText xml:space="preserve"> CGW (Computer Gaming World, </w:delText>
                                </w:r>
                                <w:r w:rsidR="00F54B69" w:rsidRPr="009511B8" w:rsidDel="00D320D9">
                                  <w:rPr>
                                    <w:rFonts w:hint="eastAsia"/>
                                    <w:rPrChange w:id="13" w:author="Fan Quan" w:date="2021-03-26T16:46:00Z">
                                      <w:rPr>
                                        <w:rFonts w:hint="eastAsia"/>
                                      </w:rPr>
                                    </w:rPrChange>
                                  </w:rPr>
                                  <w:delText>在美国发行的一款杂志，于</w:delText>
                                </w:r>
                                <w:r w:rsidR="00F54B69" w:rsidRPr="009511B8" w:rsidDel="00D320D9">
                                  <w:rPr>
                                    <w:rPrChange w:id="14" w:author="Fan Quan" w:date="2021-03-26T16:46:00Z">
                                      <w:rPr/>
                                    </w:rPrChange>
                                  </w:rPr>
                                  <w:delText xml:space="preserve"> 2006 </w:delText>
                                </w:r>
                                <w:r w:rsidR="00F54B69" w:rsidRPr="009511B8" w:rsidDel="00D320D9">
                                  <w:rPr>
                                    <w:rFonts w:hint="eastAsia"/>
                                    <w:rPrChange w:id="15" w:author="Fan Quan" w:date="2021-03-26T16:46:00Z">
                                      <w:rPr>
                                        <w:rFonts w:hint="eastAsia"/>
                                      </w:rPr>
                                    </w:rPrChange>
                                  </w:rPr>
                                  <w:delText>年正式停刊</w:delText>
                                </w:r>
                                <w:r w:rsidR="00F54B69" w:rsidRPr="009511B8" w:rsidDel="00D320D9">
                                  <w:rPr>
                                    <w:rPrChange w:id="16" w:author="Fan Quan" w:date="2021-03-26T16:46:00Z">
                                      <w:rPr/>
                                    </w:rPrChange>
                                  </w:rPr>
                                  <w:delText>)</w:delText>
                                </w:r>
                                <w:r w:rsidR="00F54B69" w:rsidRPr="009511B8" w:rsidDel="00D320D9">
                                  <w:rPr>
                                    <w:rFonts w:hint="eastAsia"/>
                                    <w:rPrChange w:id="17" w:author="Fan Quan" w:date="2021-03-26T16:46:00Z">
                                      <w:rPr>
                                        <w:rFonts w:hint="eastAsia"/>
                                      </w:rPr>
                                    </w:rPrChange>
                                  </w:rPr>
                                  <w:delText>颁发的“艺术成就特别奖“。</w:delText>
                                </w:r>
                              </w:del>
                            </w:p>
                            <w:p w14:paraId="625FF0AC" w14:textId="7878EA3C" w:rsidR="00F96429" w:rsidRPr="003D1B06" w:rsidRDefault="00F96429" w:rsidP="00F96429">
                              <w:pPr>
                                <w:jc w:val="center"/>
                                <w:rPr>
                                  <w:rFonts w:eastAsiaTheme="minorHAnsi"/>
                                  <w:sz w:val="20"/>
                                  <w:szCs w:val="21"/>
                                </w:rPr>
                              </w:pPr>
                              <w:r w:rsidRPr="003D1B06">
                                <w:rPr>
                                  <w:rFonts w:eastAsiaTheme="minorHAnsi" w:hint="eastAsia"/>
                                  <w:sz w:val="20"/>
                                  <w:szCs w:val="21"/>
                                </w:rPr>
                                <w:t>*</w:t>
                              </w:r>
                              <w:r w:rsidR="00DF6034">
                                <w:rPr>
                                  <w:rFonts w:eastAsiaTheme="minorHAnsi" w:hint="eastAsia"/>
                                  <w:sz w:val="20"/>
                                  <w:szCs w:val="21"/>
                                </w:rPr>
                                <w:t>《地牢大师》至今仍有众多玩家社区在制作不同版本的移植</w:t>
                              </w:r>
                              <w:del w:id="18" w:author="Fan Quan" w:date="2021-03-26T16:45:00Z">
                                <w:r w:rsidR="00DF6034" w:rsidDel="009511B8">
                                  <w:rPr>
                                    <w:rFonts w:eastAsiaTheme="minorHAnsi" w:hint="eastAsia"/>
                                    <w:sz w:val="20"/>
                                    <w:szCs w:val="21"/>
                                  </w:rPr>
                                  <w:delText>，</w:delText>
                                </w:r>
                              </w:del>
                              <w:r w:rsidR="00DF6034">
                                <w:rPr>
                                  <w:rFonts w:eastAsiaTheme="minorHAnsi" w:hint="eastAsia"/>
                                  <w:sz w:val="20"/>
                                  <w:szCs w:val="21"/>
                                </w:rPr>
                                <w:t>（比如</w:t>
                              </w:r>
                              <w:r w:rsidR="00DF6034">
                                <w:rPr>
                                  <w:rFonts w:eastAsiaTheme="minorHAnsi"/>
                                  <w:sz w:val="20"/>
                                  <w:szCs w:val="21"/>
                                </w:rPr>
                                <w:t xml:space="preserve"> Windows, Java, Mac</w:t>
                              </w:r>
                              <w:r w:rsidR="00DF6034">
                                <w:rPr>
                                  <w:rFonts w:eastAsiaTheme="minorHAnsi" w:hint="eastAsia"/>
                                  <w:sz w:val="20"/>
                                  <w:szCs w:val="21"/>
                                </w:rPr>
                                <w:t xml:space="preserve"> 和 </w:t>
                              </w:r>
                              <w:r w:rsidR="00DF6034">
                                <w:rPr>
                                  <w:rFonts w:eastAsiaTheme="minorHAnsi"/>
                                  <w:sz w:val="20"/>
                                  <w:szCs w:val="21"/>
                                </w:rPr>
                                <w:t xml:space="preserve">Linux </w:t>
                              </w:r>
                              <w:r w:rsidR="00DF6034">
                                <w:rPr>
                                  <w:rFonts w:eastAsiaTheme="minorHAnsi" w:hint="eastAsia"/>
                                  <w:sz w:val="20"/>
                                  <w:szCs w:val="21"/>
                                </w:rPr>
                                <w:t>系统），同时他们也制作了成百上千的自制地牢。你可以在</w:t>
                              </w:r>
                              <w:r w:rsidR="009A386C">
                                <w:rPr>
                                  <w:rFonts w:eastAsiaTheme="minorHAnsi" w:hint="eastAsia"/>
                                  <w:sz w:val="20"/>
                                  <w:szCs w:val="21"/>
                                </w:rPr>
                                <w:t xml:space="preserve"> </w:t>
                              </w:r>
                              <w:hyperlink r:id="rId9" w:history="1">
                                <w:r w:rsidR="009A386C" w:rsidRPr="00AF713E">
                                  <w:rPr>
                                    <w:rStyle w:val="Hyperlink"/>
                                    <w:rFonts w:eastAsiaTheme="minorHAnsi"/>
                                    <w:sz w:val="20"/>
                                    <w:szCs w:val="21"/>
                                  </w:rPr>
                                  <w:t>https://www.dungeon-master.com/forum/</w:t>
                                </w:r>
                              </w:hyperlink>
                              <w:r w:rsidR="009A386C">
                                <w:rPr>
                                  <w:rFonts w:eastAsiaTheme="minorHAnsi" w:hint="eastAsia"/>
                                  <w:sz w:val="20"/>
                                  <w:szCs w:val="21"/>
                                </w:rPr>
                                <w:t xml:space="preserve"> 上浏览这些地牢。</w:t>
                              </w:r>
                            </w:p>
                            <w:p w14:paraId="15A0EADA" w14:textId="77777777" w:rsidR="000C1A81" w:rsidRPr="003D1B06" w:rsidRDefault="000C1A81" w:rsidP="000C1A81">
                              <w:pPr>
                                <w:rPr>
                                  <w:rFonts w:eastAsiaTheme="minorHAnsi"/>
                                  <w:sz w:val="20"/>
                                  <w:szCs w:val="2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CDCCA77" id="组合 4" o:spid="_x0000_s1026" style="position:absolute;left:0;text-align:left;margin-left:435.85pt;margin-top:44.4pt;width:487.05pt;height:265.65pt;z-index:251660288;mso-position-horizontal:right;mso-position-horizontal-relative:margin;mso-width-relative:margin;mso-height-relative:margin" coordorigin=",18" coordsize="61855,337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206;top:18;width:61443;height:26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">
                  <v:imagedata r:id="rId10" o:title=""/>
                </v:shape>
                <v:shapetype id="_x0000_t202" coordsize="21600,21600" o:spt="202" path="m,l,21600r21600,l21600,xe">
                  <v:stroke joinstyle="miter"/>
                  <v:path gradientshapeok="t" o:connecttype="rect"/>
                </v:shapetype>
                <v:shape id="文本框 3" o:spid="_x0000_s1028" type="#_x0000_t202" style="position:absolute;top:26872;width:61855;height:6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364A7B10" w14:textId="2D71BB5E" w:rsidR="00F96429" w:rsidDel="00E633F6" w:rsidRDefault="00DF6034" w:rsidP="00F96429">
                        <w:pPr>
                          <w:pStyle w:val="Caption"/>
                          <w:jc w:val="center"/>
                          <w:rPr>
                            <w:del w:id="19" w:author="Fan Quan" w:date="2021-03-26T16:44:00Z"/>
                            <w:rFonts w:asciiTheme="minorHAnsi" w:eastAsiaTheme="minorHAnsi" w:hAnsiTheme="minorHAnsi"/>
                          </w:rPr>
                        </w:pPr>
                        <w:r>
                          <w:rPr>
                            <w:rFonts w:asciiTheme="minorHAnsi" w:eastAsiaTheme="minorHAnsi" w:hAnsiTheme="minorHAnsi"/>
                          </w:rPr>
                          <w:t>FTL Games, 1987</w:t>
                        </w:r>
                        <w:ins w:id="20" w:author="Fan Quan" w:date="2021-03-26T16:44:00Z">
                          <w:r w:rsidR="00E633F6">
                            <w:rPr>
                              <w:rFonts w:asciiTheme="minorHAnsi" w:eastAsiaTheme="minorHAnsi" w:hAnsiTheme="minorHAnsi"/>
                            </w:rPr>
                            <w:t xml:space="preserve">, </w:t>
                          </w:r>
                        </w:ins>
                      </w:p>
                      <w:p w14:paraId="16BFC5C0" w14:textId="51BF0937" w:rsidR="00DF6034" w:rsidDel="00D320D9" w:rsidRDefault="00DF6034">
                        <w:pPr>
                          <w:pStyle w:val="Caption"/>
                          <w:jc w:val="center"/>
                          <w:rPr>
                            <w:del w:id="21" w:author="Fan Quan" w:date="2021-03-26T16:50:00Z"/>
                          </w:rPr>
                          <w:pPrChange w:id="22" w:author="Fan Quan" w:date="2021-03-26T16:44:00Z">
                            <w:pPr>
                              <w:jc w:val="center"/>
                            </w:pPr>
                          </w:pPrChange>
                        </w:pPr>
                        <w:r>
                          <w:rPr>
                            <w:rFonts w:hint="eastAsia"/>
                          </w:rPr>
                          <w:t>M</w:t>
                        </w:r>
                        <w:r>
                          <w:t>S-DOS, Atari ST, Amiga, SNES, etc.*</w:t>
                        </w:r>
                      </w:p>
                      <w:p w14:paraId="28D161EB" w14:textId="20375BD4" w:rsidR="009A386C" w:rsidRPr="009511B8" w:rsidRDefault="009A386C">
                        <w:pPr>
                          <w:pStyle w:val="Caption"/>
                          <w:jc w:val="center"/>
                          <w:rPr>
                            <w:rPrChange w:id="23" w:author="Fan Quan" w:date="2021-03-26T16:46:00Z">
                              <w:rPr/>
                            </w:rPrChange>
                          </w:rPr>
                          <w:pPrChange w:id="24" w:author="Fan Quan" w:date="2021-03-26T16:50:00Z">
                            <w:pPr>
                              <w:jc w:val="center"/>
                            </w:pPr>
                          </w:pPrChange>
                        </w:pPr>
                        <w:del w:id="25" w:author="Fan Quan" w:date="2021-03-26T16:50:00Z">
                          <w:r w:rsidRPr="009511B8" w:rsidDel="00D320D9">
                            <w:rPr>
                              <w:rPrChange w:id="26" w:author="Fan Quan" w:date="2021-03-26T16:46:00Z">
                                <w:rPr/>
                              </w:rPrChange>
                            </w:rPr>
                            <w:delText>*</w:delText>
                          </w:r>
                          <w:r w:rsidRPr="009511B8" w:rsidDel="00D320D9">
                            <w:rPr>
                              <w:rFonts w:hint="eastAsia"/>
                              <w:rPrChange w:id="27" w:author="Fan Quan" w:date="2021-03-26T16:46:00Z">
                                <w:rPr>
                                  <w:rFonts w:hint="eastAsia"/>
                                </w:rPr>
                              </w:rPrChange>
                            </w:rPr>
                            <w:delText>《地牢大师》在当时人气非常火爆，成为了</w:delText>
                          </w:r>
                          <w:r w:rsidRPr="009511B8" w:rsidDel="00D320D9">
                            <w:rPr>
                              <w:rPrChange w:id="28" w:author="Fan Quan" w:date="2021-03-26T16:46:00Z">
                                <w:rPr/>
                              </w:rPrChange>
                            </w:rPr>
                            <w:delText xml:space="preserve"> Atari ST </w:delText>
                          </w:r>
                          <w:r w:rsidRPr="009511B8" w:rsidDel="00D320D9">
                            <w:rPr>
                              <w:rFonts w:hint="eastAsia"/>
                              <w:rPrChange w:id="29" w:author="Fan Quan" w:date="2021-03-26T16:46:00Z">
                                <w:rPr>
                                  <w:rFonts w:hint="eastAsia"/>
                                </w:rPr>
                              </w:rPrChange>
                            </w:rPr>
                            <w:delText>平台上有史以来最畅销之作</w:delText>
                          </w:r>
                          <w:r w:rsidR="00F54B69" w:rsidRPr="009511B8" w:rsidDel="00D320D9">
                            <w:rPr>
                              <w:rFonts w:hint="eastAsia"/>
                              <w:rPrChange w:id="30" w:author="Fan Quan" w:date="2021-03-26T16:46:00Z">
                                <w:rPr>
                                  <w:rFonts w:hint="eastAsia"/>
                                </w:rPr>
                              </w:rPrChange>
                            </w:rPr>
                            <w:delText>，同时也赢得了众多的奖项，包括</w:delText>
                          </w:r>
                          <w:r w:rsidR="00F54B69" w:rsidRPr="009511B8" w:rsidDel="00D320D9">
                            <w:rPr>
                              <w:rPrChange w:id="31" w:author="Fan Quan" w:date="2021-03-26T16:46:00Z">
                                <w:rPr/>
                              </w:rPrChange>
                            </w:rPr>
                            <w:delText xml:space="preserve"> CGW (Computer Gaming World, </w:delText>
                          </w:r>
                          <w:r w:rsidR="00F54B69" w:rsidRPr="009511B8" w:rsidDel="00D320D9">
                            <w:rPr>
                              <w:rFonts w:hint="eastAsia"/>
                              <w:rPrChange w:id="32" w:author="Fan Quan" w:date="2021-03-26T16:46:00Z">
                                <w:rPr>
                                  <w:rFonts w:hint="eastAsia"/>
                                </w:rPr>
                              </w:rPrChange>
                            </w:rPr>
                            <w:delText>在美国发行的一款杂志，于</w:delText>
                          </w:r>
                          <w:r w:rsidR="00F54B69" w:rsidRPr="009511B8" w:rsidDel="00D320D9">
                            <w:rPr>
                              <w:rPrChange w:id="33" w:author="Fan Quan" w:date="2021-03-26T16:46:00Z">
                                <w:rPr/>
                              </w:rPrChange>
                            </w:rPr>
                            <w:delText xml:space="preserve"> 2006 </w:delText>
                          </w:r>
                          <w:r w:rsidR="00F54B69" w:rsidRPr="009511B8" w:rsidDel="00D320D9">
                            <w:rPr>
                              <w:rFonts w:hint="eastAsia"/>
                              <w:rPrChange w:id="34" w:author="Fan Quan" w:date="2021-03-26T16:46:00Z">
                                <w:rPr>
                                  <w:rFonts w:hint="eastAsia"/>
                                </w:rPr>
                              </w:rPrChange>
                            </w:rPr>
                            <w:delText>年正式停刊</w:delText>
                          </w:r>
                          <w:r w:rsidR="00F54B69" w:rsidRPr="009511B8" w:rsidDel="00D320D9">
                            <w:rPr>
                              <w:rPrChange w:id="35" w:author="Fan Quan" w:date="2021-03-26T16:46:00Z">
                                <w:rPr/>
                              </w:rPrChange>
                            </w:rPr>
                            <w:delText>)</w:delText>
                          </w:r>
                          <w:r w:rsidR="00F54B69" w:rsidRPr="009511B8" w:rsidDel="00D320D9">
                            <w:rPr>
                              <w:rFonts w:hint="eastAsia"/>
                              <w:rPrChange w:id="36" w:author="Fan Quan" w:date="2021-03-26T16:46:00Z">
                                <w:rPr>
                                  <w:rFonts w:hint="eastAsia"/>
                                </w:rPr>
                              </w:rPrChange>
                            </w:rPr>
                            <w:delText>颁发的“艺术成就特别奖“。</w:delText>
                          </w:r>
                        </w:del>
                      </w:p>
                      <w:p w14:paraId="625FF0AC" w14:textId="7878EA3C" w:rsidR="00F96429" w:rsidRPr="003D1B06" w:rsidRDefault="00F96429" w:rsidP="00F96429">
                        <w:pPr>
                          <w:jc w:val="center"/>
                          <w:rPr>
                            <w:rFonts w:eastAsiaTheme="minorHAnsi"/>
                            <w:sz w:val="20"/>
                            <w:szCs w:val="21"/>
                          </w:rPr>
                        </w:pPr>
                        <w:r w:rsidRPr="003D1B06">
                          <w:rPr>
                            <w:rFonts w:eastAsiaTheme="minorHAnsi" w:hint="eastAsia"/>
                            <w:sz w:val="20"/>
                            <w:szCs w:val="21"/>
                          </w:rPr>
                          <w:t>*</w:t>
                        </w:r>
                        <w:r w:rsidR="00DF6034">
                          <w:rPr>
                            <w:rFonts w:eastAsiaTheme="minorHAnsi" w:hint="eastAsia"/>
                            <w:sz w:val="20"/>
                            <w:szCs w:val="21"/>
                          </w:rPr>
                          <w:t>《地牢大师》至今仍有众多玩家社区在制作不同版本的移植</w:t>
                        </w:r>
                        <w:del w:id="37" w:author="Fan Quan" w:date="2021-03-26T16:45:00Z">
                          <w:r w:rsidR="00DF6034" w:rsidDel="009511B8">
                            <w:rPr>
                              <w:rFonts w:eastAsiaTheme="minorHAnsi" w:hint="eastAsia"/>
                              <w:sz w:val="20"/>
                              <w:szCs w:val="21"/>
                            </w:rPr>
                            <w:delText>，</w:delText>
                          </w:r>
                        </w:del>
                        <w:r w:rsidR="00DF6034">
                          <w:rPr>
                            <w:rFonts w:eastAsiaTheme="minorHAnsi" w:hint="eastAsia"/>
                            <w:sz w:val="20"/>
                            <w:szCs w:val="21"/>
                          </w:rPr>
                          <w:t>（比如</w:t>
                        </w:r>
                        <w:r w:rsidR="00DF6034">
                          <w:rPr>
                            <w:rFonts w:eastAsiaTheme="minorHAnsi"/>
                            <w:sz w:val="20"/>
                            <w:szCs w:val="21"/>
                          </w:rPr>
                          <w:t xml:space="preserve"> Windows, Java, Mac</w:t>
                        </w:r>
                        <w:r w:rsidR="00DF6034">
                          <w:rPr>
                            <w:rFonts w:eastAsiaTheme="minorHAnsi" w:hint="eastAsia"/>
                            <w:sz w:val="20"/>
                            <w:szCs w:val="21"/>
                          </w:rPr>
                          <w:t xml:space="preserve"> 和 </w:t>
                        </w:r>
                        <w:r w:rsidR="00DF6034">
                          <w:rPr>
                            <w:rFonts w:eastAsiaTheme="minorHAnsi"/>
                            <w:sz w:val="20"/>
                            <w:szCs w:val="21"/>
                          </w:rPr>
                          <w:t xml:space="preserve">Linux </w:t>
                        </w:r>
                        <w:r w:rsidR="00DF6034">
                          <w:rPr>
                            <w:rFonts w:eastAsiaTheme="minorHAnsi" w:hint="eastAsia"/>
                            <w:sz w:val="20"/>
                            <w:szCs w:val="21"/>
                          </w:rPr>
                          <w:t>系统），同时他们也制作了成百上千的自制地牢。你可以在</w:t>
                        </w:r>
                        <w:r w:rsidR="009A386C">
                          <w:rPr>
                            <w:rFonts w:eastAsiaTheme="minorHAnsi" w:hint="eastAsia"/>
                            <w:sz w:val="20"/>
                            <w:szCs w:val="21"/>
                          </w:rPr>
                          <w:t xml:space="preserve"> </w:t>
                        </w:r>
                        <w:hyperlink r:id="rId11" w:history="1">
                          <w:r w:rsidR="009A386C" w:rsidRPr="00AF713E">
                            <w:rPr>
                              <w:rStyle w:val="Hyperlink"/>
                              <w:rFonts w:eastAsiaTheme="minorHAnsi"/>
                              <w:sz w:val="20"/>
                              <w:szCs w:val="21"/>
                            </w:rPr>
                            <w:t>https://www.dungeon-master.com/forum/</w:t>
                          </w:r>
                        </w:hyperlink>
                        <w:r w:rsidR="009A386C">
                          <w:rPr>
                            <w:rFonts w:eastAsiaTheme="minorHAnsi" w:hint="eastAsia"/>
                            <w:sz w:val="20"/>
                            <w:szCs w:val="21"/>
                          </w:rPr>
                          <w:t xml:space="preserve"> 上浏览这些地牢。</w:t>
                        </w:r>
                      </w:p>
                      <w:p w14:paraId="15A0EADA" w14:textId="77777777" w:rsidR="000C1A81" w:rsidRPr="003D1B06" w:rsidRDefault="000C1A81" w:rsidP="000C1A81">
                        <w:pPr>
                          <w:rPr>
                            <w:rFonts w:eastAsiaTheme="minorHAnsi"/>
                            <w:sz w:val="20"/>
                            <w:szCs w:val="21"/>
                          </w:rPr>
                        </w:pPr>
                      </w:p>
                    </w:txbxContent>
                  </v:textbox>
                </v:shape>
                <w10:wrap type="topAndBottom" anchorx="margin"/>
              </v:group>
            </w:pict>
          </mc:Fallback>
        </mc:AlternateContent>
      </w:r>
      <w:r w:rsidR="00DB684D">
        <w:rPr>
          <w:rFonts w:hint="eastAsia"/>
        </w:rPr>
        <w:t>《</w:t>
      </w:r>
      <w:r w:rsidR="00DF6034">
        <w:rPr>
          <w:rFonts w:hint="eastAsia"/>
        </w:rPr>
        <w:t>地牢大师</w:t>
      </w:r>
      <w:r w:rsidR="00DB684D">
        <w:rPr>
          <w:rFonts w:hint="eastAsia"/>
        </w:rPr>
        <w:t>》（</w:t>
      </w:r>
      <w:r w:rsidR="00DF6034">
        <w:t>Dungeon Master</w:t>
      </w:r>
      <w:r w:rsidR="00DB684D">
        <w:rPr>
          <w:rFonts w:hint="eastAsia"/>
        </w:rPr>
        <w:t>）</w:t>
      </w:r>
    </w:p>
    <w:p w14:paraId="61254696" w14:textId="6EE80241" w:rsidR="0016522A" w:rsidRDefault="008F2B87" w:rsidP="00F734E7">
      <w:r w:rsidRPr="008F2B87">
        <w:rPr>
          <w:rFonts w:hint="eastAsia"/>
        </w:rPr>
        <w:t>作者：</w:t>
      </w:r>
      <w:r w:rsidR="00F54B69">
        <w:t>OC</w:t>
      </w:r>
    </w:p>
    <w:p w14:paraId="6E11E46C" w14:textId="50EDF7D8" w:rsidR="0016522A" w:rsidRPr="008F2B87" w:rsidRDefault="0016522A" w:rsidP="008F2B87">
      <w:pPr>
        <w:jc w:val="left"/>
      </w:pPr>
      <w:r w:rsidRPr="008F2B87">
        <w:rPr>
          <w:rFonts w:hint="eastAsia"/>
        </w:rPr>
        <w:t>翻译：</w:t>
      </w:r>
      <w:proofErr w:type="spellStart"/>
      <w:r w:rsidR="00F54B69">
        <w:rPr>
          <w:rFonts w:hint="eastAsia"/>
        </w:rPr>
        <w:t>L</w:t>
      </w:r>
      <w:r w:rsidR="00F54B69">
        <w:t>ightningChris</w:t>
      </w:r>
      <w:proofErr w:type="spellEnd"/>
    </w:p>
    <w:p w14:paraId="3F74EDB5" w14:textId="77777777" w:rsidR="0016522A" w:rsidRDefault="0092507E" w:rsidP="00F734E7">
      <w:r>
        <w:rPr>
          <w:noProof/>
        </w:rPr>
        <mc:AlternateContent>
          <mc:Choice Requires="wps">
            <w:drawing>
              <wp:anchor distT="45720" distB="45720" distL="114300" distR="114300" simplePos="0" relativeHeight="251662336" behindDoc="0" locked="0" layoutInCell="1" allowOverlap="1" wp14:anchorId="72A05D3C" wp14:editId="0D25C62E">
                <wp:simplePos x="0" y="0"/>
                <wp:positionH relativeFrom="margin">
                  <wp:align>right</wp:align>
                </wp:positionH>
                <wp:positionV relativeFrom="paragraph">
                  <wp:posOffset>249362</wp:posOffset>
                </wp:positionV>
                <wp:extent cx="6169660" cy="1404620"/>
                <wp:effectExtent l="0" t="0" r="2540" b="5715"/>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solidFill>
                          <a:srgbClr val="FFFFFF"/>
                        </a:solidFill>
                        <a:ln w="9525">
                          <a:noFill/>
                          <a:miter lim="800000"/>
                          <a:headEnd/>
                          <a:tailEnd/>
                        </a:ln>
                      </wps:spPr>
                      <wps:txbx>
                        <w:txbxContent>
                          <w:p w14:paraId="1530D257" w14:textId="31DE277B" w:rsidR="00B64617" w:rsidRDefault="0092507E">
                            <w:pPr>
                              <w:rPr>
                                <w:rFonts w:ascii="Times New Roman" w:eastAsia="楷体" w:hAnsi="Times New Roman"/>
                              </w:rPr>
                            </w:pPr>
                            <w:proofErr w:type="gramStart"/>
                            <w:r w:rsidRPr="00E81749">
                              <w:rPr>
                                <w:rFonts w:ascii="Times New Roman" w:eastAsia="楷体" w:hAnsi="Times New Roman" w:hint="eastAsia"/>
                              </w:rPr>
                              <w:t>“</w:t>
                            </w:r>
                            <w:proofErr w:type="gramEnd"/>
                            <w:r w:rsidR="00F54B69">
                              <w:rPr>
                                <w:rFonts w:ascii="Times New Roman" w:eastAsia="楷体" w:hAnsi="Times New Roman" w:hint="eastAsia"/>
                              </w:rPr>
                              <w:t>我们当时就有种</w:t>
                            </w:r>
                            <w:ins w:id="38" w:author="Fan Quan" w:date="2021-03-26T16:47:00Z">
                              <w:r w:rsidR="009511B8">
                                <w:rPr>
                                  <w:rFonts w:ascii="Times New Roman" w:eastAsia="楷体" w:hAnsi="Times New Roman" w:hint="eastAsia"/>
                                </w:rPr>
                                <w:t>“</w:t>
                              </w:r>
                            </w:ins>
                            <w:r w:rsidR="00F54B69">
                              <w:rPr>
                                <w:rFonts w:ascii="Times New Roman" w:eastAsia="楷体" w:hAnsi="Times New Roman" w:hint="eastAsia"/>
                              </w:rPr>
                              <w:t>直觉</w:t>
                            </w:r>
                            <w:ins w:id="39" w:author="Fan Quan" w:date="2021-03-26T16:47:00Z">
                              <w:r w:rsidR="009511B8">
                                <w:rPr>
                                  <w:rFonts w:ascii="Times New Roman" w:eastAsia="楷体" w:hAnsi="Times New Roman" w:hint="eastAsia"/>
                                </w:rPr>
                                <w:t>”</w:t>
                              </w:r>
                            </w:ins>
                            <w:r w:rsidR="00F54B69">
                              <w:rPr>
                                <w:rFonts w:ascii="Times New Roman" w:eastAsia="楷体" w:hAnsi="Times New Roman" w:hint="eastAsia"/>
                              </w:rPr>
                              <w:t>认为《地牢大师》能成功。我想或许那是因为我们想做一款之前从未有过的游戏类型吧。这游戏融合了实时冒险元素和丰富的环境交互元素。或许</w:t>
                            </w:r>
                            <w:del w:id="40" w:author="Fan Quan" w:date="2021-03-26T16:49:00Z">
                              <w:r w:rsidR="00F54B69" w:rsidDel="004651CB">
                                <w:rPr>
                                  <w:rFonts w:ascii="Times New Roman" w:eastAsia="楷体" w:hAnsi="Times New Roman" w:hint="eastAsia"/>
                                </w:rPr>
                                <w:delText>和这游戏</w:delText>
                              </w:r>
                            </w:del>
                            <w:proofErr w:type="gramStart"/>
                            <w:r w:rsidR="00F54B69">
                              <w:rPr>
                                <w:rFonts w:ascii="Times New Roman" w:eastAsia="楷体" w:hAnsi="Times New Roman" w:hint="eastAsia"/>
                              </w:rPr>
                              <w:t>最</w:t>
                            </w:r>
                            <w:proofErr w:type="gramEnd"/>
                            <w:r w:rsidR="00F54B69">
                              <w:rPr>
                                <w:rFonts w:ascii="Times New Roman" w:eastAsia="楷体" w:hAnsi="Times New Roman" w:hint="eastAsia"/>
                              </w:rPr>
                              <w:t>形象的类比就是我们在尝试做一款形同于‘飞行模拟器’的地牢冒险游戏。</w:t>
                            </w:r>
                            <w:r w:rsidRPr="00E81749">
                              <w:rPr>
                                <w:rFonts w:ascii="Times New Roman" w:eastAsia="楷体" w:hAnsi="Times New Roman" w:hint="eastAsia"/>
                              </w:rPr>
                              <w:t>”</w:t>
                            </w:r>
                          </w:p>
                          <w:p w14:paraId="0D020D01" w14:textId="77777777" w:rsidR="003F7E6F" w:rsidRPr="00E81749" w:rsidRDefault="003F7E6F">
                            <w:pPr>
                              <w:rPr>
                                <w:rFonts w:ascii="Times New Roman" w:eastAsia="楷体" w:hAnsi="Times New Roman"/>
                              </w:rPr>
                            </w:pPr>
                          </w:p>
                          <w:p w14:paraId="22B99816" w14:textId="30E41C5E" w:rsidR="002169D6" w:rsidRPr="00E81749" w:rsidRDefault="002169D6" w:rsidP="002169D6">
                            <w:pPr>
                              <w:wordWrap w:val="0"/>
                              <w:jc w:val="right"/>
                              <w:rPr>
                                <w:rFonts w:ascii="Times New Roman" w:eastAsia="楷体" w:hAnsi="Times New Roman"/>
                              </w:rPr>
                            </w:pPr>
                            <w:r w:rsidRPr="00E81749">
                              <w:rPr>
                                <w:rFonts w:ascii="Times New Roman" w:eastAsia="楷体" w:hAnsi="Times New Roman"/>
                              </w:rPr>
                              <w:t>——</w:t>
                            </w:r>
                            <w:ins w:id="41" w:author="Fan Quan" w:date="2021-03-26T16:49:00Z">
                              <w:r w:rsidR="004651CB">
                                <w:rPr>
                                  <w:rFonts w:ascii="Times New Roman" w:eastAsia="楷体" w:hAnsi="Times New Roman"/>
                                </w:rPr>
                                <w:t xml:space="preserve"> </w:t>
                              </w:r>
                            </w:ins>
                            <w:r w:rsidR="007E548D" w:rsidRPr="004651CB">
                              <w:rPr>
                                <w:rFonts w:ascii="Times New Roman" w:hAnsi="Times New Roman" w:cs="Times New Roman"/>
                                <w:rPrChange w:id="42" w:author="Fan Quan" w:date="2021-03-26T16:49:00Z">
                                  <w:rPr/>
                                </w:rPrChange>
                              </w:rPr>
                              <w:fldChar w:fldCharType="begin"/>
                            </w:r>
                            <w:r w:rsidR="007E548D" w:rsidRPr="004651CB">
                              <w:rPr>
                                <w:rFonts w:ascii="Times New Roman" w:hAnsi="Times New Roman" w:cs="Times New Roman"/>
                                <w:rPrChange w:id="43" w:author="Fan Quan" w:date="2021-03-26T16:49:00Z">
                                  <w:rPr/>
                                </w:rPrChange>
                              </w:rPr>
                              <w:instrText xml:space="preserve"> HYPERLINK "http://dmweb.free.fr/?q=node/94" </w:instrText>
                            </w:r>
                            <w:r w:rsidR="007E548D" w:rsidRPr="004651CB">
                              <w:rPr>
                                <w:rFonts w:ascii="Times New Roman" w:hAnsi="Times New Roman" w:cs="Times New Roman"/>
                                <w:rPrChange w:id="44" w:author="Fan Quan" w:date="2021-03-26T16:49:00Z">
                                  <w:rPr>
                                    <w:rStyle w:val="Hyperlink"/>
                                    <w:i/>
                                    <w:iCs/>
                                  </w:rPr>
                                </w:rPrChange>
                              </w:rPr>
                              <w:fldChar w:fldCharType="separate"/>
                            </w:r>
                            <w:r w:rsidR="00F54B69" w:rsidRPr="004651CB">
                              <w:rPr>
                                <w:rStyle w:val="Hyperlink"/>
                                <w:rFonts w:ascii="Times New Roman" w:hAnsi="Times New Roman" w:cs="Times New Roman"/>
                                <w:rPrChange w:id="45" w:author="Fan Quan" w:date="2021-03-26T16:49:00Z">
                                  <w:rPr>
                                    <w:rStyle w:val="Hyperlink"/>
                                    <w:i/>
                                    <w:iCs/>
                                  </w:rPr>
                                </w:rPrChange>
                              </w:rPr>
                              <w:t>Wayne Holder</w:t>
                            </w:r>
                            <w:r w:rsidR="007E548D" w:rsidRPr="004651CB">
                              <w:rPr>
                                <w:rStyle w:val="Hyperlink"/>
                                <w:rFonts w:ascii="Times New Roman" w:hAnsi="Times New Roman" w:cs="Times New Roman"/>
                                <w:rPrChange w:id="46" w:author="Fan Quan" w:date="2021-03-26T16:49:00Z">
                                  <w:rPr>
                                    <w:rStyle w:val="Hyperlink"/>
                                    <w:i/>
                                    <w:iCs/>
                                  </w:rPr>
                                </w:rPrChange>
                              </w:rPr>
                              <w:fldChar w:fldCharType="end"/>
                            </w:r>
                            <w:del w:id="47" w:author="Fan Quan" w:date="2021-03-26T16:49:00Z">
                              <w:r w:rsidR="00F54B69" w:rsidDel="004651CB">
                                <w:delText>,</w:delText>
                              </w:r>
                            </w:del>
                          </w:p>
                          <w:p w14:paraId="039B8708" w14:textId="6074C5D1" w:rsidR="00F96429" w:rsidRPr="00E81749" w:rsidRDefault="002169D6" w:rsidP="00F54B69">
                            <w:pPr>
                              <w:jc w:val="right"/>
                              <w:rPr>
                                <w:rFonts w:ascii="Times New Roman" w:eastAsia="楷体" w:hAnsi="Times New Roman"/>
                              </w:rPr>
                            </w:pPr>
                            <w:r w:rsidRPr="00E81749">
                              <w:rPr>
                                <w:rFonts w:ascii="Times New Roman" w:eastAsia="楷体" w:hAnsi="Times New Roman" w:hint="eastAsia"/>
                              </w:rPr>
                              <w:t>《</w:t>
                            </w:r>
                            <w:r w:rsidR="00F54B69">
                              <w:rPr>
                                <w:rFonts w:ascii="Times New Roman" w:eastAsia="楷体" w:hAnsi="Times New Roman" w:hint="eastAsia"/>
                              </w:rPr>
                              <w:t>地牢大师</w:t>
                            </w:r>
                            <w:r w:rsidRPr="00E81749">
                              <w:rPr>
                                <w:rFonts w:ascii="Times New Roman" w:eastAsia="楷体" w:hAnsi="Times New Roman" w:hint="eastAsia"/>
                              </w:rPr>
                              <w:t>》</w:t>
                            </w:r>
                            <w:r w:rsidR="00F54B69">
                              <w:rPr>
                                <w:rFonts w:ascii="Times New Roman" w:eastAsia="楷体" w:hAnsi="Times New Roman" w:hint="eastAsia"/>
                              </w:rPr>
                              <w:t>制作人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A05D3C" id="文本框 2" o:spid="_x0000_s1029" type="#_x0000_t202" style="position:absolute;left:0;text-align:left;margin-left:434.6pt;margin-top:19.65pt;width:485.8pt;height:110.6pt;z-index:2516623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" stroked="f">
                <v:textbox style="mso-fit-shape-to-text:t">
                  <w:txbxContent>
                    <w:p w14:paraId="1530D257" w14:textId="31DE277B" w:rsidR="00B64617" w:rsidRDefault="0092507E">
                      <w:pPr>
                        <w:rPr>
                          <w:rFonts w:ascii="Times New Roman" w:eastAsia="楷体" w:hAnsi="Times New Roman"/>
                        </w:rPr>
                      </w:pPr>
                      <w:proofErr w:type="gramStart"/>
                      <w:r w:rsidRPr="00E81749">
                        <w:rPr>
                          <w:rFonts w:ascii="Times New Roman" w:eastAsia="楷体" w:hAnsi="Times New Roman" w:hint="eastAsia"/>
                        </w:rPr>
                        <w:t>“</w:t>
                      </w:r>
                      <w:proofErr w:type="gramEnd"/>
                      <w:r w:rsidR="00F54B69">
                        <w:rPr>
                          <w:rFonts w:ascii="Times New Roman" w:eastAsia="楷体" w:hAnsi="Times New Roman" w:hint="eastAsia"/>
                        </w:rPr>
                        <w:t>我们当时就有种</w:t>
                      </w:r>
                      <w:ins w:id="48" w:author="Fan Quan" w:date="2021-03-26T16:47:00Z">
                        <w:r w:rsidR="009511B8">
                          <w:rPr>
                            <w:rFonts w:ascii="Times New Roman" w:eastAsia="楷体" w:hAnsi="Times New Roman" w:hint="eastAsia"/>
                          </w:rPr>
                          <w:t>“</w:t>
                        </w:r>
                      </w:ins>
                      <w:r w:rsidR="00F54B69">
                        <w:rPr>
                          <w:rFonts w:ascii="Times New Roman" w:eastAsia="楷体" w:hAnsi="Times New Roman" w:hint="eastAsia"/>
                        </w:rPr>
                        <w:t>直觉</w:t>
                      </w:r>
                      <w:ins w:id="49" w:author="Fan Quan" w:date="2021-03-26T16:47:00Z">
                        <w:r w:rsidR="009511B8">
                          <w:rPr>
                            <w:rFonts w:ascii="Times New Roman" w:eastAsia="楷体" w:hAnsi="Times New Roman" w:hint="eastAsia"/>
                          </w:rPr>
                          <w:t>”</w:t>
                        </w:r>
                      </w:ins>
                      <w:r w:rsidR="00F54B69">
                        <w:rPr>
                          <w:rFonts w:ascii="Times New Roman" w:eastAsia="楷体" w:hAnsi="Times New Roman" w:hint="eastAsia"/>
                        </w:rPr>
                        <w:t>认为《地牢大师》能成功。我想或许那是因为我们想做一款之前从未有过的游戏类型吧。这游戏融合了实时冒险元素和丰富的环境交互元素。或许</w:t>
                      </w:r>
                      <w:del w:id="50" w:author="Fan Quan" w:date="2021-03-26T16:49:00Z">
                        <w:r w:rsidR="00F54B69" w:rsidDel="004651CB">
                          <w:rPr>
                            <w:rFonts w:ascii="Times New Roman" w:eastAsia="楷体" w:hAnsi="Times New Roman" w:hint="eastAsia"/>
                          </w:rPr>
                          <w:delText>和这游戏</w:delText>
                        </w:r>
                      </w:del>
                      <w:proofErr w:type="gramStart"/>
                      <w:r w:rsidR="00F54B69">
                        <w:rPr>
                          <w:rFonts w:ascii="Times New Roman" w:eastAsia="楷体" w:hAnsi="Times New Roman" w:hint="eastAsia"/>
                        </w:rPr>
                        <w:t>最</w:t>
                      </w:r>
                      <w:proofErr w:type="gramEnd"/>
                      <w:r w:rsidR="00F54B69">
                        <w:rPr>
                          <w:rFonts w:ascii="Times New Roman" w:eastAsia="楷体" w:hAnsi="Times New Roman" w:hint="eastAsia"/>
                        </w:rPr>
                        <w:t>形象的类比就是我们在尝试做一款形同于‘飞行模拟器’的地牢冒险游戏。</w:t>
                      </w:r>
                      <w:r w:rsidRPr="00E81749">
                        <w:rPr>
                          <w:rFonts w:ascii="Times New Roman" w:eastAsia="楷体" w:hAnsi="Times New Roman" w:hint="eastAsia"/>
                        </w:rPr>
                        <w:t>”</w:t>
                      </w:r>
                    </w:p>
                    <w:p w14:paraId="0D020D01" w14:textId="77777777" w:rsidR="003F7E6F" w:rsidRPr="00E81749" w:rsidRDefault="003F7E6F">
                      <w:pPr>
                        <w:rPr>
                          <w:rFonts w:ascii="Times New Roman" w:eastAsia="楷体" w:hAnsi="Times New Roman"/>
                        </w:rPr>
                      </w:pPr>
                    </w:p>
                    <w:p w14:paraId="22B99816" w14:textId="30E41C5E" w:rsidR="002169D6" w:rsidRPr="00E81749" w:rsidRDefault="002169D6" w:rsidP="002169D6">
                      <w:pPr>
                        <w:wordWrap w:val="0"/>
                        <w:jc w:val="right"/>
                        <w:rPr>
                          <w:rFonts w:ascii="Times New Roman" w:eastAsia="楷体" w:hAnsi="Times New Roman"/>
                        </w:rPr>
                      </w:pPr>
                      <w:r w:rsidRPr="00E81749">
                        <w:rPr>
                          <w:rFonts w:ascii="Times New Roman" w:eastAsia="楷体" w:hAnsi="Times New Roman"/>
                        </w:rPr>
                        <w:t>——</w:t>
                      </w:r>
                      <w:ins w:id="51" w:author="Fan Quan" w:date="2021-03-26T16:49:00Z">
                        <w:r w:rsidR="004651CB">
                          <w:rPr>
                            <w:rFonts w:ascii="Times New Roman" w:eastAsia="楷体" w:hAnsi="Times New Roman"/>
                          </w:rPr>
                          <w:t xml:space="preserve"> </w:t>
                        </w:r>
                      </w:ins>
                      <w:r w:rsidR="007E548D" w:rsidRPr="004651CB">
                        <w:rPr>
                          <w:rFonts w:ascii="Times New Roman" w:hAnsi="Times New Roman" w:cs="Times New Roman"/>
                          <w:rPrChange w:id="52" w:author="Fan Quan" w:date="2021-03-26T16:49:00Z">
                            <w:rPr/>
                          </w:rPrChange>
                        </w:rPr>
                        <w:fldChar w:fldCharType="begin"/>
                      </w:r>
                      <w:r w:rsidR="007E548D" w:rsidRPr="004651CB">
                        <w:rPr>
                          <w:rFonts w:ascii="Times New Roman" w:hAnsi="Times New Roman" w:cs="Times New Roman"/>
                          <w:rPrChange w:id="53" w:author="Fan Quan" w:date="2021-03-26T16:49:00Z">
                            <w:rPr/>
                          </w:rPrChange>
                        </w:rPr>
                        <w:instrText xml:space="preserve"> HYPERLINK "http://dmweb.free.fr/?q=node/94" </w:instrText>
                      </w:r>
                      <w:r w:rsidR="007E548D" w:rsidRPr="004651CB">
                        <w:rPr>
                          <w:rFonts w:ascii="Times New Roman" w:hAnsi="Times New Roman" w:cs="Times New Roman"/>
                          <w:rPrChange w:id="54" w:author="Fan Quan" w:date="2021-03-26T16:49:00Z">
                            <w:rPr>
                              <w:rStyle w:val="Hyperlink"/>
                              <w:i/>
                              <w:iCs/>
                            </w:rPr>
                          </w:rPrChange>
                        </w:rPr>
                        <w:fldChar w:fldCharType="separate"/>
                      </w:r>
                      <w:r w:rsidR="00F54B69" w:rsidRPr="004651CB">
                        <w:rPr>
                          <w:rStyle w:val="Hyperlink"/>
                          <w:rFonts w:ascii="Times New Roman" w:hAnsi="Times New Roman" w:cs="Times New Roman"/>
                          <w:rPrChange w:id="55" w:author="Fan Quan" w:date="2021-03-26T16:49:00Z">
                            <w:rPr>
                              <w:rStyle w:val="Hyperlink"/>
                              <w:i/>
                              <w:iCs/>
                            </w:rPr>
                          </w:rPrChange>
                        </w:rPr>
                        <w:t>Wayne Holder</w:t>
                      </w:r>
                      <w:r w:rsidR="007E548D" w:rsidRPr="004651CB">
                        <w:rPr>
                          <w:rStyle w:val="Hyperlink"/>
                          <w:rFonts w:ascii="Times New Roman" w:hAnsi="Times New Roman" w:cs="Times New Roman"/>
                          <w:rPrChange w:id="56" w:author="Fan Quan" w:date="2021-03-26T16:49:00Z">
                            <w:rPr>
                              <w:rStyle w:val="Hyperlink"/>
                              <w:i/>
                              <w:iCs/>
                            </w:rPr>
                          </w:rPrChange>
                        </w:rPr>
                        <w:fldChar w:fldCharType="end"/>
                      </w:r>
                      <w:del w:id="57" w:author="Fan Quan" w:date="2021-03-26T16:49:00Z">
                        <w:r w:rsidR="00F54B69" w:rsidDel="004651CB">
                          <w:delText>,</w:delText>
                        </w:r>
                      </w:del>
                    </w:p>
                    <w:p w14:paraId="039B8708" w14:textId="6074C5D1" w:rsidR="00F96429" w:rsidRPr="00E81749" w:rsidRDefault="002169D6" w:rsidP="00F54B69">
                      <w:pPr>
                        <w:jc w:val="right"/>
                        <w:rPr>
                          <w:rFonts w:ascii="Times New Roman" w:eastAsia="楷体" w:hAnsi="Times New Roman"/>
                        </w:rPr>
                      </w:pPr>
                      <w:r w:rsidRPr="00E81749">
                        <w:rPr>
                          <w:rFonts w:ascii="Times New Roman" w:eastAsia="楷体" w:hAnsi="Times New Roman" w:hint="eastAsia"/>
                        </w:rPr>
                        <w:t>《</w:t>
                      </w:r>
                      <w:r w:rsidR="00F54B69">
                        <w:rPr>
                          <w:rFonts w:ascii="Times New Roman" w:eastAsia="楷体" w:hAnsi="Times New Roman" w:hint="eastAsia"/>
                        </w:rPr>
                        <w:t>地牢大师</w:t>
                      </w:r>
                      <w:r w:rsidRPr="00E81749">
                        <w:rPr>
                          <w:rFonts w:ascii="Times New Roman" w:eastAsia="楷体" w:hAnsi="Times New Roman" w:hint="eastAsia"/>
                        </w:rPr>
                        <w:t>》</w:t>
                      </w:r>
                      <w:r w:rsidR="00F54B69">
                        <w:rPr>
                          <w:rFonts w:ascii="Times New Roman" w:eastAsia="楷体" w:hAnsi="Times New Roman" w:hint="eastAsia"/>
                        </w:rPr>
                        <w:t>制作人</w:t>
                      </w:r>
                    </w:p>
                  </w:txbxContent>
                </v:textbox>
                <w10:wrap type="topAndBottom" anchorx="margin"/>
              </v:shape>
            </w:pict>
          </mc:Fallback>
        </mc:AlternateContent>
      </w:r>
      <w:r w:rsidR="00F05C15">
        <w:rPr>
          <w:noProof/>
        </w:rPr>
        <w:pict w14:anchorId="7D307E17">
          <v:rect id="_x0000_i1025" alt="" style="width:335.55pt;height:.05pt;mso-width-percent:0;mso-height-percent:0;mso-width-percent:0;mso-height-percent:0" o:hrpct="808" o:hrstd="t" o:hrnoshade="t" o:hr="t" fillcolor="#cfcdcd [2894]" stroked="f"/>
        </w:pict>
      </w:r>
    </w:p>
    <w:p w14:paraId="03D016F1" w14:textId="77777777" w:rsidR="0016522A" w:rsidRDefault="0016522A" w:rsidP="00F734E7">
      <w:pPr>
        <w:sectPr w:rsidR="0016522A" w:rsidSect="00F800C8">
          <w:headerReference w:type="default" r:id="rId12"/>
          <w:footerReference w:type="default" r:id="rId13"/>
          <w:pgSz w:w="11906" w:h="16838"/>
          <w:pgMar w:top="1440" w:right="1080" w:bottom="1440" w:left="1080" w:header="567" w:footer="567" w:gutter="0"/>
          <w:cols w:space="425"/>
          <w:docGrid w:type="lines" w:linePitch="312"/>
          <w15:footnoteColumns w:val="1"/>
        </w:sectPr>
      </w:pPr>
    </w:p>
    <w:p w14:paraId="610CDB63" w14:textId="63D2AAB9" w:rsidR="00F348C6" w:rsidRDefault="00F14BA7" w:rsidP="00F348C6">
      <w:pPr>
        <w:pStyle w:val="-"/>
        <w:ind w:firstLine="420"/>
      </w:pPr>
      <w:r>
        <w:rPr>
          <w:rFonts w:hint="eastAsia"/>
        </w:rPr>
        <w:t>《地牢冒险》是对我影响最大的游戏之一</w:t>
      </w:r>
      <w:ins w:id="58" w:author="Fan Quan" w:date="2021-03-26T16:50:00Z">
        <w:r w:rsidR="00D320D9">
          <w:rPr>
            <w:rStyle w:val="FootnoteReference"/>
          </w:rPr>
          <w:footnoteReference w:id="1"/>
        </w:r>
      </w:ins>
      <w:r>
        <w:rPr>
          <w:rFonts w:hint="eastAsia"/>
        </w:rPr>
        <w:t>。我永远不会忘记在游戏里</w:t>
      </w:r>
      <w:del w:id="66" w:author="Fan Quan" w:date="2021-03-26T16:53:00Z">
        <w:r w:rsidDel="003644F5">
          <w:rPr>
            <w:rFonts w:hint="eastAsia"/>
          </w:rPr>
          <w:delText>我</w:delText>
        </w:r>
      </w:del>
      <w:r>
        <w:rPr>
          <w:rFonts w:hint="eastAsia"/>
        </w:rPr>
        <w:t>第一次遇见僵尸的场景。它在一排栏杆后面，我手上有把匕首，令我惊喜的是即使隔着一排栏杆朝僵尸投掷匕首依旧是有用的！自那时起我就知道这游戏不一般。</w:t>
      </w:r>
    </w:p>
    <w:p w14:paraId="669FE8A6" w14:textId="5D4BC4DD" w:rsidR="00F14BA7" w:rsidRDefault="00F14BA7" w:rsidP="00F348C6">
      <w:pPr>
        <w:pStyle w:val="-"/>
        <w:ind w:firstLine="420"/>
      </w:pPr>
      <w:r>
        <w:rPr>
          <w:rFonts w:hint="eastAsia"/>
        </w:rPr>
        <w:t>《地牢大师》是一款革命性的使用了第一人称视角</w:t>
      </w:r>
      <w:ins w:id="67" w:author="Fan Quan" w:date="2021-03-26T16:58:00Z">
        <w:r w:rsidR="002B45CC">
          <w:rPr>
            <w:rFonts w:hint="eastAsia"/>
          </w:rPr>
          <w:t>和</w:t>
        </w:r>
      </w:ins>
      <w:del w:id="68" w:author="Fan Quan" w:date="2021-03-26T16:58:00Z">
        <w:r w:rsidDel="002B45CC">
          <w:rPr>
            <w:rFonts w:hint="eastAsia"/>
          </w:rPr>
          <w:delText>的</w:delText>
        </w:r>
      </w:del>
      <w:r>
        <w:rPr>
          <w:rFonts w:hint="eastAsia"/>
        </w:rPr>
        <w:t>伪</w:t>
      </w:r>
      <w:r>
        <w:rPr>
          <w:rFonts w:hint="eastAsia"/>
        </w:rPr>
        <w:t xml:space="preserve"> </w:t>
      </w:r>
      <w:r>
        <w:t>3D</w:t>
      </w:r>
      <w:del w:id="69" w:author="Fan Quan" w:date="2021-03-26T16:58:00Z">
        <w:r w:rsidDel="002B45CC">
          <w:rPr>
            <w:rFonts w:hint="eastAsia"/>
          </w:rPr>
          <w:delText xml:space="preserve"> </w:delText>
        </w:r>
      </w:del>
      <w:r>
        <w:rPr>
          <w:rStyle w:val="FootnoteReference"/>
        </w:rPr>
        <w:footnoteReference w:id="2"/>
      </w:r>
      <w:ins w:id="70" w:author="Fan Quan" w:date="2021-03-26T16:58:00Z">
        <w:r w:rsidR="002B45CC">
          <w:t xml:space="preserve"> </w:t>
        </w:r>
        <w:r w:rsidR="002B45CC">
          <w:rPr>
            <w:rFonts w:hint="eastAsia"/>
          </w:rPr>
          <w:t>画面的</w:t>
        </w:r>
        <w:r w:rsidR="002B45CC">
          <w:rPr>
            <w:rFonts w:hint="eastAsia"/>
          </w:rPr>
          <w:t xml:space="preserve"> CRPG</w:t>
        </w:r>
      </w:ins>
      <w:del w:id="71" w:author="Fan Quan" w:date="2021-03-26T16:58:00Z">
        <w:r w:rsidDel="002B45CC">
          <w:rPr>
            <w:rFonts w:hint="eastAsia"/>
          </w:rPr>
          <w:delText>游戏</w:delText>
        </w:r>
      </w:del>
      <w:r>
        <w:rPr>
          <w:rFonts w:hint="eastAsia"/>
        </w:rPr>
        <w:t>。</w:t>
      </w:r>
      <w:r w:rsidR="001555F1">
        <w:rPr>
          <w:rFonts w:hint="eastAsia"/>
        </w:rPr>
        <w:t>玩家控制一个</w:t>
      </w:r>
      <w:del w:id="72" w:author="Fan Quan" w:date="2021-03-26T16:58:00Z">
        <w:r w:rsidR="001555F1" w:rsidDel="002B45CC">
          <w:rPr>
            <w:rFonts w:hint="eastAsia"/>
          </w:rPr>
          <w:delText xml:space="preserve"> 4 </w:delText>
        </w:r>
      </w:del>
      <w:ins w:id="73" w:author="Fan Quan" w:date="2021-03-26T16:58:00Z">
        <w:r w:rsidR="002B45CC">
          <w:rPr>
            <w:rFonts w:hint="eastAsia"/>
          </w:rPr>
          <w:t>四</w:t>
        </w:r>
      </w:ins>
      <w:r w:rsidR="001555F1">
        <w:rPr>
          <w:rFonts w:hint="eastAsia"/>
        </w:rPr>
        <w:t>人小队，</w:t>
      </w:r>
      <w:del w:id="74" w:author="Fan Quan" w:date="2021-03-26T16:58:00Z">
        <w:r w:rsidR="001555F1" w:rsidDel="002B45CC">
          <w:rPr>
            <w:rFonts w:hint="eastAsia"/>
          </w:rPr>
          <w:delText>其</w:delText>
        </w:r>
      </w:del>
      <w:r w:rsidR="001555F1">
        <w:rPr>
          <w:rFonts w:hint="eastAsia"/>
        </w:rPr>
        <w:t>组成一个“团”（</w:t>
      </w:r>
      <w:r w:rsidR="001555F1">
        <w:rPr>
          <w:rFonts w:hint="eastAsia"/>
        </w:rPr>
        <w:t>b</w:t>
      </w:r>
      <w:r w:rsidR="001555F1">
        <w:t>lob</w:t>
      </w:r>
      <w:ins w:id="75" w:author="Fan Quan" w:date="2021-03-26T16:58:00Z">
        <w:r w:rsidR="002B45CC">
          <w:rPr>
            <w:rFonts w:hint="eastAsia"/>
          </w:rPr>
          <w:t>，</w:t>
        </w:r>
      </w:ins>
      <w:del w:id="76" w:author="Fan Quan" w:date="2021-03-26T16:58:00Z">
        <w:r w:rsidR="001555F1" w:rsidDel="002B45CC">
          <w:rPr>
            <w:rFonts w:hint="eastAsia"/>
          </w:rPr>
          <w:delText>）（</w:delText>
        </w:r>
      </w:del>
      <w:r w:rsidR="001555F1">
        <w:rPr>
          <w:rFonts w:hint="eastAsia"/>
        </w:rPr>
        <w:t>因此也有了</w:t>
      </w:r>
      <w:ins w:id="77" w:author="Fan Quan" w:date="2021-03-26T16:58:00Z">
        <w:r w:rsidR="002B45CC">
          <w:rPr>
            <w:rFonts w:hint="eastAsia"/>
          </w:rPr>
          <w:t>“</w:t>
        </w:r>
      </w:ins>
      <w:del w:id="78" w:author="Fan Quan" w:date="2021-03-26T16:58:00Z">
        <w:r w:rsidR="001555F1" w:rsidDel="002B45CC">
          <w:delText xml:space="preserve"> </w:delText>
        </w:r>
      </w:del>
      <w:proofErr w:type="spellStart"/>
      <w:r w:rsidR="001555F1">
        <w:t>blobber</w:t>
      </w:r>
      <w:proofErr w:type="spellEnd"/>
      <w:ins w:id="79" w:author="Fan Quan" w:date="2021-03-26T16:58:00Z">
        <w:r w:rsidR="002B45CC">
          <w:rPr>
            <w:rFonts w:hint="eastAsia"/>
          </w:rPr>
          <w:t>”</w:t>
        </w:r>
      </w:ins>
      <w:del w:id="80" w:author="Fan Quan" w:date="2021-03-26T16:58:00Z">
        <w:r w:rsidR="001555F1" w:rsidDel="002B45CC">
          <w:delText xml:space="preserve"> </w:delText>
        </w:r>
      </w:del>
      <w:r w:rsidR="001555F1">
        <w:rPr>
          <w:rFonts w:hint="eastAsia"/>
        </w:rPr>
        <w:t>这个名词），在以方格为单位的地图中实时移动。</w:t>
      </w:r>
      <w:r w:rsidR="00EE19F9">
        <w:rPr>
          <w:rFonts w:hint="eastAsia"/>
        </w:rPr>
        <w:t>实时控制</w:t>
      </w:r>
      <w:del w:id="81" w:author="Fan Quan" w:date="2021-03-26T16:59:00Z">
        <w:r w:rsidR="00EE19F9" w:rsidDel="002B45CC">
          <w:rPr>
            <w:rFonts w:hint="eastAsia"/>
          </w:rPr>
          <w:delText xml:space="preserve"> 4 </w:delText>
        </w:r>
      </w:del>
      <w:ins w:id="82" w:author="Fan Quan" w:date="2021-03-26T16:59:00Z">
        <w:r w:rsidR="002B45CC">
          <w:rPr>
            <w:rFonts w:hint="eastAsia"/>
          </w:rPr>
          <w:t>四</w:t>
        </w:r>
      </w:ins>
      <w:r w:rsidR="00EE19F9">
        <w:rPr>
          <w:rFonts w:hint="eastAsia"/>
        </w:rPr>
        <w:t>个角色听起来似乎很可怕，但游戏节奏实际上很慢</w:t>
      </w:r>
      <w:ins w:id="83" w:author="Fan Quan" w:date="2021-03-26T16:59:00Z">
        <w:r w:rsidR="005C158C">
          <w:rPr>
            <w:rFonts w:hint="eastAsia"/>
          </w:rPr>
          <w:t>，</w:t>
        </w:r>
      </w:ins>
      <w:r w:rsidR="00EE19F9">
        <w:rPr>
          <w:rFonts w:hint="eastAsia"/>
        </w:rPr>
        <w:t>而且玩家的所有动作都需要花一段时间来完成，不同种类的攻击攻速也不一致，所以玩家玩起来</w:t>
      </w:r>
      <w:del w:id="84" w:author="Fan Quan" w:date="2021-03-26T16:59:00Z">
        <w:r w:rsidR="00EE19F9" w:rsidDel="005C158C">
          <w:rPr>
            <w:rFonts w:hint="eastAsia"/>
          </w:rPr>
          <w:delText>也</w:delText>
        </w:r>
      </w:del>
      <w:ins w:id="85" w:author="Fan Quan" w:date="2021-03-26T16:59:00Z">
        <w:r w:rsidR="005C158C">
          <w:rPr>
            <w:rFonts w:hint="eastAsia"/>
          </w:rPr>
          <w:t>并</w:t>
        </w:r>
      </w:ins>
      <w:r w:rsidR="00EE19F9">
        <w:rPr>
          <w:rFonts w:hint="eastAsia"/>
        </w:rPr>
        <w:t>不会手忙脚乱</w:t>
      </w:r>
      <w:ins w:id="86" w:author="Fan Quan" w:date="2021-03-26T16:59:00Z">
        <w:r w:rsidR="005C158C">
          <w:rPr>
            <w:rFonts w:hint="eastAsia"/>
          </w:rPr>
          <w:t>地</w:t>
        </w:r>
      </w:ins>
      <w:del w:id="87" w:author="Fan Quan" w:date="2021-03-26T16:59:00Z">
        <w:r w:rsidR="00EE19F9" w:rsidDel="005C158C">
          <w:rPr>
            <w:rFonts w:hint="eastAsia"/>
          </w:rPr>
          <w:delText>的</w:delText>
        </w:r>
      </w:del>
      <w:r w:rsidR="00EE19F9">
        <w:rPr>
          <w:rFonts w:hint="eastAsia"/>
        </w:rPr>
        <w:t>乱按鼠标。</w:t>
      </w:r>
    </w:p>
    <w:p w14:paraId="45495BE0" w14:textId="272AD75F" w:rsidR="00F348C6" w:rsidRDefault="00373899" w:rsidP="002B2DFD">
      <w:pPr>
        <w:pStyle w:val="-"/>
        <w:ind w:firstLine="420"/>
      </w:pPr>
      <w:r>
        <w:rPr>
          <w:rFonts w:hint="eastAsia"/>
        </w:rPr>
        <w:t>战斗是这游戏最薄弱的</w:t>
      </w:r>
      <w:ins w:id="88" w:author="Fan Quan" w:date="2021-03-28T19:45:00Z">
        <w:r w:rsidR="00994C1C">
          <w:rPr>
            <w:rFonts w:hint="eastAsia"/>
          </w:rPr>
          <w:t>部分</w:t>
        </w:r>
      </w:ins>
      <w:del w:id="89" w:author="Fan Quan" w:date="2021-03-28T19:45:00Z">
        <w:r w:rsidDel="00994C1C">
          <w:rPr>
            <w:rFonts w:hint="eastAsia"/>
          </w:rPr>
          <w:delText>环节</w:delText>
        </w:r>
      </w:del>
      <w:r>
        <w:rPr>
          <w:rFonts w:hint="eastAsia"/>
        </w:rPr>
        <w:t>，因为你</w:t>
      </w:r>
      <w:proofErr w:type="gramStart"/>
      <w:r>
        <w:rPr>
          <w:rFonts w:hint="eastAsia"/>
        </w:rPr>
        <w:t>只用侧步躲开</w:t>
      </w:r>
      <w:proofErr w:type="gramEnd"/>
      <w:r>
        <w:rPr>
          <w:rFonts w:hint="eastAsia"/>
        </w:rPr>
        <w:t>敌人，给它一刀，然后</w:t>
      </w:r>
      <w:proofErr w:type="gramStart"/>
      <w:r>
        <w:rPr>
          <w:rFonts w:hint="eastAsia"/>
        </w:rPr>
        <w:t>再侧步</w:t>
      </w:r>
      <w:proofErr w:type="gramEnd"/>
      <w:r>
        <w:rPr>
          <w:rFonts w:hint="eastAsia"/>
        </w:rPr>
        <w:t>躲开就完事了。这也就是臭名昭著的“二步跳法”。不过这也是方格制</w:t>
      </w:r>
      <w:r>
        <w:rPr>
          <w:rFonts w:hint="eastAsia"/>
        </w:rPr>
        <w:lastRenderedPageBreak/>
        <w:t>实时第一人称</w:t>
      </w:r>
      <w:r>
        <w:rPr>
          <w:rFonts w:hint="eastAsia"/>
        </w:rPr>
        <w:t xml:space="preserve"> </w:t>
      </w:r>
      <w:r>
        <w:t>RPG</w:t>
      </w:r>
      <w:r>
        <w:rPr>
          <w:rFonts w:hint="eastAsia"/>
        </w:rPr>
        <w:t xml:space="preserve"> </w:t>
      </w:r>
      <w:r>
        <w:rPr>
          <w:rFonts w:hint="eastAsia"/>
        </w:rPr>
        <w:t>的通病了，也就是我们所说的</w:t>
      </w:r>
      <w:r>
        <w:t xml:space="preserve"> “</w:t>
      </w:r>
      <w:proofErr w:type="spellStart"/>
      <w:r>
        <w:t>blobber</w:t>
      </w:r>
      <w:proofErr w:type="spellEnd"/>
      <w:del w:id="90" w:author="Fan Quan" w:date="2021-03-28T19:46:00Z">
        <w:r w:rsidDel="00994C1C">
          <w:delText>s</w:delText>
        </w:r>
      </w:del>
      <w:r>
        <w:t>”</w:t>
      </w:r>
      <w:r>
        <w:rPr>
          <w:rFonts w:hint="eastAsia"/>
        </w:rPr>
        <w:t>。</w:t>
      </w:r>
      <w:r w:rsidR="002B2DFD">
        <w:rPr>
          <w:rFonts w:hint="eastAsia"/>
        </w:rPr>
        <w:t>除了战斗这个短板外，《地牢大师》</w:t>
      </w:r>
      <w:ins w:id="91" w:author="Fan Quan" w:date="2021-03-28T19:47:00Z">
        <w:r w:rsidR="007B55FD">
          <w:rPr>
            <w:rFonts w:hint="eastAsia"/>
          </w:rPr>
          <w:t>在很多方面都可以</w:t>
        </w:r>
      </w:ins>
      <w:r w:rsidR="002B2DFD">
        <w:rPr>
          <w:rFonts w:hint="eastAsia"/>
        </w:rPr>
        <w:t>算是</w:t>
      </w:r>
      <w:r w:rsidR="002B2DFD">
        <w:rPr>
          <w:rFonts w:hint="eastAsia"/>
        </w:rPr>
        <w:t xml:space="preserve"> </w:t>
      </w:r>
      <w:r w:rsidR="002B2DFD">
        <w:t>RPG</w:t>
      </w:r>
      <w:r w:rsidR="002B2DFD">
        <w:rPr>
          <w:rFonts w:hint="eastAsia"/>
        </w:rPr>
        <w:t xml:space="preserve"> </w:t>
      </w:r>
      <w:r w:rsidR="002B2DFD">
        <w:rPr>
          <w:rFonts w:hint="eastAsia"/>
        </w:rPr>
        <w:t>游戏的巨大进步了。</w:t>
      </w:r>
    </w:p>
    <w:p w14:paraId="2A568455" w14:textId="77777777" w:rsidR="00F348C6" w:rsidRDefault="00F348C6" w:rsidP="00F348C6">
      <w:pPr>
        <w:pStyle w:val="-"/>
        <w:ind w:firstLine="420"/>
      </w:pPr>
    </w:p>
    <w:p w14:paraId="541F7031" w14:textId="77777777" w:rsidR="00F348C6" w:rsidRDefault="00F348C6" w:rsidP="00F348C6">
      <w:pPr>
        <w:pStyle w:val="-"/>
        <w:keepNext/>
        <w:ind w:firstLineChars="0" w:firstLine="0"/>
      </w:pPr>
      <w:r>
        <w:rPr>
          <w:rFonts w:hint="eastAsia"/>
          <w:noProof/>
        </w:rPr>
        <w:drawing>
          <wp:inline distT="0" distB="0" distL="0" distR="0" wp14:anchorId="7C1AAC84" wp14:editId="23260909">
            <wp:extent cx="2959200" cy="2170080"/>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9200" cy="2170080"/>
                    </a:xfrm>
                    <a:prstGeom prst="rect">
                      <a:avLst/>
                    </a:prstGeom>
                  </pic:spPr>
                </pic:pic>
              </a:graphicData>
            </a:graphic>
          </wp:inline>
        </w:drawing>
      </w:r>
    </w:p>
    <w:p w14:paraId="551FF44C" w14:textId="0CB3AFB0" w:rsidR="00F348C6" w:rsidRDefault="00F348C6" w:rsidP="00F348C6">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2012">
        <w:rPr>
          <w:noProof/>
        </w:rPr>
        <w:t>1</w:t>
      </w:r>
      <w:r>
        <w:fldChar w:fldCharType="end"/>
      </w:r>
      <w:r w:rsidR="002B2DFD">
        <w:rPr>
          <w:rFonts w:hint="eastAsia"/>
        </w:rPr>
        <w:t xml:space="preserve"> </w:t>
      </w:r>
      <w:r w:rsidR="002B2DFD">
        <w:rPr>
          <w:rFonts w:hint="eastAsia"/>
        </w:rPr>
        <w:t>在那个大部分</w:t>
      </w:r>
      <w:r w:rsidR="002B2DFD">
        <w:rPr>
          <w:rFonts w:hint="eastAsia"/>
        </w:rPr>
        <w:t xml:space="preserve"> </w:t>
      </w:r>
      <w:r w:rsidR="002B2DFD">
        <w:t xml:space="preserve">RPG </w:t>
      </w:r>
      <w:r w:rsidR="002B2DFD">
        <w:rPr>
          <w:rFonts w:hint="eastAsia"/>
        </w:rPr>
        <w:t>游戏都还在用文本</w:t>
      </w:r>
      <w:proofErr w:type="gramStart"/>
      <w:r w:rsidR="002B2DFD">
        <w:rPr>
          <w:rFonts w:hint="eastAsia"/>
        </w:rPr>
        <w:t>解析器</w:t>
      </w:r>
      <w:proofErr w:type="gramEnd"/>
      <w:r w:rsidR="002B2DFD">
        <w:rPr>
          <w:rFonts w:hint="eastAsia"/>
        </w:rPr>
        <w:t>的时代，《地牢大师》</w:t>
      </w:r>
      <w:del w:id="92" w:author="Fan Quan" w:date="2021-03-28T19:49:00Z">
        <w:r w:rsidR="002B2DFD" w:rsidDel="007B55FD">
          <w:rPr>
            <w:rFonts w:hint="eastAsia"/>
          </w:rPr>
          <w:delText>的界面</w:delText>
        </w:r>
      </w:del>
      <w:r w:rsidR="002B2DFD">
        <w:rPr>
          <w:rFonts w:hint="eastAsia"/>
        </w:rPr>
        <w:t>就已经</w:t>
      </w:r>
      <w:ins w:id="93" w:author="Fan Quan" w:date="2021-03-28T19:49:00Z">
        <w:r w:rsidR="007B55FD">
          <w:rPr>
            <w:rFonts w:hint="eastAsia"/>
          </w:rPr>
          <w:t>用上</w:t>
        </w:r>
      </w:ins>
      <w:del w:id="94" w:author="Fan Quan" w:date="2021-03-28T19:49:00Z">
        <w:r w:rsidR="002B2DFD" w:rsidDel="007B55FD">
          <w:rPr>
            <w:rFonts w:hint="eastAsia"/>
          </w:rPr>
          <w:delText>是</w:delText>
        </w:r>
      </w:del>
      <w:r w:rsidR="002B2DFD">
        <w:rPr>
          <w:rFonts w:hint="eastAsia"/>
        </w:rPr>
        <w:t>鼠标操控的</w:t>
      </w:r>
      <w:ins w:id="95" w:author="Fan Quan" w:date="2021-03-28T19:49:00Z">
        <w:r w:rsidR="007B55FD">
          <w:rPr>
            <w:rFonts w:hint="eastAsia"/>
          </w:rPr>
          <w:t>图形化界面了</w:t>
        </w:r>
      </w:ins>
      <w:del w:id="96" w:author="Fan Quan" w:date="2021-03-28T19:49:00Z">
        <w:r w:rsidR="002B2DFD" w:rsidDel="007B55FD">
          <w:rPr>
            <w:rFonts w:hint="eastAsia"/>
          </w:rPr>
          <w:delText>了</w:delText>
        </w:r>
      </w:del>
      <w:r w:rsidR="002B2DFD">
        <w:rPr>
          <w:rFonts w:hint="eastAsia"/>
        </w:rPr>
        <w:t>，</w:t>
      </w:r>
      <w:ins w:id="97" w:author="Fan Quan" w:date="2021-03-28T19:50:00Z">
        <w:r w:rsidR="00D64B5D">
          <w:rPr>
            <w:rFonts w:hint="eastAsia"/>
          </w:rPr>
          <w:t>直觉上更符合逻辑</w:t>
        </w:r>
      </w:ins>
      <w:del w:id="98" w:author="Fan Quan" w:date="2021-03-28T19:49:00Z">
        <w:r w:rsidR="002B2DFD" w:rsidDel="007B55FD">
          <w:rPr>
            <w:rFonts w:hint="eastAsia"/>
          </w:rPr>
          <w:delText>这样的画面也很棒同时也更符合使用逻辑</w:delText>
        </w:r>
      </w:del>
      <w:r w:rsidR="002B2DFD">
        <w:rPr>
          <w:rFonts w:hint="eastAsia"/>
        </w:rPr>
        <w:t>。</w:t>
      </w:r>
    </w:p>
    <w:p w14:paraId="45EBE20C" w14:textId="77777777" w:rsidR="00F348C6" w:rsidRDefault="00F348C6" w:rsidP="00F348C6">
      <w:pPr>
        <w:pStyle w:val="-"/>
        <w:ind w:firstLine="420"/>
      </w:pPr>
    </w:p>
    <w:p w14:paraId="4C15FC78" w14:textId="7AAF5C6A" w:rsidR="003F7E6F" w:rsidRDefault="002B2DFD" w:rsidP="002B2DFD">
      <w:pPr>
        <w:pStyle w:val="-"/>
        <w:ind w:firstLine="420"/>
      </w:pPr>
      <w:r>
        <w:rPr>
          <w:rFonts w:hint="eastAsia"/>
        </w:rPr>
        <w:t>游戏的</w:t>
      </w:r>
      <w:del w:id="99" w:author="Fan Quan" w:date="2021-03-28T19:51:00Z">
        <w:r w:rsidDel="00D64B5D">
          <w:rPr>
            <w:rFonts w:hint="eastAsia"/>
          </w:rPr>
          <w:delText>视效</w:delText>
        </w:r>
      </w:del>
      <w:ins w:id="100" w:author="Fan Quan" w:date="2021-03-28T19:51:00Z">
        <w:r w:rsidR="00D64B5D">
          <w:rPr>
            <w:rFonts w:hint="eastAsia"/>
          </w:rPr>
          <w:t>视听效果</w:t>
        </w:r>
      </w:ins>
      <w:r>
        <w:rPr>
          <w:rFonts w:hint="eastAsia"/>
        </w:rPr>
        <w:t>在很长一段时间里都难逢对手。《地牢大师》是</w:t>
      </w:r>
      <w:r w:rsidR="00037913">
        <w:rPr>
          <w:rFonts w:hint="eastAsia"/>
        </w:rPr>
        <w:t>首批运用了</w:t>
      </w:r>
      <w:r w:rsidR="00037913">
        <w:rPr>
          <w:rFonts w:hint="eastAsia"/>
        </w:rPr>
        <w:t xml:space="preserve"> </w:t>
      </w:r>
      <w:r w:rsidR="00037913">
        <w:t xml:space="preserve">3D </w:t>
      </w:r>
      <w:r w:rsidR="00037913">
        <w:rPr>
          <w:rFonts w:hint="eastAsia"/>
        </w:rPr>
        <w:t>音效的游戏之一，因此你也可以通过声音来定位敌人。虽然游戏自始至终都只有一种地牢的画风，但它依旧很耐看。</w:t>
      </w:r>
    </w:p>
    <w:p w14:paraId="45A34219" w14:textId="4E15212F" w:rsidR="00037913" w:rsidRDefault="00037913" w:rsidP="002B2DFD">
      <w:pPr>
        <w:pStyle w:val="-"/>
        <w:ind w:firstLine="420"/>
      </w:pPr>
      <w:r>
        <w:rPr>
          <w:rFonts w:hint="eastAsia"/>
        </w:rPr>
        <w:t>《地牢大师》也是第一批抛弃了传统的经验值系统的游戏之一，取而代之的是一个熟练度系统，也就是随着使用不同武器而增长相应的技能，这个设定后</w:t>
      </w:r>
      <w:ins w:id="101" w:author="Fan Quan" w:date="2021-03-28T19:54:00Z">
        <w:r w:rsidR="003065C9">
          <w:rPr>
            <w:rFonts w:hint="eastAsia"/>
          </w:rPr>
          <w:t>来</w:t>
        </w:r>
      </w:ins>
      <w:del w:id="102" w:author="Fan Quan" w:date="2021-03-28T19:54:00Z">
        <w:r w:rsidDel="003065C9">
          <w:rPr>
            <w:rFonts w:hint="eastAsia"/>
          </w:rPr>
          <w:delText>期</w:delText>
        </w:r>
      </w:del>
      <w:r>
        <w:rPr>
          <w:rFonts w:hint="eastAsia"/>
        </w:rPr>
        <w:t>被《上古卷轴》</w:t>
      </w:r>
      <w:ins w:id="103" w:author="Fan Quan" w:date="2021-03-28T19:54:00Z">
        <w:r w:rsidR="003065C9">
          <w:rPr>
            <w:rFonts w:hint="eastAsia"/>
          </w:rPr>
          <w:t>（</w:t>
        </w:r>
      </w:ins>
      <w:del w:id="104" w:author="Fan Quan" w:date="2021-03-28T19:54:00Z">
        <w:r w:rsidDel="003065C9">
          <w:rPr>
            <w:rFonts w:hint="eastAsia"/>
          </w:rPr>
          <w:delText>(</w:delText>
        </w:r>
      </w:del>
      <w:r>
        <w:t>Elder Scrolls</w:t>
      </w:r>
      <w:ins w:id="105" w:author="Fan Quan" w:date="2021-03-28T19:54:00Z">
        <w:r w:rsidR="003065C9">
          <w:rPr>
            <w:rFonts w:hint="eastAsia"/>
          </w:rPr>
          <w:t>）</w:t>
        </w:r>
      </w:ins>
      <w:del w:id="106" w:author="Fan Quan" w:date="2021-03-28T19:54:00Z">
        <w:r w:rsidDel="003065C9">
          <w:delText>)</w:delText>
        </w:r>
      </w:del>
      <w:r>
        <w:rPr>
          <w:rFonts w:hint="eastAsia"/>
        </w:rPr>
        <w:t>系列所采用。游戏当然也还是有传统的职业</w:t>
      </w:r>
      <w:ins w:id="107" w:author="Fan Quan" w:date="2021-03-28T19:54:00Z">
        <w:r w:rsidR="003065C9">
          <w:rPr>
            <w:rFonts w:hint="eastAsia"/>
          </w:rPr>
          <w:t>区分</w:t>
        </w:r>
      </w:ins>
      <w:r>
        <w:rPr>
          <w:rFonts w:hint="eastAsia"/>
        </w:rPr>
        <w:t>，比如战士</w:t>
      </w:r>
      <w:ins w:id="108" w:author="Fan Quan" w:date="2021-03-28T19:54:00Z">
        <w:r w:rsidR="003065C9">
          <w:rPr>
            <w:rFonts w:hint="eastAsia"/>
          </w:rPr>
          <w:t>（</w:t>
        </w:r>
        <w:r w:rsidR="003065C9">
          <w:rPr>
            <w:rFonts w:hint="eastAsia"/>
          </w:rPr>
          <w:t>Fighter</w:t>
        </w:r>
        <w:r w:rsidR="003065C9">
          <w:rPr>
            <w:rFonts w:hint="eastAsia"/>
          </w:rPr>
          <w:t>）</w:t>
        </w:r>
      </w:ins>
      <w:r>
        <w:rPr>
          <w:rFonts w:hint="eastAsia"/>
        </w:rPr>
        <w:t>、牧师</w:t>
      </w:r>
      <w:ins w:id="109" w:author="Fan Quan" w:date="2021-03-28T19:54:00Z">
        <w:r w:rsidR="003065C9">
          <w:rPr>
            <w:rFonts w:hint="eastAsia"/>
          </w:rPr>
          <w:t>（</w:t>
        </w:r>
        <w:r w:rsidR="003065C9">
          <w:rPr>
            <w:rFonts w:hint="eastAsia"/>
          </w:rPr>
          <w:t>Priest</w:t>
        </w:r>
        <w:r w:rsidR="003065C9">
          <w:rPr>
            <w:rFonts w:hint="eastAsia"/>
          </w:rPr>
          <w:t>）</w:t>
        </w:r>
      </w:ins>
      <w:r>
        <w:rPr>
          <w:rFonts w:hint="eastAsia"/>
        </w:rPr>
        <w:t>、</w:t>
      </w:r>
      <w:ins w:id="110" w:author="Fan Quan" w:date="2021-03-28T19:54:00Z">
        <w:r w:rsidR="003065C9">
          <w:rPr>
            <w:rFonts w:hint="eastAsia"/>
          </w:rPr>
          <w:t>法</w:t>
        </w:r>
      </w:ins>
      <w:del w:id="111" w:author="Fan Quan" w:date="2021-03-28T19:54:00Z">
        <w:r w:rsidDel="003065C9">
          <w:rPr>
            <w:rFonts w:hint="eastAsia"/>
          </w:rPr>
          <w:delText>巫</w:delText>
        </w:r>
      </w:del>
      <w:r>
        <w:rPr>
          <w:rFonts w:hint="eastAsia"/>
        </w:rPr>
        <w:t>师</w:t>
      </w:r>
      <w:ins w:id="112" w:author="Fan Quan" w:date="2021-03-28T19:54:00Z">
        <w:r w:rsidR="003065C9">
          <w:rPr>
            <w:rFonts w:hint="eastAsia"/>
          </w:rPr>
          <w:t>（</w:t>
        </w:r>
        <w:r w:rsidR="003065C9">
          <w:rPr>
            <w:rFonts w:hint="eastAsia"/>
          </w:rPr>
          <w:t>Wizard</w:t>
        </w:r>
        <w:r w:rsidR="003065C9">
          <w:rPr>
            <w:rFonts w:hint="eastAsia"/>
          </w:rPr>
          <w:t>）</w:t>
        </w:r>
      </w:ins>
      <w:r>
        <w:rPr>
          <w:rFonts w:hint="eastAsia"/>
        </w:rPr>
        <w:t>以及忍者</w:t>
      </w:r>
      <w:ins w:id="113" w:author="Fan Quan" w:date="2021-03-28T19:54:00Z">
        <w:r w:rsidR="003065C9">
          <w:rPr>
            <w:rFonts w:hint="eastAsia"/>
          </w:rPr>
          <w:t>（</w:t>
        </w:r>
        <w:r w:rsidR="003065C9">
          <w:rPr>
            <w:rFonts w:hint="eastAsia"/>
          </w:rPr>
          <w:t>Ninja</w:t>
        </w:r>
        <w:r w:rsidR="003065C9">
          <w:rPr>
            <w:rFonts w:hint="eastAsia"/>
          </w:rPr>
          <w:t>）</w:t>
        </w:r>
      </w:ins>
      <w:r>
        <w:rPr>
          <w:rFonts w:hint="eastAsia"/>
        </w:rPr>
        <w:t>，而游戏角色可以全精通所有的职业。当你运用近战武器的时候你会增加战士的职业熟练度；当你运用投掷类武器的时候会增加忍者的职业熟练度；而释放咒语的话便增加</w:t>
      </w:r>
      <w:ins w:id="114" w:author="Fan Quan" w:date="2021-03-28T19:55:00Z">
        <w:r w:rsidR="003065C9">
          <w:rPr>
            <w:rFonts w:hint="eastAsia"/>
          </w:rPr>
          <w:t>法</w:t>
        </w:r>
      </w:ins>
      <w:del w:id="115" w:author="Fan Quan" w:date="2021-03-28T19:55:00Z">
        <w:r w:rsidDel="003065C9">
          <w:rPr>
            <w:rFonts w:hint="eastAsia"/>
          </w:rPr>
          <w:delText>巫</w:delText>
        </w:r>
      </w:del>
      <w:r>
        <w:rPr>
          <w:rFonts w:hint="eastAsia"/>
        </w:rPr>
        <w:t>师的熟练度；</w:t>
      </w:r>
      <w:ins w:id="116" w:author="Fan Quan" w:date="2021-03-28T19:56:00Z">
        <w:r w:rsidR="00EE308A">
          <w:rPr>
            <w:rFonts w:hint="eastAsia"/>
          </w:rPr>
          <w:t>制作</w:t>
        </w:r>
      </w:ins>
      <w:del w:id="117" w:author="Fan Quan" w:date="2021-03-28T19:56:00Z">
        <w:r w:rsidDel="00EE308A">
          <w:rPr>
            <w:rFonts w:hint="eastAsia"/>
          </w:rPr>
          <w:delText>做</w:delText>
        </w:r>
      </w:del>
      <w:r>
        <w:rPr>
          <w:rFonts w:hint="eastAsia"/>
        </w:rPr>
        <w:t>药水</w:t>
      </w:r>
      <w:ins w:id="118" w:author="Fan Quan" w:date="2021-03-28T19:56:00Z">
        <w:r w:rsidR="00EE308A">
          <w:rPr>
            <w:rFonts w:hint="eastAsia"/>
          </w:rPr>
          <w:t>会</w:t>
        </w:r>
      </w:ins>
      <w:del w:id="119" w:author="Fan Quan" w:date="2021-03-28T19:56:00Z">
        <w:r w:rsidDel="00EE308A">
          <w:rPr>
            <w:rFonts w:hint="eastAsia"/>
          </w:rPr>
          <w:delText>的话便</w:delText>
        </w:r>
      </w:del>
      <w:r>
        <w:rPr>
          <w:rFonts w:hint="eastAsia"/>
        </w:rPr>
        <w:t>增加牧师的熟练度。</w:t>
      </w:r>
    </w:p>
    <w:p w14:paraId="4F2AC0A4" w14:textId="754E81F6" w:rsidR="00037913" w:rsidRDefault="00037913" w:rsidP="002B2DFD">
      <w:pPr>
        <w:pStyle w:val="-"/>
        <w:ind w:firstLine="420"/>
      </w:pPr>
      <w:r>
        <w:rPr>
          <w:rFonts w:hint="eastAsia"/>
        </w:rPr>
        <w:t>游戏里你无法自主创建你的角色，而是在英雄</w:t>
      </w:r>
      <w:del w:id="120" w:author="Fan Quan" w:date="2021-03-28T20:03:00Z">
        <w:r w:rsidDel="00E32E13">
          <w:rPr>
            <w:rFonts w:hint="eastAsia"/>
          </w:rPr>
          <w:delText>之殿</w:delText>
        </w:r>
      </w:del>
      <w:ins w:id="121" w:author="Fan Quan" w:date="2021-03-28T20:03:00Z">
        <w:r w:rsidR="00E32E13">
          <w:rPr>
            <w:rFonts w:hint="eastAsia"/>
          </w:rPr>
          <w:t>大厅（</w:t>
        </w:r>
        <w:r w:rsidR="00E32E13">
          <w:rPr>
            <w:rFonts w:hint="eastAsia"/>
          </w:rPr>
          <w:t>The</w:t>
        </w:r>
        <w:r w:rsidR="00E32E13">
          <w:t xml:space="preserve"> </w:t>
        </w:r>
        <w:r w:rsidR="00E32E13">
          <w:rPr>
            <w:rFonts w:hint="eastAsia"/>
          </w:rPr>
          <w:t>Hall</w:t>
        </w:r>
        <w:r w:rsidR="00E32E13">
          <w:t xml:space="preserve"> of Champions</w:t>
        </w:r>
        <w:r w:rsidR="00E32E13">
          <w:rPr>
            <w:rFonts w:hint="eastAsia"/>
          </w:rPr>
          <w:t>）</w:t>
        </w:r>
      </w:ins>
      <w:r>
        <w:rPr>
          <w:rFonts w:hint="eastAsia"/>
        </w:rPr>
        <w:t>中选取至多</w:t>
      </w:r>
      <w:r>
        <w:rPr>
          <w:rFonts w:hint="eastAsia"/>
        </w:rPr>
        <w:t xml:space="preserve"> </w:t>
      </w:r>
      <w:r>
        <w:t xml:space="preserve">4 </w:t>
      </w:r>
      <w:proofErr w:type="gramStart"/>
      <w:r>
        <w:rPr>
          <w:rFonts w:hint="eastAsia"/>
        </w:rPr>
        <w:t>个</w:t>
      </w:r>
      <w:proofErr w:type="gramEnd"/>
      <w:r>
        <w:rPr>
          <w:rFonts w:hint="eastAsia"/>
        </w:rPr>
        <w:t>角色。英雄</w:t>
      </w:r>
      <w:del w:id="122" w:author="Fan Quan" w:date="2021-03-28T20:03:00Z">
        <w:r w:rsidDel="00E32E13">
          <w:rPr>
            <w:rFonts w:hint="eastAsia"/>
          </w:rPr>
          <w:delText>之殿</w:delText>
        </w:r>
      </w:del>
      <w:ins w:id="123" w:author="Fan Quan" w:date="2021-03-28T20:03:00Z">
        <w:r w:rsidR="00E32E13">
          <w:rPr>
            <w:rFonts w:hint="eastAsia"/>
          </w:rPr>
          <w:t>大厅</w:t>
        </w:r>
      </w:ins>
      <w:r>
        <w:rPr>
          <w:rFonts w:hint="eastAsia"/>
        </w:rPr>
        <w:t>里面的英雄各式各样的都有，总有一个适合你。玩过游戏的话谁能忘记像</w:t>
      </w:r>
      <w:del w:id="124" w:author="Fan Quan" w:date="2021-03-28T20:14:00Z">
        <w:r w:rsidDel="00370B6D">
          <w:rPr>
            <w:rFonts w:hint="eastAsia"/>
          </w:rPr>
          <w:delText xml:space="preserve"> </w:delText>
        </w:r>
      </w:del>
      <w:ins w:id="125" w:author="Fan Quan" w:date="2021-03-28T20:14:00Z">
        <w:r w:rsidR="00370B6D">
          <w:rPr>
            <w:rFonts w:hint="eastAsia"/>
          </w:rPr>
          <w:t>希</w:t>
        </w:r>
        <w:proofErr w:type="gramStart"/>
        <w:r w:rsidR="00370B6D">
          <w:rPr>
            <w:rFonts w:hint="eastAsia"/>
          </w:rPr>
          <w:t>莎</w:t>
        </w:r>
        <w:proofErr w:type="gramEnd"/>
        <w:r w:rsidR="00370B6D">
          <w:rPr>
            <w:rFonts w:hint="eastAsia"/>
          </w:rPr>
          <w:t>（</w:t>
        </w:r>
      </w:ins>
      <w:proofErr w:type="spellStart"/>
      <w:r>
        <w:t>Hisssssa</w:t>
      </w:r>
      <w:proofErr w:type="spellEnd"/>
      <w:ins w:id="126" w:author="Fan Quan" w:date="2021-03-28T20:14:00Z">
        <w:r w:rsidR="00370B6D">
          <w:rPr>
            <w:rFonts w:hint="eastAsia"/>
          </w:rPr>
          <w:t>）</w:t>
        </w:r>
        <w:r w:rsidR="00370B6D">
          <w:rPr>
            <w:rStyle w:val="FootnoteReference"/>
          </w:rPr>
          <w:footnoteReference w:id="3"/>
        </w:r>
      </w:ins>
      <w:ins w:id="129" w:author="Fan Quan" w:date="2021-03-28T20:15:00Z">
        <w:r w:rsidR="00370B6D">
          <w:rPr>
            <w:rFonts w:hint="eastAsia"/>
          </w:rPr>
          <w:t>，</w:t>
        </w:r>
      </w:ins>
      <w:del w:id="130" w:author="Fan Quan" w:date="2021-03-28T20:15:00Z">
        <w:r w:rsidDel="00370B6D">
          <w:delText xml:space="preserve">, </w:delText>
        </w:r>
      </w:del>
      <w:ins w:id="131" w:author="Fan Quan" w:date="2021-03-28T20:15:00Z">
        <w:r w:rsidR="00370B6D">
          <w:rPr>
            <w:rFonts w:hint="eastAsia"/>
          </w:rPr>
          <w:t>狗头人胡夫（</w:t>
        </w:r>
      </w:ins>
      <w:proofErr w:type="spellStart"/>
      <w:r>
        <w:t>Wuuf</w:t>
      </w:r>
      <w:proofErr w:type="spellEnd"/>
      <w:r>
        <w:t xml:space="preserve"> the </w:t>
      </w:r>
      <w:proofErr w:type="spellStart"/>
      <w:r>
        <w:t>Bika</w:t>
      </w:r>
      <w:proofErr w:type="spellEnd"/>
      <w:ins w:id="132" w:author="Fan Quan" w:date="2021-03-28T20:15:00Z">
        <w:r w:rsidR="00370B6D">
          <w:rPr>
            <w:rStyle w:val="FootnoteReference"/>
          </w:rPr>
          <w:footnoteReference w:id="4"/>
        </w:r>
        <w:r w:rsidR="00370B6D">
          <w:rPr>
            <w:rFonts w:hint="eastAsia"/>
          </w:rPr>
          <w:t>）</w:t>
        </w:r>
      </w:ins>
      <w:del w:id="135" w:author="Fan Quan" w:date="2021-03-28T20:15:00Z">
        <w:r w:rsidDel="00370B6D">
          <w:delText xml:space="preserve"> </w:delText>
        </w:r>
      </w:del>
      <w:r>
        <w:rPr>
          <w:rFonts w:hint="eastAsia"/>
        </w:rPr>
        <w:t>或是</w:t>
      </w:r>
      <w:ins w:id="136" w:author="Fan Quan" w:date="2021-03-28T20:16:00Z">
        <w:r w:rsidR="00370B6D">
          <w:rPr>
            <w:rFonts w:hint="eastAsia"/>
          </w:rPr>
          <w:t>野蛮人</w:t>
        </w:r>
        <w:proofErr w:type="gramStart"/>
        <w:r w:rsidR="00370B6D">
          <w:rPr>
            <w:rFonts w:hint="eastAsia"/>
          </w:rPr>
          <w:t>浩</w:t>
        </w:r>
        <w:proofErr w:type="gramEnd"/>
        <w:r w:rsidR="00370B6D">
          <w:rPr>
            <w:rFonts w:hint="eastAsia"/>
          </w:rPr>
          <w:t>克（</w:t>
        </w:r>
      </w:ins>
      <w:del w:id="137" w:author="Fan Quan" w:date="2021-03-28T20:16:00Z">
        <w:r w:rsidDel="00370B6D">
          <w:delText xml:space="preserve"> </w:delText>
        </w:r>
      </w:del>
      <w:proofErr w:type="spellStart"/>
      <w:r>
        <w:t>Halk</w:t>
      </w:r>
      <w:proofErr w:type="spellEnd"/>
      <w:r>
        <w:t xml:space="preserve"> the Barbarian</w:t>
      </w:r>
      <w:ins w:id="138" w:author="Fan Quan" w:date="2021-03-28T20:16:00Z">
        <w:r w:rsidR="00370B6D">
          <w:rPr>
            <w:rFonts w:hint="eastAsia"/>
          </w:rPr>
          <w:t>）</w:t>
        </w:r>
      </w:ins>
      <w:del w:id="139" w:author="Fan Quan" w:date="2021-03-28T20:16:00Z">
        <w:r w:rsidDel="00370B6D">
          <w:delText xml:space="preserve"> </w:delText>
        </w:r>
      </w:del>
      <w:r>
        <w:rPr>
          <w:rFonts w:hint="eastAsia"/>
        </w:rPr>
        <w:t>这样的角色呢？</w:t>
      </w:r>
    </w:p>
    <w:p w14:paraId="505F49F3" w14:textId="7447C802" w:rsidR="00037913" w:rsidRPr="002B2DFD" w:rsidRDefault="00037913" w:rsidP="002B2DFD">
      <w:pPr>
        <w:pStyle w:val="-"/>
        <w:ind w:firstLine="420"/>
      </w:pPr>
      <w:r>
        <w:rPr>
          <w:rFonts w:hint="eastAsia"/>
        </w:rPr>
        <w:t>《地牢大师》有着丰富</w:t>
      </w:r>
      <w:del w:id="140" w:author="Fan Quan" w:date="2021-03-28T20:17:00Z">
        <w:r w:rsidDel="00370B6D">
          <w:rPr>
            <w:rFonts w:hint="eastAsia"/>
          </w:rPr>
          <w:delText>多彩</w:delText>
        </w:r>
      </w:del>
      <w:r>
        <w:rPr>
          <w:rFonts w:hint="eastAsia"/>
        </w:rPr>
        <w:t>的敌人种类</w:t>
      </w:r>
      <w:ins w:id="141" w:author="Fan Quan" w:date="2021-03-28T20:17:00Z">
        <w:r w:rsidR="00204AD5">
          <w:rPr>
            <w:rFonts w:hint="eastAsia"/>
          </w:rPr>
          <w:t>，</w:t>
        </w:r>
      </w:ins>
      <w:del w:id="142" w:author="Fan Quan" w:date="2021-03-28T20:17:00Z">
        <w:r w:rsidDel="00204AD5">
          <w:rPr>
            <w:rFonts w:hint="eastAsia"/>
          </w:rPr>
          <w:delText>。</w:delText>
        </w:r>
      </w:del>
      <w:r>
        <w:rPr>
          <w:rFonts w:hint="eastAsia"/>
        </w:rPr>
        <w:t>从骷髅和僵尸，到慢速移动的树魔，再到巨型老鼠，蝎子以及紫色的蠕虫，</w:t>
      </w:r>
      <w:del w:id="143" w:author="Fan Quan" w:date="2021-03-28T20:18:00Z">
        <w:r w:rsidDel="00204AD5">
          <w:rPr>
            <w:rFonts w:hint="eastAsia"/>
          </w:rPr>
          <w:delText>你想要的，应有尽有</w:delText>
        </w:r>
      </w:del>
      <w:ins w:id="144" w:author="Fan Quan" w:date="2021-03-28T20:18:00Z">
        <w:r w:rsidR="00204AD5">
          <w:rPr>
            <w:rFonts w:hint="eastAsia"/>
          </w:rPr>
          <w:t>等等</w:t>
        </w:r>
      </w:ins>
      <w:r>
        <w:rPr>
          <w:rFonts w:hint="eastAsia"/>
        </w:rPr>
        <w:t>。</w:t>
      </w:r>
      <w:r w:rsidR="00BA76CD">
        <w:rPr>
          <w:rFonts w:hint="eastAsia"/>
        </w:rPr>
        <w:t>其中最烦人的敌人就是笑精灵</w:t>
      </w:r>
      <w:del w:id="145" w:author="Fan Quan" w:date="2021-03-28T20:18:00Z">
        <w:r w:rsidR="00BA76CD" w:rsidDel="00204AD5">
          <w:rPr>
            <w:rStyle w:val="FootnoteReference"/>
          </w:rPr>
          <w:footnoteReference w:id="5"/>
        </w:r>
      </w:del>
      <w:ins w:id="148" w:author="Fan Quan" w:date="2021-03-28T20:18:00Z">
        <w:r w:rsidR="00204AD5">
          <w:rPr>
            <w:rFonts w:hint="eastAsia"/>
          </w:rPr>
          <w:t>（</w:t>
        </w:r>
      </w:ins>
      <w:ins w:id="149" w:author="Fan Quan" w:date="2021-03-28T20:19:00Z">
        <w:r w:rsidR="00204AD5">
          <w:rPr>
            <w:rFonts w:hint="eastAsia"/>
          </w:rPr>
          <w:t>Gigglers</w:t>
        </w:r>
        <w:r w:rsidR="00204AD5">
          <w:rPr>
            <w:rFonts w:hint="eastAsia"/>
          </w:rPr>
          <w:t>）</w:t>
        </w:r>
      </w:ins>
      <w:del w:id="150" w:author="Fan Quan" w:date="2021-03-28T20:18:00Z">
        <w:r w:rsidR="00BA76CD" w:rsidDel="00204AD5">
          <w:rPr>
            <w:rFonts w:hint="eastAsia"/>
          </w:rPr>
          <w:delText>了</w:delText>
        </w:r>
      </w:del>
      <w:r w:rsidR="00BA76CD">
        <w:rPr>
          <w:rFonts w:hint="eastAsia"/>
        </w:rPr>
        <w:t>，它会朝你的</w:t>
      </w:r>
      <w:ins w:id="151" w:author="Fan Quan" w:date="2021-03-28T20:19:00Z">
        <w:r w:rsidR="00204AD5">
          <w:rPr>
            <w:rFonts w:hint="eastAsia"/>
          </w:rPr>
          <w:t>队伍</w:t>
        </w:r>
      </w:ins>
      <w:del w:id="152" w:author="Fan Quan" w:date="2021-03-28T20:19:00Z">
        <w:r w:rsidR="00BA76CD" w:rsidDel="00204AD5">
          <w:rPr>
            <w:rFonts w:hint="eastAsia"/>
          </w:rPr>
          <w:delText>团队</w:delText>
        </w:r>
      </w:del>
      <w:r w:rsidR="00BA76CD">
        <w:rPr>
          <w:rFonts w:hint="eastAsia"/>
        </w:rPr>
        <w:t>冲来，偷一件道具后立马就跑。</w:t>
      </w:r>
    </w:p>
    <w:p w14:paraId="4CEEEC86" w14:textId="12582357" w:rsidR="00FD6007" w:rsidRDefault="00770FE2" w:rsidP="00FD6007">
      <w:pPr>
        <w:pStyle w:val="-"/>
        <w:ind w:firstLine="420"/>
      </w:pPr>
      <w:r>
        <w:rPr>
          <w:rFonts w:hint="eastAsia"/>
        </w:rPr>
        <w:t>游戏里实际上没太多剧情，不过游戏手册里倒是有一个精心撰写的背景故事以帮助玩家更好的带入游戏。故事讲述了某一天格雷领主</w:t>
      </w:r>
      <w:ins w:id="153" w:author="Fan Quan" w:date="2021-03-28T20:21:00Z">
        <w:r w:rsidR="0065715C">
          <w:rPr>
            <w:rFonts w:hint="eastAsia"/>
          </w:rPr>
          <w:t>（</w:t>
        </w:r>
        <w:r w:rsidR="0065715C">
          <w:rPr>
            <w:rFonts w:hint="eastAsia"/>
          </w:rPr>
          <w:t>Grey</w:t>
        </w:r>
        <w:r w:rsidR="0065715C">
          <w:t xml:space="preserve"> </w:t>
        </w:r>
        <w:r w:rsidR="0065715C">
          <w:rPr>
            <w:rFonts w:hint="eastAsia"/>
          </w:rPr>
          <w:t>Lord</w:t>
        </w:r>
        <w:r w:rsidR="0065715C">
          <w:rPr>
            <w:rFonts w:hint="eastAsia"/>
          </w:rPr>
          <w:t>）</w:t>
        </w:r>
      </w:ins>
      <w:r>
        <w:rPr>
          <w:rFonts w:hint="eastAsia"/>
        </w:rPr>
        <w:t>发现了一颗强大的水晶</w:t>
      </w:r>
      <w:ins w:id="154" w:author="Fan Quan" w:date="2021-03-28T20:21:00Z">
        <w:r w:rsidR="0065715C">
          <w:rPr>
            <w:rFonts w:hint="eastAsia"/>
          </w:rPr>
          <w:t>（</w:t>
        </w:r>
        <w:r w:rsidR="0065715C">
          <w:rPr>
            <w:rFonts w:hint="eastAsia"/>
          </w:rPr>
          <w:t>Power</w:t>
        </w:r>
        <w:r w:rsidR="0065715C">
          <w:t xml:space="preserve"> </w:t>
        </w:r>
        <w:r w:rsidR="0065715C">
          <w:rPr>
            <w:rFonts w:hint="eastAsia"/>
          </w:rPr>
          <w:t>Gem</w:t>
        </w:r>
        <w:r w:rsidR="0065715C">
          <w:rPr>
            <w:rFonts w:hint="eastAsia"/>
          </w:rPr>
          <w:t>）</w:t>
        </w:r>
      </w:ins>
      <w:r>
        <w:rPr>
          <w:rFonts w:hint="eastAsia"/>
        </w:rPr>
        <w:t>，但却不小心释放了水晶的能量，导致格雷领主本人的灵魂一分为二，一半是善良的巫师，另一半则为邪恶的混沌领主</w:t>
      </w:r>
      <w:ins w:id="155" w:author="Fan Quan" w:date="2021-03-28T20:21:00Z">
        <w:r w:rsidR="0065715C">
          <w:rPr>
            <w:rFonts w:hint="eastAsia"/>
          </w:rPr>
          <w:t>（</w:t>
        </w:r>
        <w:r w:rsidR="0065715C">
          <w:rPr>
            <w:rFonts w:hint="eastAsia"/>
          </w:rPr>
          <w:t>Lord</w:t>
        </w:r>
        <w:r w:rsidR="0065715C">
          <w:t xml:space="preserve"> </w:t>
        </w:r>
        <w:r w:rsidR="0065715C">
          <w:rPr>
            <w:rFonts w:hint="eastAsia"/>
          </w:rPr>
          <w:t>Chaos</w:t>
        </w:r>
        <w:r w:rsidR="0065715C">
          <w:rPr>
            <w:rFonts w:hint="eastAsia"/>
          </w:rPr>
          <w:t>）</w:t>
        </w:r>
      </w:ins>
      <w:r>
        <w:rPr>
          <w:rFonts w:hint="eastAsia"/>
        </w:rPr>
        <w:t>。玩家扮演的角色为格雷领主的学徒——希伦</w:t>
      </w:r>
      <w:ins w:id="156" w:author="Fan Quan" w:date="2021-03-28T20:21:00Z">
        <w:r w:rsidR="0065715C">
          <w:rPr>
            <w:rFonts w:hint="eastAsia"/>
          </w:rPr>
          <w:t>（</w:t>
        </w:r>
      </w:ins>
      <w:ins w:id="157" w:author="Fan Quan" w:date="2021-03-28T20:22:00Z">
        <w:r w:rsidR="0065715C">
          <w:rPr>
            <w:rFonts w:hint="eastAsia"/>
          </w:rPr>
          <w:t>Theron</w:t>
        </w:r>
        <w:r w:rsidR="0065715C">
          <w:rPr>
            <w:rFonts w:hint="eastAsia"/>
          </w:rPr>
          <w:t>）</w:t>
        </w:r>
      </w:ins>
      <w:r>
        <w:rPr>
          <w:rFonts w:hint="eastAsia"/>
        </w:rPr>
        <w:t>，</w:t>
      </w:r>
      <w:ins w:id="158" w:author="Fan Quan" w:date="2021-03-28T20:22:00Z">
        <w:r w:rsidR="0065715C">
          <w:rPr>
            <w:rFonts w:hint="eastAsia"/>
          </w:rPr>
          <w:t>就是他</w:t>
        </w:r>
      </w:ins>
      <w:del w:id="159" w:author="Fan Quan" w:date="2021-03-28T20:22:00Z">
        <w:r w:rsidDel="0065715C">
          <w:rPr>
            <w:rFonts w:hint="eastAsia"/>
          </w:rPr>
          <w:delText>并且将</w:delText>
        </w:r>
      </w:del>
      <w:r>
        <w:rPr>
          <w:rFonts w:hint="eastAsia"/>
        </w:rPr>
        <w:t>要选择和控制四个勇者。玩家的目标则是深入地牢，找到火之权杖</w:t>
      </w:r>
      <w:ins w:id="160" w:author="Fan Quan" w:date="2021-03-28T20:23:00Z">
        <w:r w:rsidR="0065715C">
          <w:rPr>
            <w:rFonts w:hint="eastAsia"/>
          </w:rPr>
          <w:t>（</w:t>
        </w:r>
        <w:proofErr w:type="spellStart"/>
        <w:r w:rsidR="0065715C">
          <w:rPr>
            <w:rFonts w:hint="eastAsia"/>
          </w:rPr>
          <w:t>Firestaff</w:t>
        </w:r>
        <w:proofErr w:type="spellEnd"/>
        <w:r w:rsidR="0065715C">
          <w:rPr>
            <w:rFonts w:hint="eastAsia"/>
          </w:rPr>
          <w:t>）</w:t>
        </w:r>
      </w:ins>
      <w:r>
        <w:rPr>
          <w:rFonts w:hint="eastAsia"/>
        </w:rPr>
        <w:t>，并用其来阻止混沌领主。</w:t>
      </w:r>
    </w:p>
    <w:p w14:paraId="2227D37E" w14:textId="77777777" w:rsidR="00FD6007" w:rsidRDefault="00FD6007" w:rsidP="00FD6007">
      <w:pPr>
        <w:pStyle w:val="-"/>
        <w:ind w:firstLine="420"/>
      </w:pPr>
    </w:p>
    <w:p w14:paraId="5E0CB106" w14:textId="145CF34F" w:rsidR="00770FE2" w:rsidRDefault="00770FE2" w:rsidP="00FD6007">
      <w:pPr>
        <w:pStyle w:val="-"/>
        <w:keepNext/>
        <w:ind w:firstLineChars="0" w:firstLine="0"/>
      </w:pPr>
      <w:r>
        <w:rPr>
          <w:noProof/>
        </w:rPr>
        <w:drawing>
          <wp:inline distT="0" distB="0" distL="0" distR="0" wp14:anchorId="65A77757" wp14:editId="5A45DACE">
            <wp:extent cx="2959200" cy="2219400"/>
            <wp:effectExtent l="0" t="0" r="0" b="3175"/>
            <wp:docPr id="6" name="图片 6"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网站&#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9200" cy="2219400"/>
                    </a:xfrm>
                    <a:prstGeom prst="rect">
                      <a:avLst/>
                    </a:prstGeom>
                  </pic:spPr>
                </pic:pic>
              </a:graphicData>
            </a:graphic>
          </wp:inline>
        </w:drawing>
      </w:r>
    </w:p>
    <w:p w14:paraId="446E7DB7" w14:textId="5630F959" w:rsidR="00FD78FB" w:rsidRDefault="00770FE2" w:rsidP="00770FE2">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2012">
        <w:rPr>
          <w:noProof/>
        </w:rPr>
        <w:t>2</w:t>
      </w:r>
      <w:r>
        <w:fldChar w:fldCharType="end"/>
      </w:r>
      <w:r>
        <w:t xml:space="preserve"> </w:t>
      </w:r>
      <w:r>
        <w:rPr>
          <w:rFonts w:hint="eastAsia"/>
        </w:rPr>
        <w:t>不同的攻击方式有不同的攻速和</w:t>
      </w:r>
      <w:del w:id="161" w:author="Fan Quan" w:date="2021-03-28T20:25:00Z">
        <w:r w:rsidDel="004A0BBD">
          <w:rPr>
            <w:rFonts w:hint="eastAsia"/>
          </w:rPr>
          <w:delText>能量</w:delText>
        </w:r>
      </w:del>
      <w:ins w:id="162" w:author="Fan Quan" w:date="2021-03-28T20:25:00Z">
        <w:r w:rsidR="004A0BBD">
          <w:rPr>
            <w:rFonts w:hint="eastAsia"/>
          </w:rPr>
          <w:t>伤害</w:t>
        </w:r>
      </w:ins>
      <w:r>
        <w:rPr>
          <w:rFonts w:hint="eastAsia"/>
        </w:rPr>
        <w:t>。玩家还能投掷武器或是</w:t>
      </w:r>
      <w:ins w:id="163" w:author="Fan Quan" w:date="2021-03-28T20:26:00Z">
        <w:r w:rsidR="004A0BBD">
          <w:rPr>
            <w:rFonts w:hint="eastAsia"/>
          </w:rPr>
          <w:t>背包</w:t>
        </w:r>
      </w:ins>
      <w:del w:id="164" w:author="Fan Quan" w:date="2021-03-28T20:25:00Z">
        <w:r w:rsidDel="004A0BBD">
          <w:rPr>
            <w:rFonts w:hint="eastAsia"/>
          </w:rPr>
          <w:delText>库存</w:delText>
        </w:r>
      </w:del>
      <w:r>
        <w:rPr>
          <w:rFonts w:hint="eastAsia"/>
        </w:rPr>
        <w:t>里的任何东西。</w:t>
      </w:r>
    </w:p>
    <w:p w14:paraId="5DD9A737" w14:textId="77777777" w:rsidR="00FD78FB" w:rsidRDefault="00FD78FB" w:rsidP="00F348C6">
      <w:pPr>
        <w:pStyle w:val="-"/>
        <w:ind w:firstLine="420"/>
      </w:pPr>
    </w:p>
    <w:p w14:paraId="01F0E06C" w14:textId="7E37AD39" w:rsidR="00FD78FB" w:rsidRDefault="00770FE2" w:rsidP="00F348C6">
      <w:pPr>
        <w:pStyle w:val="-"/>
        <w:ind w:firstLine="420"/>
      </w:pPr>
      <w:r>
        <w:rPr>
          <w:rFonts w:hint="eastAsia"/>
        </w:rPr>
        <w:t>《地牢大师》的续作为</w:t>
      </w:r>
      <w:r w:rsidR="00897A4F">
        <w:rPr>
          <w:rFonts w:hint="eastAsia"/>
        </w:rPr>
        <w:t>《混沌重临》</w:t>
      </w:r>
      <w:r w:rsidR="00897A4F">
        <w:rPr>
          <w:rStyle w:val="FootnoteReference"/>
        </w:rPr>
        <w:footnoteReference w:id="6"/>
      </w:r>
      <w:r w:rsidR="00897A4F">
        <w:rPr>
          <w:rFonts w:hint="eastAsia"/>
        </w:rPr>
        <w:t>（</w:t>
      </w:r>
      <w:r w:rsidR="00897A4F">
        <w:rPr>
          <w:rFonts w:hint="eastAsia"/>
        </w:rPr>
        <w:t>C</w:t>
      </w:r>
      <w:r w:rsidR="00897A4F">
        <w:t>haos Strikes Back</w:t>
      </w:r>
      <w:ins w:id="168" w:author="Fan Quan" w:date="2021-03-29T10:53:00Z">
        <w:r w:rsidR="00C44939">
          <w:rPr>
            <w:rFonts w:hint="eastAsia"/>
          </w:rPr>
          <w:t>，</w:t>
        </w:r>
      </w:ins>
      <w:del w:id="169" w:author="Fan Quan" w:date="2021-03-29T10:53:00Z">
        <w:r w:rsidR="00897A4F" w:rsidDel="00C44939">
          <w:rPr>
            <w:rFonts w:hint="eastAsia"/>
          </w:rPr>
          <w:delText>）（</w:delText>
        </w:r>
      </w:del>
      <w:r w:rsidR="00897A4F">
        <w:rPr>
          <w:rFonts w:hint="eastAsia"/>
        </w:rPr>
        <w:t>1</w:t>
      </w:r>
      <w:r w:rsidR="00897A4F">
        <w:t>989</w:t>
      </w:r>
      <w:r w:rsidR="00897A4F">
        <w:rPr>
          <w:rFonts w:hint="eastAsia"/>
        </w:rPr>
        <w:t>），一开始</w:t>
      </w:r>
      <w:del w:id="170" w:author="Fan Quan" w:date="2021-03-29T10:54:00Z">
        <w:r w:rsidR="00897A4F" w:rsidDel="00C44939">
          <w:rPr>
            <w:rFonts w:hint="eastAsia"/>
          </w:rPr>
          <w:delText>其</w:delText>
        </w:r>
      </w:del>
      <w:r w:rsidR="00897A4F">
        <w:rPr>
          <w:rFonts w:hint="eastAsia"/>
        </w:rPr>
        <w:t>是以《地牢大师》的资料片来宣发的，后来它成为了一个独立的续作。《混沌重临》可以让玩家继承来自《地牢大师》里的角色，同时还有个</w:t>
      </w:r>
      <w:del w:id="171" w:author="Fan Quan" w:date="2021-03-29T10:54:00Z">
        <w:r w:rsidR="00897A4F" w:rsidDel="00C44939">
          <w:rPr>
            <w:rFonts w:hint="eastAsia"/>
          </w:rPr>
          <w:delText>自定义工具套组</w:delText>
        </w:r>
      </w:del>
      <w:ins w:id="172" w:author="Fan Quan" w:date="2021-03-29T10:54:00Z">
        <w:r w:rsidR="00C44939">
          <w:rPr>
            <w:rFonts w:hint="eastAsia"/>
          </w:rPr>
          <w:t>英雄编辑器（</w:t>
        </w:r>
        <w:r w:rsidR="00C44939">
          <w:rPr>
            <w:rFonts w:hint="eastAsia"/>
          </w:rPr>
          <w:t>Champion</w:t>
        </w:r>
        <w:r w:rsidR="00C44939">
          <w:t xml:space="preserve"> </w:t>
        </w:r>
        <w:r w:rsidR="00C44939">
          <w:rPr>
            <w:rFonts w:hint="eastAsia"/>
          </w:rPr>
          <w:t>Editor</w:t>
        </w:r>
        <w:r w:rsidR="00C44939">
          <w:rPr>
            <w:rFonts w:hint="eastAsia"/>
          </w:rPr>
          <w:t>）</w:t>
        </w:r>
      </w:ins>
      <w:r w:rsidR="00897A4F">
        <w:rPr>
          <w:rFonts w:hint="eastAsia"/>
        </w:rPr>
        <w:t>，可以让你以像素为单位来自定义你的角色的名字以及</w:t>
      </w:r>
      <w:ins w:id="173" w:author="Fan Quan" w:date="2021-03-29T10:55:00Z">
        <w:r w:rsidR="00C44939">
          <w:rPr>
            <w:rFonts w:hint="eastAsia"/>
          </w:rPr>
          <w:lastRenderedPageBreak/>
          <w:t>头</w:t>
        </w:r>
      </w:ins>
      <w:del w:id="174" w:author="Fan Quan" w:date="2021-03-29T10:55:00Z">
        <w:r w:rsidR="00897A4F" w:rsidDel="00C44939">
          <w:rPr>
            <w:rFonts w:hint="eastAsia"/>
          </w:rPr>
          <w:delText>形</w:delText>
        </w:r>
      </w:del>
      <w:ins w:id="175" w:author="Fan Quan" w:date="2021-03-29T10:55:00Z">
        <w:r w:rsidR="00C44939">
          <w:rPr>
            <w:rFonts w:hint="eastAsia"/>
          </w:rPr>
          <w:t>像</w:t>
        </w:r>
      </w:ins>
      <w:del w:id="176" w:author="Fan Quan" w:date="2021-03-29T10:55:00Z">
        <w:r w:rsidR="00897A4F" w:rsidDel="00C44939">
          <w:rPr>
            <w:rFonts w:hint="eastAsia"/>
          </w:rPr>
          <w:delText>象</w:delText>
        </w:r>
      </w:del>
      <w:r w:rsidR="00897A4F">
        <w:rPr>
          <w:rFonts w:hint="eastAsia"/>
        </w:rPr>
        <w:t>。</w:t>
      </w:r>
    </w:p>
    <w:p w14:paraId="10DE30E1" w14:textId="793A5DDF" w:rsidR="00FD78FB" w:rsidRDefault="00897A4F" w:rsidP="00F348C6">
      <w:pPr>
        <w:pStyle w:val="-"/>
        <w:ind w:firstLine="420"/>
      </w:pPr>
      <w:r>
        <w:rPr>
          <w:rFonts w:hint="eastAsia"/>
        </w:rPr>
        <w:t>《混沌重临》在难度上和《地牢大师》挺像的。游戏里有更致命的敌人，更加让人恼火</w:t>
      </w:r>
      <w:proofErr w:type="gramStart"/>
      <w:r>
        <w:rPr>
          <w:rFonts w:hint="eastAsia"/>
        </w:rPr>
        <w:t>的解</w:t>
      </w:r>
      <w:ins w:id="177" w:author="Fan Quan" w:date="2021-03-29T10:56:00Z">
        <w:r w:rsidR="007016E5">
          <w:rPr>
            <w:rFonts w:hint="eastAsia"/>
          </w:rPr>
          <w:t>迷</w:t>
        </w:r>
      </w:ins>
      <w:proofErr w:type="gramEnd"/>
      <w:del w:id="178" w:author="Fan Quan" w:date="2021-03-29T10:56:00Z">
        <w:r w:rsidDel="007016E5">
          <w:rPr>
            <w:rFonts w:hint="eastAsia"/>
          </w:rPr>
          <w:delText>密</w:delText>
        </w:r>
      </w:del>
      <w:r>
        <w:rPr>
          <w:rFonts w:hint="eastAsia"/>
        </w:rPr>
        <w:t>以及或许是史上最复杂的</w:t>
      </w:r>
      <w:r>
        <w:rPr>
          <w:rFonts w:hint="eastAsia"/>
        </w:rPr>
        <w:t xml:space="preserve"> </w:t>
      </w:r>
      <w:r>
        <w:t>3</w:t>
      </w:r>
      <w:r>
        <w:rPr>
          <w:rFonts w:hint="eastAsia"/>
        </w:rPr>
        <w:t>D</w:t>
      </w:r>
      <w:r>
        <w:t xml:space="preserve"> </w:t>
      </w:r>
      <w:r>
        <w:rPr>
          <w:rFonts w:hint="eastAsia"/>
        </w:rPr>
        <w:t>地牢，毕竟它有</w:t>
      </w:r>
      <w:del w:id="179" w:author="Fan Quan" w:date="2021-03-29T10:56:00Z">
        <w:r w:rsidDel="007016E5">
          <w:rPr>
            <w:rFonts w:hint="eastAsia"/>
          </w:rPr>
          <w:delText>着</w:delText>
        </w:r>
      </w:del>
      <w:r>
        <w:rPr>
          <w:rFonts w:hint="eastAsia"/>
        </w:rPr>
        <w:t xml:space="preserve"> </w:t>
      </w:r>
      <w:r>
        <w:t xml:space="preserve">13 </w:t>
      </w:r>
      <w:r>
        <w:rPr>
          <w:rFonts w:hint="eastAsia"/>
        </w:rPr>
        <w:t>层</w:t>
      </w:r>
      <w:ins w:id="180" w:author="Fan Quan" w:date="2021-03-29T10:56:00Z">
        <w:r w:rsidR="007016E5">
          <w:rPr>
            <w:rFonts w:hint="eastAsia"/>
          </w:rPr>
          <w:t>，还</w:t>
        </w:r>
      </w:ins>
      <w:r>
        <w:rPr>
          <w:rFonts w:hint="eastAsia"/>
        </w:rPr>
        <w:t>通过阶梯和深坑互相连通</w:t>
      </w:r>
      <w:del w:id="181" w:author="Fan Quan" w:date="2021-03-29T10:56:00Z">
        <w:r w:rsidDel="007016E5">
          <w:rPr>
            <w:rFonts w:hint="eastAsia"/>
          </w:rPr>
          <w:delText>的地牢</w:delText>
        </w:r>
      </w:del>
      <w:r>
        <w:rPr>
          <w:rFonts w:hint="eastAsia"/>
        </w:rPr>
        <w:t>。在我看来，《混沌重临》就是</w:t>
      </w:r>
      <w:r>
        <w:rPr>
          <w:rFonts w:hint="eastAsia"/>
        </w:rPr>
        <w:t xml:space="preserve"> </w:t>
      </w:r>
      <w:r>
        <w:t xml:space="preserve">CRPG </w:t>
      </w:r>
      <w:r>
        <w:rPr>
          <w:rFonts w:hint="eastAsia"/>
        </w:rPr>
        <w:t>里实时</w:t>
      </w:r>
      <w:r>
        <w:rPr>
          <w:rFonts w:hint="eastAsia"/>
        </w:rPr>
        <w:t xml:space="preserve"> </w:t>
      </w:r>
      <w:proofErr w:type="spellStart"/>
      <w:r>
        <w:t>blobber</w:t>
      </w:r>
      <w:proofErr w:type="spellEnd"/>
      <w:r>
        <w:rPr>
          <w:rFonts w:hint="eastAsia"/>
        </w:rPr>
        <w:t xml:space="preserve"> </w:t>
      </w:r>
      <w:ins w:id="182" w:author="Fan Quan" w:date="2021-03-29T10:57:00Z">
        <w:r w:rsidR="007016E5">
          <w:rPr>
            <w:rFonts w:hint="eastAsia"/>
          </w:rPr>
          <w:t>类型</w:t>
        </w:r>
      </w:ins>
      <w:del w:id="183" w:author="Fan Quan" w:date="2021-03-29T10:57:00Z">
        <w:r w:rsidDel="007016E5">
          <w:rPr>
            <w:rFonts w:hint="eastAsia"/>
          </w:rPr>
          <w:delText>游戏</w:delText>
        </w:r>
      </w:del>
      <w:r>
        <w:rPr>
          <w:rFonts w:hint="eastAsia"/>
        </w:rPr>
        <w:t>的巅峰之作。我玩这游戏印象最深刻的地方就是我在一个有着虚幻</w:t>
      </w:r>
      <w:del w:id="184" w:author="Fan Quan" w:date="2021-03-29T10:57:00Z">
        <w:r w:rsidDel="007016E5">
          <w:rPr>
            <w:rFonts w:hint="eastAsia"/>
          </w:rPr>
          <w:delText>的</w:delText>
        </w:r>
      </w:del>
      <w:r>
        <w:rPr>
          <w:rFonts w:hint="eastAsia"/>
        </w:rPr>
        <w:t>墙</w:t>
      </w:r>
      <w:ins w:id="185" w:author="Fan Quan" w:date="2021-03-29T10:57:00Z">
        <w:r w:rsidR="007016E5">
          <w:rPr>
            <w:rFonts w:hint="eastAsia"/>
          </w:rPr>
          <w:t>壁</w:t>
        </w:r>
      </w:ins>
      <w:r>
        <w:rPr>
          <w:rFonts w:hint="eastAsia"/>
        </w:rPr>
        <w:t>以及几条龙的地牢里，我看不穿墙背后的东西，而龙却可以，甚至还能隔着墙喷火。而我</w:t>
      </w:r>
      <w:del w:id="186" w:author="Fan Quan" w:date="2021-03-29T10:58:00Z">
        <w:r w:rsidDel="007016E5">
          <w:rPr>
            <w:rFonts w:hint="eastAsia"/>
          </w:rPr>
          <w:delText>只</w:delText>
        </w:r>
      </w:del>
      <w:r>
        <w:rPr>
          <w:rFonts w:hint="eastAsia"/>
        </w:rPr>
        <w:t>能听见每条龙在我附近踱步，</w:t>
      </w:r>
      <w:ins w:id="187" w:author="Fan Quan" w:date="2021-03-29T10:58:00Z">
        <w:r w:rsidR="007016E5">
          <w:rPr>
            <w:rFonts w:hint="eastAsia"/>
          </w:rPr>
          <w:t>通过</w:t>
        </w:r>
      </w:ins>
      <w:del w:id="188" w:author="Fan Quan" w:date="2021-03-29T10:58:00Z">
        <w:r w:rsidR="00FD6007" w:rsidDel="007016E5">
          <w:rPr>
            <w:rFonts w:hint="eastAsia"/>
          </w:rPr>
          <w:delText>同时我必须</w:delText>
        </w:r>
      </w:del>
      <w:r>
        <w:rPr>
          <w:rFonts w:hint="eastAsia"/>
        </w:rPr>
        <w:t>听</w:t>
      </w:r>
      <w:proofErr w:type="gramStart"/>
      <w:r>
        <w:rPr>
          <w:rFonts w:hint="eastAsia"/>
        </w:rPr>
        <w:t>声辩位</w:t>
      </w:r>
      <w:proofErr w:type="gramEnd"/>
      <w:del w:id="189" w:author="Fan Quan" w:date="2021-03-29T10:58:00Z">
        <w:r w:rsidR="00FD6007" w:rsidDel="007016E5">
          <w:rPr>
            <w:rFonts w:hint="eastAsia"/>
          </w:rPr>
          <w:delText>从而</w:delText>
        </w:r>
      </w:del>
      <w:r>
        <w:rPr>
          <w:rFonts w:hint="eastAsia"/>
        </w:rPr>
        <w:t>来闪避龙的火焰，</w:t>
      </w:r>
      <w:r w:rsidR="00FD6007">
        <w:rPr>
          <w:rFonts w:hint="eastAsia"/>
        </w:rPr>
        <w:t>甚至</w:t>
      </w:r>
      <w:ins w:id="190" w:author="Fan Quan" w:date="2021-03-29T10:58:00Z">
        <w:r w:rsidR="007016E5">
          <w:rPr>
            <w:rFonts w:hint="eastAsia"/>
          </w:rPr>
          <w:t>可以</w:t>
        </w:r>
      </w:ins>
      <w:r w:rsidR="00FD6007">
        <w:rPr>
          <w:rFonts w:hint="eastAsia"/>
        </w:rPr>
        <w:t>用经典的“二步跳法”来</w:t>
      </w:r>
      <w:proofErr w:type="gramStart"/>
      <w:r w:rsidR="00FD6007">
        <w:rPr>
          <w:rFonts w:hint="eastAsia"/>
        </w:rPr>
        <w:t>和龙玩秦王</w:t>
      </w:r>
      <w:proofErr w:type="gramEnd"/>
      <w:r w:rsidR="00FD6007">
        <w:rPr>
          <w:rFonts w:hint="eastAsia"/>
        </w:rPr>
        <w:t>绕柱走！</w:t>
      </w:r>
    </w:p>
    <w:p w14:paraId="51E3345F" w14:textId="77777777" w:rsidR="00FD6007" w:rsidRDefault="00FD6007" w:rsidP="00FD6007">
      <w:pPr>
        <w:pStyle w:val="-"/>
        <w:ind w:firstLineChars="0" w:firstLine="0"/>
      </w:pPr>
    </w:p>
    <w:p w14:paraId="2CF0A5E7" w14:textId="77777777" w:rsidR="00FD6007" w:rsidRDefault="00FD6007" w:rsidP="00FD6007">
      <w:pPr>
        <w:pStyle w:val="-"/>
        <w:keepNext/>
        <w:ind w:firstLineChars="0" w:firstLine="0"/>
      </w:pPr>
      <w:r>
        <w:rPr>
          <w:noProof/>
        </w:rPr>
        <w:drawing>
          <wp:inline distT="0" distB="0" distL="0" distR="0" wp14:anchorId="47B365B6" wp14:editId="30F4F434">
            <wp:extent cx="2959100" cy="2219325"/>
            <wp:effectExtent l="0" t="0" r="0" b="3175"/>
            <wp:docPr id="7" name="图片 7"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电脑萤幕画面&#10;&#10;中度可信度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9100" cy="2219325"/>
                    </a:xfrm>
                    <a:prstGeom prst="rect">
                      <a:avLst/>
                    </a:prstGeom>
                  </pic:spPr>
                </pic:pic>
              </a:graphicData>
            </a:graphic>
          </wp:inline>
        </w:drawing>
      </w:r>
    </w:p>
    <w:p w14:paraId="79EAF0CB" w14:textId="01CCB369" w:rsidR="00FD78FB" w:rsidRDefault="00FD6007" w:rsidP="00FD6007">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B2012">
        <w:rPr>
          <w:noProof/>
        </w:rPr>
        <w:t>3</w:t>
      </w:r>
      <w:r>
        <w:fldChar w:fldCharType="end"/>
      </w:r>
      <w:r>
        <w:t xml:space="preserve"> </w:t>
      </w:r>
      <w:r>
        <w:rPr>
          <w:rFonts w:hint="eastAsia"/>
        </w:rPr>
        <w:t>如果你觉得只有地牢战斗游戏还很乏味的话，你还要记住及时保持角色的</w:t>
      </w:r>
      <w:del w:id="191" w:author="Fan Quan" w:date="2021-03-29T10:59:00Z">
        <w:r w:rsidDel="00FC4009">
          <w:rPr>
            <w:rFonts w:hint="eastAsia"/>
          </w:rPr>
          <w:delText>水份</w:delText>
        </w:r>
      </w:del>
      <w:ins w:id="192" w:author="Fan Quan" w:date="2021-03-29T10:59:00Z">
        <w:r w:rsidR="00FC4009">
          <w:rPr>
            <w:rFonts w:hint="eastAsia"/>
          </w:rPr>
          <w:t>水和食物的充足</w:t>
        </w:r>
      </w:ins>
      <w:del w:id="193" w:author="Fan Quan" w:date="2021-03-29T10:59:00Z">
        <w:r w:rsidDel="00FC4009">
          <w:rPr>
            <w:rFonts w:hint="eastAsia"/>
          </w:rPr>
          <w:delText>和营养</w:delText>
        </w:r>
      </w:del>
      <w:r>
        <w:rPr>
          <w:rFonts w:hint="eastAsia"/>
        </w:rPr>
        <w:t>。</w:t>
      </w:r>
    </w:p>
    <w:p w14:paraId="4524A132" w14:textId="77777777" w:rsidR="00FD78FB" w:rsidRDefault="00FD78FB" w:rsidP="00F348C6">
      <w:pPr>
        <w:pStyle w:val="-"/>
        <w:ind w:firstLine="420"/>
      </w:pPr>
    </w:p>
    <w:p w14:paraId="35C720E9" w14:textId="334666BC" w:rsidR="00FD6007" w:rsidRPr="00FD6007" w:rsidRDefault="00FD6007" w:rsidP="00FD6007">
      <w:pPr>
        <w:pStyle w:val="-"/>
        <w:ind w:firstLine="420"/>
      </w:pPr>
      <w:r>
        <w:rPr>
          <w:rFonts w:hint="eastAsia"/>
        </w:rPr>
        <w:t>后来的</w:t>
      </w:r>
      <w:r>
        <w:rPr>
          <w:rFonts w:hint="eastAsia"/>
        </w:rPr>
        <w:t xml:space="preserve"> </w:t>
      </w:r>
      <w:r>
        <w:t>RPG</w:t>
      </w:r>
      <w:r>
        <w:rPr>
          <w:rFonts w:hint="eastAsia"/>
        </w:rPr>
        <w:t xml:space="preserve"> </w:t>
      </w:r>
      <w:r>
        <w:rPr>
          <w:rFonts w:hint="eastAsia"/>
        </w:rPr>
        <w:t>都有着更精美和复杂的画面，游戏里的故事和</w:t>
      </w:r>
      <w:r>
        <w:rPr>
          <w:rFonts w:hint="eastAsia"/>
        </w:rPr>
        <w:t xml:space="preserve"> NPC</w:t>
      </w:r>
      <w:r>
        <w:t xml:space="preserve"> </w:t>
      </w:r>
      <w:r>
        <w:rPr>
          <w:rFonts w:hint="eastAsia"/>
        </w:rPr>
        <w:t>交互也做的更好了，但是没有任何一个游戏能和《地牢大师》以及《混沌重临》的关卡设计以及谜题设计相媲美。</w:t>
      </w:r>
    </w:p>
    <w:p w14:paraId="674639E2" w14:textId="40ADA7A6" w:rsidR="00FD78FB" w:rsidRDefault="00FD6007" w:rsidP="00F348C6">
      <w:pPr>
        <w:pStyle w:val="-"/>
        <w:ind w:firstLine="420"/>
      </w:pPr>
      <w:r>
        <w:rPr>
          <w:rFonts w:hint="eastAsia"/>
        </w:rPr>
        <w:t>《地牢大师》和《混沌重临》还有一点出彩的是它们的环境</w:t>
      </w:r>
      <w:proofErr w:type="gramStart"/>
      <w:r>
        <w:rPr>
          <w:rFonts w:hint="eastAsia"/>
        </w:rPr>
        <w:t>交互做</w:t>
      </w:r>
      <w:proofErr w:type="gramEnd"/>
      <w:r>
        <w:rPr>
          <w:rFonts w:hint="eastAsia"/>
        </w:rPr>
        <w:t>的很好。不管是开关门和运用陷阱，抑或是直接把门劈开或者用火球烧开，或者是隔着一排栅栏丢过去</w:t>
      </w:r>
      <w:ins w:id="194" w:author="Fan Quan" w:date="2021-03-29T11:01:00Z">
        <w:r w:rsidR="00FC4009">
          <w:rPr>
            <w:rFonts w:hint="eastAsia"/>
          </w:rPr>
          <w:t>什么东西</w:t>
        </w:r>
      </w:ins>
      <w:del w:id="195" w:author="Fan Quan" w:date="2021-03-29T11:01:00Z">
        <w:r w:rsidDel="00FC4009">
          <w:rPr>
            <w:rFonts w:hint="eastAsia"/>
          </w:rPr>
          <w:delText>一把刀</w:delText>
        </w:r>
      </w:del>
      <w:r>
        <w:rPr>
          <w:rFonts w:hint="eastAsia"/>
        </w:rPr>
        <w:t>，这些都是别的游戏所欠缺的。就比如说《地牢大师》里面的火球是真的有物理体积的，它可以用来烧毁木门或者是从传送门中传送到对面。</w:t>
      </w:r>
    </w:p>
    <w:p w14:paraId="0C27776F" w14:textId="32479EC1" w:rsidR="00FD78FB" w:rsidDel="001A4FE6" w:rsidRDefault="002B2012" w:rsidP="00F348C6">
      <w:pPr>
        <w:pStyle w:val="-"/>
        <w:ind w:firstLine="420"/>
        <w:rPr>
          <w:del w:id="196" w:author="Fan Quan" w:date="2021-03-29T11:04:00Z"/>
        </w:rPr>
      </w:pPr>
      <w:r>
        <w:rPr>
          <w:rFonts w:hint="eastAsia"/>
        </w:rPr>
        <w:t>《地牢大师》绝对是游戏史上的一座里程碑，</w:t>
      </w:r>
      <w:r>
        <w:rPr>
          <w:rFonts w:hint="eastAsia"/>
        </w:rPr>
        <w:t>它创立了一个新的</w:t>
      </w:r>
      <w:r>
        <w:rPr>
          <w:rFonts w:hint="eastAsia"/>
        </w:rPr>
        <w:t xml:space="preserve"> </w:t>
      </w:r>
      <w:r>
        <w:t>CRPG</w:t>
      </w:r>
      <w:r>
        <w:rPr>
          <w:rFonts w:hint="eastAsia"/>
        </w:rPr>
        <w:t xml:space="preserve"> </w:t>
      </w:r>
      <w:r>
        <w:rPr>
          <w:rFonts w:hint="eastAsia"/>
        </w:rPr>
        <w:t>分类以及</w:t>
      </w:r>
      <w:ins w:id="197" w:author="Fan Quan" w:date="2021-03-29T11:02:00Z">
        <w:r w:rsidR="001A4FE6">
          <w:rPr>
            <w:rFonts w:hint="eastAsia"/>
          </w:rPr>
          <w:t>启发了</w:t>
        </w:r>
      </w:ins>
      <w:r>
        <w:rPr>
          <w:rFonts w:hint="eastAsia"/>
        </w:rPr>
        <w:t>数不清的模仿作品</w:t>
      </w:r>
      <w:ins w:id="198" w:author="Fan Quan" w:date="2021-03-29T11:03:00Z">
        <w:r w:rsidR="001A4FE6">
          <w:rPr>
            <w:rFonts w:hint="eastAsia"/>
          </w:rPr>
          <w:t>，</w:t>
        </w:r>
      </w:ins>
      <w:del w:id="199" w:author="Fan Quan" w:date="2021-03-29T11:03:00Z">
        <w:r w:rsidDel="001A4FE6">
          <w:rPr>
            <w:rFonts w:hint="eastAsia"/>
          </w:rPr>
          <w:delText>。</w:delText>
        </w:r>
      </w:del>
      <w:r>
        <w:rPr>
          <w:rFonts w:hint="eastAsia"/>
        </w:rPr>
        <w:t>即使在</w:t>
      </w:r>
      <w:r>
        <w:rPr>
          <w:rFonts w:hint="eastAsia"/>
        </w:rPr>
        <w:t xml:space="preserve"> </w:t>
      </w:r>
      <w:r>
        <w:t xml:space="preserve">1992 </w:t>
      </w:r>
      <w:r>
        <w:rPr>
          <w:rFonts w:hint="eastAsia"/>
        </w:rPr>
        <w:t>年《创世纪地下世界》（</w:t>
      </w:r>
      <w:r>
        <w:rPr>
          <w:rFonts w:hint="eastAsia"/>
        </w:rPr>
        <w:t>U</w:t>
      </w:r>
      <w:r>
        <w:t>ltima Underworld</w:t>
      </w:r>
      <w:r>
        <w:rPr>
          <w:rFonts w:hint="eastAsia"/>
        </w:rPr>
        <w:t>）</w:t>
      </w:r>
      <w:ins w:id="200" w:author="Fan Quan" w:date="2021-03-29T11:04:00Z">
        <w:r w:rsidR="001A4FE6">
          <w:rPr>
            <w:rFonts w:hint="eastAsia"/>
          </w:rPr>
          <w:t>让这一类型玩法发生了重大演变之后</w:t>
        </w:r>
      </w:ins>
      <w:del w:id="201" w:author="Fan Quan" w:date="2021-03-29T11:03:00Z">
        <w:r w:rsidDel="001A4FE6">
          <w:rPr>
            <w:rFonts w:hint="eastAsia"/>
          </w:rPr>
          <w:delText>横空出世</w:delText>
        </w:r>
      </w:del>
      <w:del w:id="202" w:author="Fan Quan" w:date="2021-03-29T11:04:00Z">
        <w:r w:rsidDel="001A4FE6">
          <w:rPr>
            <w:rFonts w:hint="eastAsia"/>
          </w:rPr>
          <w:delText>，带来了《地牢大师》游戏类型的升级之后，市场上依然还有许多《地牢大师》的模仿品</w:delText>
        </w:r>
      </w:del>
      <w:r>
        <w:rPr>
          <w:rFonts w:hint="eastAsia"/>
        </w:rPr>
        <w:t>。</w:t>
      </w:r>
    </w:p>
    <w:p w14:paraId="1DFA7810" w14:textId="79B032D4" w:rsidR="00710D5F" w:rsidRDefault="002B2012" w:rsidP="002B2012">
      <w:pPr>
        <w:pStyle w:val="-"/>
        <w:ind w:firstLine="420"/>
      </w:pPr>
      <w:r>
        <w:rPr>
          <w:rFonts w:hint="eastAsia"/>
        </w:rPr>
        <w:t>不过，后来的所有实时</w:t>
      </w:r>
      <w:r>
        <w:rPr>
          <w:rFonts w:hint="eastAsia"/>
        </w:rPr>
        <w:t xml:space="preserve"> </w:t>
      </w:r>
      <w:proofErr w:type="spellStart"/>
      <w:r>
        <w:t>blobber</w:t>
      </w:r>
      <w:proofErr w:type="spellEnd"/>
      <w:r>
        <w:rPr>
          <w:rFonts w:hint="eastAsia"/>
        </w:rPr>
        <w:t xml:space="preserve"> </w:t>
      </w:r>
      <w:r>
        <w:rPr>
          <w:rFonts w:hint="eastAsia"/>
        </w:rPr>
        <w:t>游戏都走向了死胡同</w:t>
      </w:r>
      <w:ins w:id="203" w:author="Fan Quan" w:date="2021-03-29T11:04:00Z">
        <w:r w:rsidR="001A4FE6">
          <w:rPr>
            <w:rFonts w:hint="eastAsia"/>
          </w:rPr>
          <w:t>，</w:t>
        </w:r>
      </w:ins>
      <w:del w:id="204" w:author="Fan Quan" w:date="2021-03-29T11:04:00Z">
        <w:r w:rsidDel="001A4FE6">
          <w:rPr>
            <w:rFonts w:hint="eastAsia"/>
          </w:rPr>
          <w:delText>，</w:delText>
        </w:r>
      </w:del>
      <w:r>
        <w:rPr>
          <w:rFonts w:hint="eastAsia"/>
        </w:rPr>
        <w:t>即使其中有一些还挺有意思</w:t>
      </w:r>
      <w:ins w:id="205" w:author="Fan Quan" w:date="2021-03-29T11:04:00Z">
        <w:r w:rsidR="001A4FE6">
          <w:rPr>
            <w:rFonts w:hint="eastAsia"/>
          </w:rPr>
          <w:t>的</w:t>
        </w:r>
      </w:ins>
      <w:r>
        <w:rPr>
          <w:rFonts w:hint="eastAsia"/>
        </w:rPr>
        <w:t>，但在我看来</w:t>
      </w:r>
      <w:ins w:id="206" w:author="Fan Quan" w:date="2021-03-29T11:05:00Z">
        <w:r w:rsidR="001A4FE6">
          <w:rPr>
            <w:rFonts w:hint="eastAsia"/>
          </w:rPr>
          <w:t>，</w:t>
        </w:r>
      </w:ins>
      <w:r>
        <w:rPr>
          <w:rFonts w:hint="eastAsia"/>
        </w:rPr>
        <w:t>它们也都是自《地牢大师》和《混沌重临》之后走下坡路的作品罢了。</w:t>
      </w:r>
    </w:p>
    <w:p w14:paraId="3EE80E5B" w14:textId="55675464" w:rsidR="002B2012" w:rsidRDefault="002B2012" w:rsidP="002B2012">
      <w:pPr>
        <w:pStyle w:val="-"/>
        <w:ind w:firstLine="420"/>
      </w:pPr>
    </w:p>
    <w:p w14:paraId="7B8ADDF5" w14:textId="77777777" w:rsidR="002B2012" w:rsidRDefault="002B2012" w:rsidP="002B2012">
      <w:pPr>
        <w:pStyle w:val="-"/>
        <w:keepNext/>
        <w:ind w:firstLineChars="0" w:firstLine="0"/>
      </w:pPr>
      <w:r>
        <w:rPr>
          <w:rFonts w:hint="eastAsia"/>
          <w:noProof/>
        </w:rPr>
        <w:drawing>
          <wp:inline distT="0" distB="0" distL="0" distR="0" wp14:anchorId="31ACC37E" wp14:editId="06E79F1E">
            <wp:extent cx="2959100" cy="2219325"/>
            <wp:effectExtent l="0" t="0" r="0" b="3175"/>
            <wp:docPr id="8" name="图片 8"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网站&#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9100" cy="2219325"/>
                    </a:xfrm>
                    <a:prstGeom prst="rect">
                      <a:avLst/>
                    </a:prstGeom>
                  </pic:spPr>
                </pic:pic>
              </a:graphicData>
            </a:graphic>
          </wp:inline>
        </w:drawing>
      </w:r>
    </w:p>
    <w:p w14:paraId="781D75D0" w14:textId="757C1431" w:rsidR="002B2012" w:rsidRPr="00E07734" w:rsidRDefault="002B2012" w:rsidP="002B2012">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rPr>
          <w:rFonts w:hint="eastAsia"/>
        </w:rPr>
        <w:t>游戏</w:t>
      </w:r>
      <w:ins w:id="207" w:author="Fan Quan" w:date="2021-03-29T11:05:00Z">
        <w:r w:rsidR="00AD36AE">
          <w:rPr>
            <w:rFonts w:hint="eastAsia"/>
          </w:rPr>
          <w:t>中</w:t>
        </w:r>
      </w:ins>
      <w:r>
        <w:rPr>
          <w:rFonts w:hint="eastAsia"/>
        </w:rPr>
        <w:t>的</w:t>
      </w:r>
      <w:del w:id="208" w:author="Fan Quan" w:date="2021-03-29T11:05:00Z">
        <w:r w:rsidDel="00AD36AE">
          <w:rPr>
            <w:rFonts w:hint="eastAsia"/>
          </w:rPr>
          <w:delText>法咒</w:delText>
        </w:r>
      </w:del>
      <w:ins w:id="209" w:author="Fan Quan" w:date="2021-03-29T11:05:00Z">
        <w:r w:rsidR="00AD36AE">
          <w:rPr>
            <w:rFonts w:hint="eastAsia"/>
          </w:rPr>
          <w:t>法术</w:t>
        </w:r>
      </w:ins>
      <w:r>
        <w:rPr>
          <w:rFonts w:hint="eastAsia"/>
        </w:rPr>
        <w:t>是通过正确输入屏幕右侧的</w:t>
      </w:r>
      <w:del w:id="210" w:author="Fan Quan" w:date="2021-03-29T11:06:00Z">
        <w:r w:rsidDel="00AD36AE">
          <w:rPr>
            <w:rFonts w:hint="eastAsia"/>
          </w:rPr>
          <w:delText>卢恩文字</w:delText>
        </w:r>
      </w:del>
      <w:proofErr w:type="gramStart"/>
      <w:ins w:id="211" w:author="Fan Quan" w:date="2021-03-29T11:06:00Z">
        <w:r w:rsidR="00AD36AE">
          <w:rPr>
            <w:rFonts w:hint="eastAsia"/>
          </w:rPr>
          <w:t>符文</w:t>
        </w:r>
      </w:ins>
      <w:proofErr w:type="gramEnd"/>
      <w:r>
        <w:rPr>
          <w:rStyle w:val="FootnoteReference"/>
        </w:rPr>
        <w:footnoteReference w:id="7"/>
      </w:r>
      <w:r>
        <w:rPr>
          <w:rFonts w:hint="eastAsia"/>
        </w:rPr>
        <w:t>来释放的，当然前提是你的角色有那个技能。</w:t>
      </w:r>
    </w:p>
    <w:sectPr w:rsidR="002B2012" w:rsidRPr="00E07734" w:rsidSect="00A8527F">
      <w:headerReference w:type="default" r:id="rId18"/>
      <w:footerReference w:type="default" r:id="rId19"/>
      <w:type w:val="continuous"/>
      <w:pgSz w:w="11906" w:h="16838"/>
      <w:pgMar w:top="1440" w:right="1080" w:bottom="1440" w:left="1080" w:header="567" w:footer="567" w:gutter="0"/>
      <w:cols w:num="2" w:space="425"/>
      <w:docGrid w:type="lines" w:linePitch="312"/>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FF49AF" w14:textId="77777777" w:rsidR="00F05C15" w:rsidRDefault="00F05C15" w:rsidP="00F841EF">
      <w:r>
        <w:separator/>
      </w:r>
    </w:p>
  </w:endnote>
  <w:endnote w:type="continuationSeparator" w:id="0">
    <w:p w14:paraId="618371FB" w14:textId="77777777" w:rsidR="00F05C15" w:rsidRDefault="00F05C15" w:rsidP="00F84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altName w:val="Microsoft YaHei"/>
    <w:panose1 w:val="020B0503020204020204"/>
    <w:charset w:val="86"/>
    <w:family w:val="swiss"/>
    <w:pitch w:val="variable"/>
    <w:sig w:usb0="80000287" w:usb1="2ACF3C50" w:usb2="00000016" w:usb3="00000000" w:csb0="0004001F" w:csb1="00000000"/>
  </w:font>
  <w:font w:name="等线 Light">
    <w:altName w:val="DengXian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95463A" w14:textId="77777777" w:rsidR="0016522A" w:rsidRPr="00412ACB" w:rsidRDefault="0016522A" w:rsidP="00412ACB">
    <w:pPr>
      <w:pStyle w:val="Footer-Grey1"/>
    </w:pPr>
    <w:r>
      <w:fldChar w:fldCharType="begin"/>
    </w:r>
    <w:r>
      <w:rPr>
        <w:rFonts w:hint="eastAsia"/>
      </w:rPr>
      <w:instrText>PAGE  \* Arabic  \* MERGEFORMAT</w:instrText>
    </w:r>
    <w:r>
      <w:fldChar w:fldCharType="separate"/>
    </w:r>
    <w: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2FCBCD" w14:textId="77777777" w:rsidR="00804F76" w:rsidRPr="00412ACB" w:rsidRDefault="00412ACB" w:rsidP="00412ACB">
    <w:pPr>
      <w:pStyle w:val="Footer-Grey"/>
    </w:pPr>
    <w:r>
      <w:fldChar w:fldCharType="begin"/>
    </w:r>
    <w:r>
      <w:rPr>
        <w:rFonts w:hint="eastAsia"/>
      </w:rPr>
      <w:instrText>PAGE  \* Arabic  \* MERGEFORMAT</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75D5F8" w14:textId="77777777" w:rsidR="00F05C15" w:rsidRDefault="00F05C15" w:rsidP="00F841EF">
      <w:r>
        <w:separator/>
      </w:r>
    </w:p>
  </w:footnote>
  <w:footnote w:type="continuationSeparator" w:id="0">
    <w:p w14:paraId="358D6244" w14:textId="77777777" w:rsidR="00F05C15" w:rsidRDefault="00F05C15" w:rsidP="00F841EF">
      <w:r>
        <w:continuationSeparator/>
      </w:r>
    </w:p>
  </w:footnote>
  <w:footnote w:id="1">
    <w:p w14:paraId="23EC6E13" w14:textId="25F45EC0" w:rsidR="00D320D9" w:rsidRPr="00D320D9" w:rsidRDefault="00D320D9">
      <w:pPr>
        <w:pStyle w:val="FootnoteText"/>
      </w:pPr>
      <w:ins w:id="59" w:author="Fan Quan" w:date="2021-03-26T16:50:00Z">
        <w:r>
          <w:rPr>
            <w:rStyle w:val="FootnoteReference"/>
          </w:rPr>
          <w:footnoteRef/>
        </w:r>
        <w:r>
          <w:t xml:space="preserve"> </w:t>
        </w:r>
        <w:r w:rsidRPr="00D320D9">
          <w:t>《地牢大师》在当时人气非常火爆，成为了 Atari ST 平台上有史以来最畅销之作，同时也赢得了众多的奖项，包括 CGW</w:t>
        </w:r>
      </w:ins>
      <w:ins w:id="60" w:author="Fan Quan" w:date="2021-03-26T16:51:00Z">
        <w:r>
          <w:rPr>
            <w:rFonts w:hint="eastAsia"/>
          </w:rPr>
          <w:t>（</w:t>
        </w:r>
      </w:ins>
      <w:ins w:id="61" w:author="Fan Quan" w:date="2021-03-26T16:50:00Z">
        <w:r w:rsidRPr="00D320D9">
          <w:t>Computer Gaming World, 在美国发行的一款杂志，于 2006 年正式停刊</w:t>
        </w:r>
      </w:ins>
      <w:ins w:id="62" w:author="Fan Quan" w:date="2021-03-26T16:51:00Z">
        <w:r>
          <w:rPr>
            <w:rFonts w:hint="eastAsia"/>
          </w:rPr>
          <w:t>）</w:t>
        </w:r>
      </w:ins>
      <w:ins w:id="63" w:author="Fan Quan" w:date="2021-03-26T16:50:00Z">
        <w:r w:rsidRPr="00D320D9">
          <w:t>颁发的</w:t>
        </w:r>
        <w:proofErr w:type="gramStart"/>
        <w:r w:rsidRPr="00D320D9">
          <w:t>“</w:t>
        </w:r>
        <w:proofErr w:type="gramEnd"/>
        <w:r w:rsidRPr="00D320D9">
          <w:t>艺术成就特别奖“</w:t>
        </w:r>
      </w:ins>
      <w:ins w:id="64" w:author="Fan Quan" w:date="2021-03-26T16:52:00Z">
        <w:r>
          <w:rPr>
            <w:rFonts w:hint="eastAsia"/>
          </w:rPr>
          <w:t>（Special</w:t>
        </w:r>
        <w:r>
          <w:t xml:space="preserve"> Award for Artistic Achievement</w:t>
        </w:r>
        <w:r>
          <w:rPr>
            <w:rFonts w:hint="eastAsia"/>
          </w:rPr>
          <w:t>）</w:t>
        </w:r>
      </w:ins>
      <w:ins w:id="65" w:author="Fan Quan" w:date="2021-03-26T16:50:00Z">
        <w:r w:rsidRPr="00D320D9">
          <w:t>。</w:t>
        </w:r>
      </w:ins>
    </w:p>
  </w:footnote>
  <w:footnote w:id="2">
    <w:p w14:paraId="4435A224" w14:textId="4150846E" w:rsidR="00F14BA7" w:rsidRPr="00F14BA7" w:rsidRDefault="00F14BA7">
      <w:pPr>
        <w:pStyle w:val="FootnoteText"/>
      </w:pPr>
      <w:r>
        <w:rPr>
          <w:rStyle w:val="FootnoteReference"/>
        </w:rPr>
        <w:footnoteRef/>
      </w:r>
      <w:r>
        <w:t xml:space="preserve"> </w:t>
      </w:r>
      <w:r>
        <w:rPr>
          <w:rFonts w:hint="eastAsia"/>
        </w:rPr>
        <w:t xml:space="preserve">译者注：想要搞清楚伪 </w:t>
      </w:r>
      <w:r>
        <w:t>3</w:t>
      </w:r>
      <w:r>
        <w:rPr>
          <w:rFonts w:hint="eastAsia"/>
        </w:rPr>
        <w:t>D</w:t>
      </w:r>
      <w:r>
        <w:t xml:space="preserve"> </w:t>
      </w:r>
      <w:r>
        <w:rPr>
          <w:rFonts w:hint="eastAsia"/>
        </w:rPr>
        <w:t xml:space="preserve">游戏的概念，需要先弄清楚 </w:t>
      </w:r>
      <w:r>
        <w:t>2</w:t>
      </w:r>
      <w:r>
        <w:rPr>
          <w:rFonts w:hint="eastAsia"/>
        </w:rPr>
        <w:t>D</w:t>
      </w:r>
      <w:r>
        <w:t xml:space="preserve"> </w:t>
      </w:r>
      <w:r>
        <w:rPr>
          <w:rFonts w:hint="eastAsia"/>
        </w:rPr>
        <w:t xml:space="preserve">和 </w:t>
      </w:r>
      <w:r>
        <w:t>3</w:t>
      </w:r>
      <w:r>
        <w:rPr>
          <w:rFonts w:hint="eastAsia"/>
        </w:rPr>
        <w:t>D</w:t>
      </w:r>
      <w:r>
        <w:t xml:space="preserve"> </w:t>
      </w:r>
      <w:r>
        <w:rPr>
          <w:rFonts w:hint="eastAsia"/>
        </w:rPr>
        <w:t>的区别：2D</w:t>
      </w:r>
      <w:r>
        <w:t xml:space="preserve"> </w:t>
      </w:r>
      <w:r>
        <w:rPr>
          <w:rFonts w:hint="eastAsia"/>
        </w:rPr>
        <w:t>游戏的画面是以 XY</w:t>
      </w:r>
      <w:r>
        <w:t xml:space="preserve"> </w:t>
      </w:r>
      <w:r>
        <w:rPr>
          <w:rFonts w:hint="eastAsia"/>
        </w:rPr>
        <w:t xml:space="preserve">轴为基础，而 </w:t>
      </w:r>
      <w:r>
        <w:t>3</w:t>
      </w:r>
      <w:r>
        <w:rPr>
          <w:rFonts w:hint="eastAsia"/>
        </w:rPr>
        <w:t>D</w:t>
      </w:r>
      <w:r>
        <w:t xml:space="preserve"> </w:t>
      </w:r>
      <w:r>
        <w:rPr>
          <w:rFonts w:hint="eastAsia"/>
        </w:rPr>
        <w:t>游戏画面是以 XYZ</w:t>
      </w:r>
      <w:r>
        <w:t xml:space="preserve"> </w:t>
      </w:r>
      <w:r>
        <w:rPr>
          <w:rFonts w:hint="eastAsia"/>
        </w:rPr>
        <w:t>轴为基础。</w:t>
      </w:r>
      <w:r w:rsidRPr="00F14BA7">
        <w:t>伪3D游戏是指通过使用2D成像技术制造出模拟3D的空间纵深视觉效果的游戏</w:t>
      </w:r>
      <w:r>
        <w:rPr>
          <w:rFonts w:hint="eastAsia"/>
        </w:rPr>
        <w:t xml:space="preserve">，其内核仍然是以 </w:t>
      </w:r>
      <w:r>
        <w:t xml:space="preserve">XY </w:t>
      </w:r>
      <w:r>
        <w:rPr>
          <w:rFonts w:hint="eastAsia"/>
        </w:rPr>
        <w:t>轴为基础。</w:t>
      </w:r>
    </w:p>
  </w:footnote>
  <w:footnote w:id="3">
    <w:p w14:paraId="505E2245" w14:textId="20010CEE" w:rsidR="00370B6D" w:rsidRPr="00370B6D" w:rsidRDefault="00370B6D">
      <w:pPr>
        <w:pStyle w:val="FootnoteText"/>
      </w:pPr>
      <w:ins w:id="127" w:author="Fan Quan" w:date="2021-03-28T20:14:00Z">
        <w:r>
          <w:rPr>
            <w:rStyle w:val="FootnoteReference"/>
          </w:rPr>
          <w:footnoteRef/>
        </w:r>
        <w:r>
          <w:t xml:space="preserve"> </w:t>
        </w:r>
        <w:r>
          <w:rPr>
            <w:rFonts w:hint="eastAsia"/>
          </w:rPr>
          <w:t>译者注：</w:t>
        </w:r>
      </w:ins>
      <w:ins w:id="128" w:author="Fan Quan" w:date="2021-03-28T20:18:00Z">
        <w:r w:rsidR="00204AD5">
          <w:rPr>
            <w:rFonts w:hint="eastAsia"/>
          </w:rPr>
          <w:t>本文中很多专有名词皆为原创翻译。</w:t>
        </w:r>
      </w:ins>
    </w:p>
  </w:footnote>
  <w:footnote w:id="4">
    <w:p w14:paraId="4C256C01" w14:textId="36188350" w:rsidR="00370B6D" w:rsidRPr="00370B6D" w:rsidRDefault="00370B6D">
      <w:pPr>
        <w:pStyle w:val="FootnoteText"/>
      </w:pPr>
      <w:ins w:id="133" w:author="Fan Quan" w:date="2021-03-28T20:15:00Z">
        <w:r>
          <w:rPr>
            <w:rStyle w:val="FootnoteReference"/>
          </w:rPr>
          <w:footnoteRef/>
        </w:r>
        <w:r>
          <w:t xml:space="preserve"> </w:t>
        </w:r>
        <w:r>
          <w:rPr>
            <w:rFonts w:hint="eastAsia"/>
          </w:rPr>
          <w:t xml:space="preserve">译者注：据说 </w:t>
        </w:r>
        <w:proofErr w:type="spellStart"/>
        <w:r>
          <w:rPr>
            <w:rFonts w:hint="eastAsia"/>
          </w:rPr>
          <w:t>Bika</w:t>
        </w:r>
        <w:proofErr w:type="spellEnd"/>
        <w:r>
          <w:t xml:space="preserve"> </w:t>
        </w:r>
        <w:r>
          <w:rPr>
            <w:rFonts w:hint="eastAsia"/>
          </w:rPr>
          <w:t>一词来自于埃及</w:t>
        </w:r>
      </w:ins>
      <w:ins w:id="134" w:author="Fan Quan" w:date="2021-03-28T20:16:00Z">
        <w:r>
          <w:rPr>
            <w:rFonts w:hint="eastAsia"/>
          </w:rPr>
          <w:t>（阿拉伯语）</w:t>
        </w:r>
      </w:ins>
    </w:p>
  </w:footnote>
  <w:footnote w:id="5">
    <w:p w14:paraId="4C40FD72" w14:textId="3212514A" w:rsidR="00BA76CD" w:rsidDel="00204AD5" w:rsidRDefault="00BA76CD">
      <w:pPr>
        <w:pStyle w:val="FootnoteText"/>
        <w:rPr>
          <w:del w:id="146" w:author="Fan Quan" w:date="2021-03-28T20:18:00Z"/>
        </w:rPr>
      </w:pPr>
      <w:del w:id="147" w:author="Fan Quan" w:date="2021-03-28T20:18:00Z">
        <w:r w:rsidDel="00204AD5">
          <w:rPr>
            <w:rStyle w:val="FootnoteReference"/>
          </w:rPr>
          <w:footnoteRef/>
        </w:r>
        <w:r w:rsidDel="00204AD5">
          <w:delText xml:space="preserve"> </w:delText>
        </w:r>
        <w:r w:rsidDel="00204AD5">
          <w:rPr>
            <w:rFonts w:hint="eastAsia"/>
          </w:rPr>
          <w:delText xml:space="preserve">译者注：此处原文为 </w:delText>
        </w:r>
        <w:r w:rsidDel="00204AD5">
          <w:delText>Gigglers</w:delText>
        </w:r>
        <w:r w:rsidDel="00204AD5">
          <w:rPr>
            <w:rFonts w:hint="eastAsia"/>
          </w:rPr>
          <w:delText>，这里为原创翻译。</w:delText>
        </w:r>
      </w:del>
    </w:p>
  </w:footnote>
  <w:footnote w:id="6">
    <w:p w14:paraId="4E98217C" w14:textId="4AC3B1F1" w:rsidR="00897A4F" w:rsidRDefault="00897A4F">
      <w:pPr>
        <w:pStyle w:val="FootnoteText"/>
      </w:pPr>
      <w:r>
        <w:rPr>
          <w:rStyle w:val="FootnoteReference"/>
        </w:rPr>
        <w:footnoteRef/>
      </w:r>
      <w:r>
        <w:t xml:space="preserve"> </w:t>
      </w:r>
      <w:r>
        <w:rPr>
          <w:rFonts w:hint="eastAsia"/>
        </w:rPr>
        <w:t>译者注：</w:t>
      </w:r>
      <w:del w:id="165" w:author="Fan Quan" w:date="2021-03-29T10:53:00Z">
        <w:r w:rsidDel="00C44939">
          <w:rPr>
            <w:rFonts w:hint="eastAsia"/>
          </w:rPr>
          <w:delText>此处为</w:delText>
        </w:r>
      </w:del>
      <w:r>
        <w:rPr>
          <w:rFonts w:hint="eastAsia"/>
        </w:rPr>
        <w:t>原创</w:t>
      </w:r>
      <w:del w:id="166" w:author="Fan Quan" w:date="2021-03-29T10:53:00Z">
        <w:r w:rsidDel="00C44939">
          <w:rPr>
            <w:rFonts w:hint="eastAsia"/>
          </w:rPr>
          <w:delText>翻</w:delText>
        </w:r>
      </w:del>
      <w:r>
        <w:rPr>
          <w:rFonts w:hint="eastAsia"/>
        </w:rPr>
        <w:t>译</w:t>
      </w:r>
      <w:ins w:id="167" w:author="Fan Quan" w:date="2021-03-29T10:53:00Z">
        <w:r w:rsidR="00C44939">
          <w:rPr>
            <w:rFonts w:hint="eastAsia"/>
          </w:rPr>
          <w:t>名</w:t>
        </w:r>
      </w:ins>
      <w:r>
        <w:rPr>
          <w:rFonts w:hint="eastAsia"/>
        </w:rPr>
        <w:t>。</w:t>
      </w:r>
    </w:p>
  </w:footnote>
  <w:footnote w:id="7">
    <w:p w14:paraId="65716DDE" w14:textId="5BB49DFF" w:rsidR="002B2012" w:rsidRDefault="002B2012">
      <w:pPr>
        <w:pStyle w:val="FootnoteText"/>
      </w:pPr>
      <w:r>
        <w:rPr>
          <w:rStyle w:val="FootnoteReference"/>
        </w:rPr>
        <w:footnoteRef/>
      </w:r>
      <w:r>
        <w:t xml:space="preserve"> </w:t>
      </w:r>
      <w:r>
        <w:rPr>
          <w:rFonts w:hint="eastAsia"/>
        </w:rPr>
        <w:t>译者注：</w:t>
      </w:r>
      <w:ins w:id="212" w:author="Fan Quan" w:date="2021-03-29T11:06:00Z">
        <w:r w:rsidR="00AD36AE">
          <w:rPr>
            <w:rFonts w:hint="eastAsia"/>
          </w:rPr>
          <w:t>原文是“runes”，也指代</w:t>
        </w:r>
      </w:ins>
      <w:r>
        <w:rPr>
          <w:rFonts w:hint="eastAsia"/>
        </w:rPr>
        <w:t>卢恩文字</w:t>
      </w:r>
      <w:ins w:id="213" w:author="Fan Quan" w:date="2021-03-29T11:06:00Z">
        <w:r w:rsidR="00AD36AE">
          <w:rPr>
            <w:rFonts w:hint="eastAsia"/>
          </w:rPr>
          <w:t>，</w:t>
        </w:r>
      </w:ins>
      <w:del w:id="214" w:author="Fan Quan" w:date="2021-03-29T11:06:00Z">
        <w:r w:rsidDel="00AD36AE">
          <w:rPr>
            <w:rFonts w:hint="eastAsia"/>
          </w:rPr>
          <w:delText>是</w:delText>
        </w:r>
      </w:del>
      <w:r>
        <w:rPr>
          <w:rFonts w:hint="eastAsia"/>
        </w:rPr>
        <w:t>一种已经灭绝的字母</w:t>
      </w:r>
      <w:ins w:id="215" w:author="Fan Quan" w:date="2021-03-29T11:06:00Z">
        <w:r w:rsidR="00AD36AE">
          <w:rPr>
            <w:rFonts w:hint="eastAsia"/>
          </w:rPr>
          <w:t>。</w:t>
        </w:r>
      </w:ins>
      <w:del w:id="216" w:author="Fan Quan" w:date="2021-03-29T11:06:00Z">
        <w:r w:rsidDel="00AD36AE">
          <w:rPr>
            <w:rFonts w:hint="eastAsia"/>
          </w:rPr>
          <w:delText>，</w:delText>
        </w:r>
      </w:del>
      <w:r>
        <w:rPr>
          <w:rFonts w:hint="eastAsia"/>
        </w:rPr>
        <w:t>它是中世纪时期在斯堪的纳维亚半岛与不列颠群岛上的一些北欧日耳曼民族所使用的字母。《刺客信条：英灵殿》（A</w:t>
      </w:r>
      <w:r>
        <w:t>ssassin</w:t>
      </w:r>
      <w:proofErr w:type="gramStart"/>
      <w:r>
        <w:t>’</w:t>
      </w:r>
      <w:proofErr w:type="gramEnd"/>
      <w:r>
        <w:t>s Creed: Valhalla</w:t>
      </w:r>
      <w:r>
        <w:rPr>
          <w:rFonts w:hint="eastAsia"/>
        </w:rPr>
        <w:t>）里面的文字就是卢恩文字。</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9B59FF" w14:textId="77777777" w:rsidR="0016522A" w:rsidRDefault="0016522A" w:rsidP="00A8527F">
    <w:pPr>
      <w:pStyle w:val="Header"/>
      <w:pBdr>
        <w:bottom w:val="single" w:sz="4" w:space="1" w:color="D0CECE" w:themeColor="background2" w:themeShade="E6"/>
      </w:pBdr>
    </w:pP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50A1E" w14:textId="77777777" w:rsidR="00804F76" w:rsidRDefault="00804F76" w:rsidP="00A8527F">
    <w:pPr>
      <w:pStyle w:val="Header"/>
      <w:pBdr>
        <w:bottom w:val="single" w:sz="4" w:space="1" w:color="D0CECE" w:themeColor="background2" w:themeShade="E6"/>
      </w:pBdr>
    </w:pPr>
    <w:r>
      <w:rPr>
        <w:rFonts w:hint="eastAs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697D55"/>
    <w:multiLevelType w:val="hybridMultilevel"/>
    <w:tmpl w:val="715683FA"/>
    <w:lvl w:ilvl="0" w:tplc="F5DA777C">
      <w:numFmt w:val="bullet"/>
      <w:lvlText w:val="—"/>
      <w:lvlJc w:val="left"/>
      <w:pPr>
        <w:ind w:left="420" w:hanging="42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an Quan">
    <w15:presenceInfo w15:providerId="Windows Live" w15:userId="fb16b904e3527e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034"/>
    <w:rsid w:val="00007178"/>
    <w:rsid w:val="00037913"/>
    <w:rsid w:val="00045DB7"/>
    <w:rsid w:val="00055882"/>
    <w:rsid w:val="00062CAA"/>
    <w:rsid w:val="00064042"/>
    <w:rsid w:val="00087AE0"/>
    <w:rsid w:val="000A6A0B"/>
    <w:rsid w:val="000B34CB"/>
    <w:rsid w:val="000C1A81"/>
    <w:rsid w:val="000E4E1E"/>
    <w:rsid w:val="00111EB5"/>
    <w:rsid w:val="00117365"/>
    <w:rsid w:val="00150BAB"/>
    <w:rsid w:val="00153EE2"/>
    <w:rsid w:val="001555F1"/>
    <w:rsid w:val="001573DA"/>
    <w:rsid w:val="0016522A"/>
    <w:rsid w:val="001806CB"/>
    <w:rsid w:val="001A4FE6"/>
    <w:rsid w:val="001B3B4D"/>
    <w:rsid w:val="001C799A"/>
    <w:rsid w:val="001D0E73"/>
    <w:rsid w:val="001D5185"/>
    <w:rsid w:val="001D5E94"/>
    <w:rsid w:val="001E57C0"/>
    <w:rsid w:val="001F3F1F"/>
    <w:rsid w:val="001F5FF0"/>
    <w:rsid w:val="001F6039"/>
    <w:rsid w:val="00204AD5"/>
    <w:rsid w:val="002169D6"/>
    <w:rsid w:val="002312C8"/>
    <w:rsid w:val="00234451"/>
    <w:rsid w:val="002425D0"/>
    <w:rsid w:val="002466B9"/>
    <w:rsid w:val="002602A7"/>
    <w:rsid w:val="0026784B"/>
    <w:rsid w:val="00270C80"/>
    <w:rsid w:val="00273981"/>
    <w:rsid w:val="00285E6A"/>
    <w:rsid w:val="002941EC"/>
    <w:rsid w:val="002A2333"/>
    <w:rsid w:val="002A5139"/>
    <w:rsid w:val="002B2012"/>
    <w:rsid w:val="002B2DFD"/>
    <w:rsid w:val="002B45CC"/>
    <w:rsid w:val="002D01D3"/>
    <w:rsid w:val="002F1A0E"/>
    <w:rsid w:val="002F3408"/>
    <w:rsid w:val="002F7493"/>
    <w:rsid w:val="003065C9"/>
    <w:rsid w:val="00316C8C"/>
    <w:rsid w:val="003249D9"/>
    <w:rsid w:val="00333CDD"/>
    <w:rsid w:val="00355319"/>
    <w:rsid w:val="003575CF"/>
    <w:rsid w:val="00362338"/>
    <w:rsid w:val="003644F5"/>
    <w:rsid w:val="00366B4E"/>
    <w:rsid w:val="00370B6D"/>
    <w:rsid w:val="00373773"/>
    <w:rsid w:val="00373899"/>
    <w:rsid w:val="003845EC"/>
    <w:rsid w:val="00385064"/>
    <w:rsid w:val="00385C4B"/>
    <w:rsid w:val="003D1B06"/>
    <w:rsid w:val="003E13C6"/>
    <w:rsid w:val="003F442C"/>
    <w:rsid w:val="003F7E6F"/>
    <w:rsid w:val="00412ACB"/>
    <w:rsid w:val="00427A03"/>
    <w:rsid w:val="004367FE"/>
    <w:rsid w:val="00445F1D"/>
    <w:rsid w:val="004651CB"/>
    <w:rsid w:val="00473DBD"/>
    <w:rsid w:val="004A0BBD"/>
    <w:rsid w:val="004B4D18"/>
    <w:rsid w:val="004B7AB8"/>
    <w:rsid w:val="004C323F"/>
    <w:rsid w:val="004C691F"/>
    <w:rsid w:val="005062C4"/>
    <w:rsid w:val="00532598"/>
    <w:rsid w:val="0053640F"/>
    <w:rsid w:val="00561057"/>
    <w:rsid w:val="00576BB6"/>
    <w:rsid w:val="00594354"/>
    <w:rsid w:val="005A2AD5"/>
    <w:rsid w:val="005B5669"/>
    <w:rsid w:val="005C158C"/>
    <w:rsid w:val="005C71CD"/>
    <w:rsid w:val="005E1D00"/>
    <w:rsid w:val="00621D8F"/>
    <w:rsid w:val="0065046D"/>
    <w:rsid w:val="006530AD"/>
    <w:rsid w:val="0065715C"/>
    <w:rsid w:val="00657B80"/>
    <w:rsid w:val="006610BC"/>
    <w:rsid w:val="00661441"/>
    <w:rsid w:val="00664DA0"/>
    <w:rsid w:val="006722AD"/>
    <w:rsid w:val="0067675A"/>
    <w:rsid w:val="00694FCF"/>
    <w:rsid w:val="006B2C72"/>
    <w:rsid w:val="006B3758"/>
    <w:rsid w:val="006F4D28"/>
    <w:rsid w:val="007016E5"/>
    <w:rsid w:val="0071094A"/>
    <w:rsid w:val="00710D5F"/>
    <w:rsid w:val="0071777F"/>
    <w:rsid w:val="00730438"/>
    <w:rsid w:val="00731BF1"/>
    <w:rsid w:val="00766048"/>
    <w:rsid w:val="00770FE2"/>
    <w:rsid w:val="007752FB"/>
    <w:rsid w:val="007869FA"/>
    <w:rsid w:val="00791749"/>
    <w:rsid w:val="007A2BD6"/>
    <w:rsid w:val="007B55FD"/>
    <w:rsid w:val="007D71D1"/>
    <w:rsid w:val="007E548D"/>
    <w:rsid w:val="00804F76"/>
    <w:rsid w:val="00806138"/>
    <w:rsid w:val="008273A9"/>
    <w:rsid w:val="008451DD"/>
    <w:rsid w:val="00845AF8"/>
    <w:rsid w:val="00861514"/>
    <w:rsid w:val="00876728"/>
    <w:rsid w:val="00885A03"/>
    <w:rsid w:val="00890C17"/>
    <w:rsid w:val="00891D5D"/>
    <w:rsid w:val="008931DD"/>
    <w:rsid w:val="00897A4F"/>
    <w:rsid w:val="008A620A"/>
    <w:rsid w:val="008D4384"/>
    <w:rsid w:val="008D5696"/>
    <w:rsid w:val="008E3CB4"/>
    <w:rsid w:val="008F2B87"/>
    <w:rsid w:val="00911BFC"/>
    <w:rsid w:val="0092047D"/>
    <w:rsid w:val="0092253A"/>
    <w:rsid w:val="0092507E"/>
    <w:rsid w:val="00937B95"/>
    <w:rsid w:val="009511B8"/>
    <w:rsid w:val="00960341"/>
    <w:rsid w:val="0097206B"/>
    <w:rsid w:val="009851AC"/>
    <w:rsid w:val="00994C1C"/>
    <w:rsid w:val="009A386C"/>
    <w:rsid w:val="009B5ACC"/>
    <w:rsid w:val="009C45E4"/>
    <w:rsid w:val="009D21CC"/>
    <w:rsid w:val="009D43E2"/>
    <w:rsid w:val="00A2094B"/>
    <w:rsid w:val="00A3384D"/>
    <w:rsid w:val="00A47A89"/>
    <w:rsid w:val="00A50650"/>
    <w:rsid w:val="00A633EF"/>
    <w:rsid w:val="00A773E6"/>
    <w:rsid w:val="00A8527F"/>
    <w:rsid w:val="00A867B3"/>
    <w:rsid w:val="00A8783F"/>
    <w:rsid w:val="00AA606A"/>
    <w:rsid w:val="00AA68E8"/>
    <w:rsid w:val="00AC153E"/>
    <w:rsid w:val="00AC3916"/>
    <w:rsid w:val="00AC437D"/>
    <w:rsid w:val="00AD36AE"/>
    <w:rsid w:val="00B10A40"/>
    <w:rsid w:val="00B25851"/>
    <w:rsid w:val="00B415B0"/>
    <w:rsid w:val="00B50715"/>
    <w:rsid w:val="00B62941"/>
    <w:rsid w:val="00B64617"/>
    <w:rsid w:val="00BA2914"/>
    <w:rsid w:val="00BA76CD"/>
    <w:rsid w:val="00BE1C72"/>
    <w:rsid w:val="00BF11F4"/>
    <w:rsid w:val="00C36086"/>
    <w:rsid w:val="00C44939"/>
    <w:rsid w:val="00C61659"/>
    <w:rsid w:val="00C7080D"/>
    <w:rsid w:val="00CE2F7E"/>
    <w:rsid w:val="00D02128"/>
    <w:rsid w:val="00D03448"/>
    <w:rsid w:val="00D2473E"/>
    <w:rsid w:val="00D320D9"/>
    <w:rsid w:val="00D40B17"/>
    <w:rsid w:val="00D43879"/>
    <w:rsid w:val="00D47D43"/>
    <w:rsid w:val="00D62021"/>
    <w:rsid w:val="00D64B5D"/>
    <w:rsid w:val="00DA3E65"/>
    <w:rsid w:val="00DB684D"/>
    <w:rsid w:val="00DC7054"/>
    <w:rsid w:val="00DD0457"/>
    <w:rsid w:val="00DF1BD2"/>
    <w:rsid w:val="00DF6034"/>
    <w:rsid w:val="00E06D6C"/>
    <w:rsid w:val="00E07734"/>
    <w:rsid w:val="00E1534E"/>
    <w:rsid w:val="00E20D0F"/>
    <w:rsid w:val="00E31528"/>
    <w:rsid w:val="00E32E13"/>
    <w:rsid w:val="00E377C2"/>
    <w:rsid w:val="00E61F41"/>
    <w:rsid w:val="00E633F6"/>
    <w:rsid w:val="00E63C55"/>
    <w:rsid w:val="00E81749"/>
    <w:rsid w:val="00E81D1D"/>
    <w:rsid w:val="00E85ED9"/>
    <w:rsid w:val="00E96BDA"/>
    <w:rsid w:val="00EA10AB"/>
    <w:rsid w:val="00EA35E2"/>
    <w:rsid w:val="00EB267F"/>
    <w:rsid w:val="00EE19F9"/>
    <w:rsid w:val="00EE2E4F"/>
    <w:rsid w:val="00EE308A"/>
    <w:rsid w:val="00EE3E02"/>
    <w:rsid w:val="00F05C15"/>
    <w:rsid w:val="00F14BA7"/>
    <w:rsid w:val="00F27EC2"/>
    <w:rsid w:val="00F30A58"/>
    <w:rsid w:val="00F348C6"/>
    <w:rsid w:val="00F46451"/>
    <w:rsid w:val="00F4686B"/>
    <w:rsid w:val="00F505B5"/>
    <w:rsid w:val="00F54B69"/>
    <w:rsid w:val="00F734E7"/>
    <w:rsid w:val="00F75076"/>
    <w:rsid w:val="00F800C8"/>
    <w:rsid w:val="00F8075D"/>
    <w:rsid w:val="00F841EF"/>
    <w:rsid w:val="00F96429"/>
    <w:rsid w:val="00FA259E"/>
    <w:rsid w:val="00FC4009"/>
    <w:rsid w:val="00FD6007"/>
    <w:rsid w:val="00FD78FB"/>
    <w:rsid w:val="00FF34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E0A4C1"/>
  <w15:chartTrackingRefBased/>
  <w15:docId w15:val="{DEC0C7C7-004B-464F-86EE-4800241BB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4E7"/>
    <w:pPr>
      <w:widowControl w:val="0"/>
      <w:adjustRightInd w:val="0"/>
      <w:snapToGrid w:val="0"/>
      <w:jc w:val="both"/>
    </w:pPr>
  </w:style>
  <w:style w:type="paragraph" w:styleId="Heading1">
    <w:name w:val="heading 1"/>
    <w:basedOn w:val="Normal"/>
    <w:next w:val="Normal"/>
    <w:link w:val="Heading1Char"/>
    <w:uiPriority w:val="9"/>
    <w:qFormat/>
    <w:rsid w:val="00055882"/>
    <w:pPr>
      <w:spacing w:before="340" w:after="330" w:line="578" w:lineRule="auto"/>
      <w:outlineLvl w:val="0"/>
    </w:pPr>
    <w:rPr>
      <w:rFonts w:ascii="Times New Roman" w:eastAsia="微软雅黑" w:hAnsi="Times New Roman"/>
      <w:b/>
      <w:bCs/>
      <w:kern w:val="44"/>
      <w:sz w:val="52"/>
      <w:szCs w:val="44"/>
    </w:rPr>
  </w:style>
  <w:style w:type="paragraph" w:styleId="Heading2">
    <w:name w:val="heading 2"/>
    <w:basedOn w:val="Normal"/>
    <w:next w:val="Normal"/>
    <w:link w:val="Heading2Char"/>
    <w:uiPriority w:val="9"/>
    <w:unhideWhenUsed/>
    <w:qFormat/>
    <w:rsid w:val="00055882"/>
    <w:pPr>
      <w:spacing w:before="260" w:after="260" w:line="360" w:lineRule="auto"/>
      <w:outlineLvl w:val="1"/>
    </w:pPr>
    <w:rPr>
      <w:rFonts w:ascii="Times New Roman" w:eastAsia="微软雅黑" w:hAnsi="Times New Roman" w:cstheme="majorBidi"/>
      <w:b/>
      <w:bCs/>
      <w:sz w:val="44"/>
      <w:szCs w:val="32"/>
    </w:rPr>
  </w:style>
  <w:style w:type="paragraph" w:styleId="Heading3">
    <w:name w:val="heading 3"/>
    <w:basedOn w:val="Normal"/>
    <w:next w:val="Normal"/>
    <w:link w:val="Heading3Char"/>
    <w:uiPriority w:val="9"/>
    <w:unhideWhenUsed/>
    <w:qFormat/>
    <w:rsid w:val="00055882"/>
    <w:pPr>
      <w:spacing w:before="260" w:after="260" w:line="415" w:lineRule="auto"/>
      <w:outlineLvl w:val="2"/>
    </w:pPr>
    <w:rPr>
      <w:rFonts w:ascii="Times New Roman" w:eastAsia="微软雅黑" w:hAnsi="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4F76"/>
    <w:pPr>
      <w:tabs>
        <w:tab w:val="center" w:pos="4153"/>
        <w:tab w:val="right" w:pos="8306"/>
      </w:tabs>
      <w:jc w:val="center"/>
    </w:pPr>
    <w:rPr>
      <w:sz w:val="18"/>
      <w:szCs w:val="18"/>
    </w:rPr>
  </w:style>
  <w:style w:type="character" w:customStyle="1" w:styleId="HeaderChar">
    <w:name w:val="Header Char"/>
    <w:basedOn w:val="DefaultParagraphFont"/>
    <w:link w:val="Header"/>
    <w:uiPriority w:val="99"/>
    <w:rsid w:val="00804F76"/>
    <w:rPr>
      <w:sz w:val="18"/>
      <w:szCs w:val="18"/>
    </w:rPr>
  </w:style>
  <w:style w:type="paragraph" w:styleId="Footer">
    <w:name w:val="footer"/>
    <w:basedOn w:val="Normal"/>
    <w:link w:val="FooterChar"/>
    <w:uiPriority w:val="99"/>
    <w:unhideWhenUsed/>
    <w:rsid w:val="00F841EF"/>
    <w:pPr>
      <w:tabs>
        <w:tab w:val="center" w:pos="4153"/>
        <w:tab w:val="right" w:pos="8306"/>
      </w:tabs>
      <w:jc w:val="left"/>
    </w:pPr>
    <w:rPr>
      <w:sz w:val="18"/>
      <w:szCs w:val="18"/>
    </w:rPr>
  </w:style>
  <w:style w:type="character" w:customStyle="1" w:styleId="FooterChar">
    <w:name w:val="Footer Char"/>
    <w:basedOn w:val="DefaultParagraphFont"/>
    <w:link w:val="Footer"/>
    <w:uiPriority w:val="99"/>
    <w:rsid w:val="00F841EF"/>
    <w:rPr>
      <w:sz w:val="18"/>
      <w:szCs w:val="18"/>
    </w:rPr>
  </w:style>
  <w:style w:type="character" w:customStyle="1" w:styleId="Heading2Char">
    <w:name w:val="Heading 2 Char"/>
    <w:basedOn w:val="DefaultParagraphFont"/>
    <w:link w:val="Heading2"/>
    <w:uiPriority w:val="9"/>
    <w:rsid w:val="00055882"/>
    <w:rPr>
      <w:rFonts w:ascii="Times New Roman" w:eastAsia="微软雅黑" w:hAnsi="Times New Roman" w:cstheme="majorBidi"/>
      <w:b/>
      <w:bCs/>
      <w:sz w:val="44"/>
      <w:szCs w:val="32"/>
    </w:rPr>
  </w:style>
  <w:style w:type="paragraph" w:customStyle="1" w:styleId="-">
    <w:name w:val="正文-首行缩进"/>
    <w:basedOn w:val="Normal"/>
    <w:link w:val="-0"/>
    <w:qFormat/>
    <w:rsid w:val="00AA68E8"/>
    <w:pPr>
      <w:autoSpaceDE w:val="0"/>
      <w:autoSpaceDN w:val="0"/>
      <w:ind w:firstLineChars="200" w:firstLine="200"/>
    </w:pPr>
    <w:rPr>
      <w:rFonts w:ascii="Times New Roman" w:eastAsia="微软雅黑" w:hAnsi="Times New Roman"/>
    </w:rPr>
  </w:style>
  <w:style w:type="character" w:customStyle="1" w:styleId="-0">
    <w:name w:val="正文-首行缩进 字符"/>
    <w:basedOn w:val="DefaultParagraphFont"/>
    <w:link w:val="-"/>
    <w:rsid w:val="00AA68E8"/>
    <w:rPr>
      <w:rFonts w:ascii="Times New Roman" w:eastAsia="微软雅黑" w:hAnsi="Times New Roman"/>
    </w:rPr>
  </w:style>
  <w:style w:type="paragraph" w:styleId="FootnoteText">
    <w:name w:val="footnote text"/>
    <w:basedOn w:val="Normal"/>
    <w:link w:val="FootnoteTextChar"/>
    <w:uiPriority w:val="99"/>
    <w:semiHidden/>
    <w:unhideWhenUsed/>
    <w:rsid w:val="00B25851"/>
    <w:pPr>
      <w:jc w:val="left"/>
    </w:pPr>
    <w:rPr>
      <w:sz w:val="18"/>
      <w:szCs w:val="18"/>
    </w:rPr>
  </w:style>
  <w:style w:type="character" w:customStyle="1" w:styleId="FootnoteTextChar">
    <w:name w:val="Footnote Text Char"/>
    <w:basedOn w:val="DefaultParagraphFont"/>
    <w:link w:val="FootnoteText"/>
    <w:uiPriority w:val="99"/>
    <w:semiHidden/>
    <w:rsid w:val="00B25851"/>
    <w:rPr>
      <w:sz w:val="18"/>
      <w:szCs w:val="18"/>
    </w:rPr>
  </w:style>
  <w:style w:type="character" w:styleId="FootnoteReference">
    <w:name w:val="footnote reference"/>
    <w:basedOn w:val="DefaultParagraphFont"/>
    <w:uiPriority w:val="99"/>
    <w:semiHidden/>
    <w:unhideWhenUsed/>
    <w:rsid w:val="00B25851"/>
    <w:rPr>
      <w:vertAlign w:val="superscript"/>
    </w:rPr>
  </w:style>
  <w:style w:type="character" w:styleId="Hyperlink">
    <w:name w:val="Hyperlink"/>
    <w:basedOn w:val="DefaultParagraphFont"/>
    <w:uiPriority w:val="99"/>
    <w:unhideWhenUsed/>
    <w:rsid w:val="00045DB7"/>
    <w:rPr>
      <w:color w:val="0563C1" w:themeColor="hyperlink"/>
      <w:u w:val="single"/>
    </w:rPr>
  </w:style>
  <w:style w:type="character" w:styleId="UnresolvedMention">
    <w:name w:val="Unresolved Mention"/>
    <w:basedOn w:val="DefaultParagraphFont"/>
    <w:uiPriority w:val="99"/>
    <w:semiHidden/>
    <w:unhideWhenUsed/>
    <w:rsid w:val="00045DB7"/>
    <w:rPr>
      <w:color w:val="605E5C"/>
      <w:shd w:val="clear" w:color="auto" w:fill="E1DFDD"/>
    </w:rPr>
  </w:style>
  <w:style w:type="paragraph" w:customStyle="1" w:styleId="Footer-Grey">
    <w:name w:val="Footer-Grey"/>
    <w:basedOn w:val="Normal"/>
    <w:qFormat/>
    <w:rsid w:val="00412ACB"/>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paragraph" w:styleId="EndnoteText">
    <w:name w:val="endnote text"/>
    <w:basedOn w:val="Normal"/>
    <w:link w:val="EndnoteTextChar"/>
    <w:uiPriority w:val="99"/>
    <w:semiHidden/>
    <w:unhideWhenUsed/>
    <w:rsid w:val="00AA606A"/>
    <w:pPr>
      <w:jc w:val="left"/>
    </w:pPr>
  </w:style>
  <w:style w:type="character" w:customStyle="1" w:styleId="EndnoteTextChar">
    <w:name w:val="Endnote Text Char"/>
    <w:basedOn w:val="DefaultParagraphFont"/>
    <w:link w:val="EndnoteText"/>
    <w:uiPriority w:val="99"/>
    <w:semiHidden/>
    <w:rsid w:val="00AA606A"/>
  </w:style>
  <w:style w:type="character" w:styleId="EndnoteReference">
    <w:name w:val="endnote reference"/>
    <w:basedOn w:val="DefaultParagraphFont"/>
    <w:uiPriority w:val="99"/>
    <w:semiHidden/>
    <w:unhideWhenUsed/>
    <w:rsid w:val="00AA606A"/>
    <w:rPr>
      <w:vertAlign w:val="superscript"/>
    </w:rPr>
  </w:style>
  <w:style w:type="paragraph" w:customStyle="1" w:styleId="Footer-Grey1">
    <w:name w:val="Footer-Grey1"/>
    <w:basedOn w:val="Normal"/>
    <w:qFormat/>
    <w:rsid w:val="0016522A"/>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character" w:customStyle="1" w:styleId="Heading1Char">
    <w:name w:val="Heading 1 Char"/>
    <w:basedOn w:val="DefaultParagraphFont"/>
    <w:link w:val="Heading1"/>
    <w:uiPriority w:val="9"/>
    <w:rsid w:val="00055882"/>
    <w:rPr>
      <w:rFonts w:ascii="Times New Roman" w:eastAsia="微软雅黑" w:hAnsi="Times New Roman"/>
      <w:b/>
      <w:bCs/>
      <w:kern w:val="44"/>
      <w:sz w:val="52"/>
      <w:szCs w:val="44"/>
    </w:rPr>
  </w:style>
  <w:style w:type="character" w:customStyle="1" w:styleId="Heading3Char">
    <w:name w:val="Heading 3 Char"/>
    <w:basedOn w:val="DefaultParagraphFont"/>
    <w:link w:val="Heading3"/>
    <w:uiPriority w:val="9"/>
    <w:rsid w:val="00055882"/>
    <w:rPr>
      <w:rFonts w:ascii="Times New Roman" w:eastAsia="微软雅黑" w:hAnsi="Times New Roman"/>
      <w:b/>
      <w:bCs/>
      <w:sz w:val="32"/>
      <w:szCs w:val="32"/>
    </w:rPr>
  </w:style>
  <w:style w:type="paragraph" w:styleId="Caption">
    <w:name w:val="caption"/>
    <w:basedOn w:val="Normal"/>
    <w:next w:val="Normal"/>
    <w:uiPriority w:val="35"/>
    <w:unhideWhenUsed/>
    <w:qFormat/>
    <w:rsid w:val="00064042"/>
    <w:rPr>
      <w:rFonts w:asciiTheme="majorHAnsi" w:eastAsia="黑体" w:hAnsiTheme="majorHAnsi" w:cstheme="majorBidi"/>
      <w:sz w:val="20"/>
      <w:szCs w:val="20"/>
    </w:rPr>
  </w:style>
  <w:style w:type="paragraph" w:styleId="BalloonText">
    <w:name w:val="Balloon Text"/>
    <w:basedOn w:val="Normal"/>
    <w:link w:val="BalloonTextChar"/>
    <w:uiPriority w:val="99"/>
    <w:semiHidden/>
    <w:unhideWhenUsed/>
    <w:rsid w:val="00064042"/>
    <w:rPr>
      <w:sz w:val="18"/>
      <w:szCs w:val="18"/>
    </w:rPr>
  </w:style>
  <w:style w:type="character" w:customStyle="1" w:styleId="BalloonTextChar">
    <w:name w:val="Balloon Text Char"/>
    <w:basedOn w:val="DefaultParagraphFont"/>
    <w:link w:val="BalloonText"/>
    <w:uiPriority w:val="99"/>
    <w:semiHidden/>
    <w:rsid w:val="00064042"/>
    <w:rPr>
      <w:sz w:val="18"/>
      <w:szCs w:val="18"/>
    </w:rPr>
  </w:style>
  <w:style w:type="paragraph" w:styleId="ListParagraph">
    <w:name w:val="List Paragraph"/>
    <w:basedOn w:val="Normal"/>
    <w:uiPriority w:val="34"/>
    <w:qFormat/>
    <w:rsid w:val="002169D6"/>
    <w:pPr>
      <w:ind w:firstLineChars="200" w:firstLine="420"/>
    </w:pPr>
  </w:style>
  <w:style w:type="character" w:styleId="FollowedHyperlink">
    <w:name w:val="FollowedHyperlink"/>
    <w:basedOn w:val="DefaultParagraphFont"/>
    <w:uiPriority w:val="99"/>
    <w:semiHidden/>
    <w:unhideWhenUsed/>
    <w:rsid w:val="009A38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1656198">
      <w:bodyDiv w:val="1"/>
      <w:marLeft w:val="0"/>
      <w:marRight w:val="0"/>
      <w:marTop w:val="0"/>
      <w:marBottom w:val="0"/>
      <w:divBdr>
        <w:top w:val="none" w:sz="0" w:space="0" w:color="auto"/>
        <w:left w:val="none" w:sz="0" w:space="0" w:color="auto"/>
        <w:bottom w:val="none" w:sz="0" w:space="0" w:color="auto"/>
        <w:right w:val="none" w:sz="0" w:space="0" w:color="auto"/>
      </w:divBdr>
    </w:div>
    <w:div w:id="704527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header" Target="header2.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ungeon-master.com/forum/"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image" Target="media/image2.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dungeon-master.com/forum/" TargetMode="Externa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30E59-5CEB-4712-8DB1-58CA31D2D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3</Pages>
  <Words>387</Words>
  <Characters>2208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Fan Quan</cp:lastModifiedBy>
  <cp:revision>8</cp:revision>
  <dcterms:created xsi:type="dcterms:W3CDTF">2021-03-20T07:55:00Z</dcterms:created>
  <dcterms:modified xsi:type="dcterms:W3CDTF">2021-03-29T18:07:00Z</dcterms:modified>
</cp:coreProperties>
</file>