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2B2296" w14:textId="43BD8239" w:rsidR="0016522A" w:rsidRPr="00F734E7" w:rsidRDefault="00BD58ED" w:rsidP="00055882">
      <w:pPr>
        <w:pStyle w:val="2"/>
      </w:pPr>
      <w:r>
        <w:rPr>
          <w:rFonts w:hint="eastAsia"/>
        </w:rPr>
        <w:t>玩不下去的老游戏</w:t>
      </w:r>
    </w:p>
    <w:p w14:paraId="17DAA9B0" w14:textId="5512B2FA" w:rsidR="0016522A" w:rsidRDefault="008F2B87" w:rsidP="00F734E7">
      <w:r w:rsidRPr="008F2B87">
        <w:rPr>
          <w:rFonts w:hint="eastAsia"/>
        </w:rPr>
        <w:t>作者：</w:t>
      </w:r>
      <w:ins w:id="0" w:author="Fan Quan" w:date="2020-09-02T19:29:00Z">
        <w:r w:rsidR="00312BD5">
          <w:fldChar w:fldCharType="begin"/>
        </w:r>
        <w:r w:rsidR="00312BD5">
          <w:instrText xml:space="preserve"> HYPERLINK "https://twitter.com/brainygamer" </w:instrText>
        </w:r>
        <w:r w:rsidR="00312BD5">
          <w:fldChar w:fldCharType="separate"/>
        </w:r>
        <w:r w:rsidR="009A64AF" w:rsidRPr="00312BD5">
          <w:rPr>
            <w:rStyle w:val="aa"/>
            <w:rFonts w:hint="eastAsia"/>
          </w:rPr>
          <w:t>Michael</w:t>
        </w:r>
        <w:r w:rsidR="009A64AF" w:rsidRPr="00312BD5">
          <w:rPr>
            <w:rStyle w:val="aa"/>
          </w:rPr>
          <w:t xml:space="preserve"> </w:t>
        </w:r>
        <w:r w:rsidR="009A64AF" w:rsidRPr="00312BD5">
          <w:rPr>
            <w:rStyle w:val="aa"/>
            <w:rFonts w:hint="eastAsia"/>
          </w:rPr>
          <w:t>Abbott</w:t>
        </w:r>
        <w:r w:rsidR="00312BD5">
          <w:fldChar w:fldCharType="end"/>
        </w:r>
      </w:ins>
    </w:p>
    <w:p w14:paraId="3AAC8C92" w14:textId="5CD7CED5" w:rsidR="0016522A" w:rsidRPr="008F2B87" w:rsidRDefault="0016522A" w:rsidP="008F2B87">
      <w:pPr>
        <w:jc w:val="left"/>
      </w:pPr>
      <w:r w:rsidRPr="008F2B87">
        <w:rPr>
          <w:rFonts w:hint="eastAsia"/>
        </w:rPr>
        <w:t>翻译：</w:t>
      </w:r>
      <w:proofErr w:type="spellStart"/>
      <w:r w:rsidR="009A64AF">
        <w:rPr>
          <w:rFonts w:hint="eastAsia"/>
        </w:rPr>
        <w:t>T</w:t>
      </w:r>
      <w:r w:rsidR="009A64AF">
        <w:t>hunderplus</w:t>
      </w:r>
      <w:proofErr w:type="spellEnd"/>
    </w:p>
    <w:p w14:paraId="08998965" w14:textId="77777777" w:rsidR="0016522A" w:rsidRDefault="00082A7D" w:rsidP="00F734E7">
      <w:r>
        <w:pict w14:anchorId="14D79180">
          <v:rect id="_x0000_i1025" style="width:261.65pt;height:1pt" o:hrpct="500" o:hrstd="t" o:hrnoshade="t" o:hr="t" fillcolor="#cfcdcd [2894]" stroked="f"/>
        </w:pict>
      </w:r>
    </w:p>
    <w:p w14:paraId="05389EB1" w14:textId="77777777" w:rsidR="0016522A" w:rsidRDefault="0016522A" w:rsidP="00F734E7">
      <w:pPr>
        <w:sectPr w:rsidR="0016522A" w:rsidSect="00F800C8">
          <w:headerReference w:type="default" r:id="rId7"/>
          <w:footerReference w:type="default" r:id="rId8"/>
          <w:pgSz w:w="11906" w:h="16838"/>
          <w:pgMar w:top="1440" w:right="1080" w:bottom="1440" w:left="1080" w:header="567" w:footer="567" w:gutter="0"/>
          <w:cols w:space="425"/>
          <w:docGrid w:type="lines" w:linePitch="312"/>
          <w15:footnoteColumns w:val="1"/>
        </w:sectPr>
      </w:pPr>
    </w:p>
    <w:p w14:paraId="2D1527D4" w14:textId="35C20D7E" w:rsidR="0053397A" w:rsidRDefault="009A64AF" w:rsidP="009B048E">
      <w:pPr>
        <w:pStyle w:val="-"/>
      </w:pPr>
      <w:r>
        <w:rPr>
          <w:rFonts w:hint="eastAsia"/>
        </w:rPr>
        <w:t>两年前，</w:t>
      </w:r>
      <w:ins w:id="1" w:author="Fan Quan" w:date="2020-09-02T19:33:00Z">
        <w:r w:rsidR="008710C3">
          <w:rPr>
            <w:rFonts w:hint="eastAsia"/>
          </w:rPr>
          <w:t>在</w:t>
        </w:r>
      </w:ins>
      <w:r>
        <w:rPr>
          <w:rFonts w:hint="eastAsia"/>
        </w:rPr>
        <w:t>我作为教师的职业生涯里迎来一个非常具有成就感的时刻</w:t>
      </w:r>
      <w:r w:rsidR="00E6423E">
        <w:rPr>
          <w:rFonts w:hint="eastAsia"/>
        </w:rPr>
        <w:t>。</w:t>
      </w:r>
      <w:ins w:id="2" w:author="Fan Quan" w:date="2020-09-02T19:33:00Z">
        <w:r w:rsidR="00062201">
          <w:fldChar w:fldCharType="begin"/>
        </w:r>
        <w:r w:rsidR="00062201">
          <w:instrText xml:space="preserve"> HYPERLINK "https://www.brainygamer.com/the_brainy_gamer/2008/10/fallout-3.html" </w:instrText>
        </w:r>
        <w:r w:rsidR="00062201">
          <w:fldChar w:fldCharType="separate"/>
        </w:r>
        <w:r w:rsidR="00E6423E" w:rsidRPr="00062201">
          <w:rPr>
            <w:rStyle w:val="aa"/>
            <w:rFonts w:hint="eastAsia"/>
          </w:rPr>
          <w:t>我之前也写过这件事</w:t>
        </w:r>
        <w:r w:rsidR="00062201">
          <w:fldChar w:fldCharType="end"/>
        </w:r>
      </w:ins>
      <w:r w:rsidR="00E6423E">
        <w:rPr>
          <w:rFonts w:hint="eastAsia"/>
        </w:rPr>
        <w:t>，</w:t>
      </w:r>
      <w:del w:id="3" w:author="Fan Quan" w:date="2020-09-02T19:33:00Z">
        <w:r w:rsidR="00E6423E" w:rsidDel="00062201">
          <w:rPr>
            <w:rFonts w:hint="eastAsia"/>
          </w:rPr>
          <w:delText>非常了不起，</w:delText>
        </w:r>
      </w:del>
      <w:r>
        <w:rPr>
          <w:rFonts w:hint="eastAsia"/>
        </w:rPr>
        <w:t>我班上</w:t>
      </w:r>
      <w:r w:rsidR="00E6423E">
        <w:rPr>
          <w:rFonts w:hint="eastAsia"/>
        </w:rPr>
        <w:t>有</w:t>
      </w:r>
      <w:r w:rsidR="005856EB">
        <w:rPr>
          <w:rFonts w:hint="eastAsia"/>
        </w:rPr>
        <w:t xml:space="preserve"> </w:t>
      </w:r>
      <w:r>
        <w:rPr>
          <w:rFonts w:hint="eastAsia"/>
        </w:rPr>
        <w:t>15</w:t>
      </w:r>
      <w:r w:rsidR="005856EB">
        <w:t xml:space="preserve"> </w:t>
      </w:r>
      <w:r>
        <w:rPr>
          <w:rFonts w:hint="eastAsia"/>
        </w:rPr>
        <w:t>名学生</w:t>
      </w:r>
      <w:r w:rsidR="00E6423E">
        <w:rPr>
          <w:rFonts w:hint="eastAsia"/>
        </w:rPr>
        <w:t>，他们所有人都</w:t>
      </w:r>
      <w:r>
        <w:rPr>
          <w:rFonts w:hint="eastAsia"/>
        </w:rPr>
        <w:t>克服</w:t>
      </w:r>
      <w:r w:rsidR="00E6423E">
        <w:rPr>
          <w:rFonts w:hint="eastAsia"/>
        </w:rPr>
        <w:t>自己刚</w:t>
      </w:r>
      <w:r w:rsidR="00216A47">
        <w:rPr>
          <w:rFonts w:hint="eastAsia"/>
        </w:rPr>
        <w:t>开始</w:t>
      </w:r>
      <w:r w:rsidR="00E6423E">
        <w:rPr>
          <w:rFonts w:hint="eastAsia"/>
        </w:rPr>
        <w:t>的迷茫和</w:t>
      </w:r>
      <w:r>
        <w:rPr>
          <w:rFonts w:hint="eastAsia"/>
        </w:rPr>
        <w:t>抵触</w:t>
      </w:r>
      <w:r w:rsidR="00E6423E">
        <w:rPr>
          <w:rFonts w:hint="eastAsia"/>
        </w:rPr>
        <w:t>，</w:t>
      </w:r>
      <w:proofErr w:type="gramStart"/>
      <w:r w:rsidR="00E6423E">
        <w:rPr>
          <w:rFonts w:hint="eastAsia"/>
        </w:rPr>
        <w:t>玩</w:t>
      </w:r>
      <w:r w:rsidR="00216A47">
        <w:rPr>
          <w:rFonts w:hint="eastAsia"/>
        </w:rPr>
        <w:t>通</w:t>
      </w:r>
      <w:r w:rsidR="00E6423E">
        <w:rPr>
          <w:rFonts w:hint="eastAsia"/>
        </w:rPr>
        <w:t>了</w:t>
      </w:r>
      <w:r>
        <w:rPr>
          <w:rFonts w:hint="eastAsia"/>
        </w:rPr>
        <w:t>初代</w:t>
      </w:r>
      <w:proofErr w:type="gramEnd"/>
      <w:r>
        <w:rPr>
          <w:rFonts w:hint="eastAsia"/>
        </w:rPr>
        <w:t>《辐射》（</w:t>
      </w:r>
      <w:r>
        <w:rPr>
          <w:rFonts w:hint="eastAsia"/>
        </w:rPr>
        <w:t>Fallout</w:t>
      </w:r>
      <w:r>
        <w:rPr>
          <w:rFonts w:hint="eastAsia"/>
        </w:rPr>
        <w:t>）。</w:t>
      </w:r>
      <w:r w:rsidR="00BC664E">
        <w:rPr>
          <w:rFonts w:hint="eastAsia"/>
        </w:rPr>
        <w:t>之后我也一直拿那些学生们不熟悉、</w:t>
      </w:r>
      <w:r w:rsidR="00C0381E">
        <w:rPr>
          <w:rFonts w:hint="eastAsia"/>
        </w:rPr>
        <w:t>不在他们舒适圈里的</w:t>
      </w:r>
      <w:r w:rsidR="00AB140F">
        <w:rPr>
          <w:rFonts w:hint="eastAsia"/>
        </w:rPr>
        <w:t>老</w:t>
      </w:r>
      <w:r w:rsidR="00C0381E">
        <w:rPr>
          <w:rFonts w:hint="eastAsia"/>
        </w:rPr>
        <w:t>游戏去挑战他们</w:t>
      </w:r>
      <w:ins w:id="4" w:author="Fan Quan" w:date="2020-09-02T19:34:00Z">
        <w:r w:rsidR="00062201">
          <w:rPr>
            <w:rFonts w:hint="eastAsia"/>
          </w:rPr>
          <w:t>：比如</w:t>
        </w:r>
      </w:ins>
      <w:del w:id="5" w:author="Fan Quan" w:date="2020-09-02T19:34:00Z">
        <w:r w:rsidR="00C0381E" w:rsidDel="00062201">
          <w:rPr>
            <w:rFonts w:hint="eastAsia"/>
          </w:rPr>
          <w:delText>，</w:delText>
        </w:r>
        <w:r w:rsidR="00E6423E" w:rsidDel="00062201">
          <w:rPr>
            <w:rFonts w:hint="eastAsia"/>
          </w:rPr>
          <w:delText>比方说</w:delText>
        </w:r>
      </w:del>
      <w:r w:rsidR="008B1825">
        <w:rPr>
          <w:rFonts w:hint="eastAsia"/>
        </w:rPr>
        <w:t>《</w:t>
      </w:r>
      <w:r w:rsidR="00CC64E9">
        <w:rPr>
          <w:rFonts w:hint="eastAsia"/>
        </w:rPr>
        <w:t>防卫者</w:t>
      </w:r>
      <w:r w:rsidR="008B1825">
        <w:rPr>
          <w:rFonts w:hint="eastAsia"/>
        </w:rPr>
        <w:t>》</w:t>
      </w:r>
      <w:r w:rsidR="00CC64E9">
        <w:rPr>
          <w:rFonts w:hint="eastAsia"/>
        </w:rPr>
        <w:t>（</w:t>
      </w:r>
      <w:r w:rsidR="00CC64E9">
        <w:rPr>
          <w:rFonts w:hint="eastAsia"/>
        </w:rPr>
        <w:t>Defender</w:t>
      </w:r>
      <w:r w:rsidR="00CC64E9">
        <w:rPr>
          <w:rFonts w:hint="eastAsia"/>
        </w:rPr>
        <w:t>）</w:t>
      </w:r>
      <w:r w:rsidR="00E6423E">
        <w:rPr>
          <w:rFonts w:hint="eastAsia"/>
        </w:rPr>
        <w:t>、《星陨》（</w:t>
      </w:r>
      <w:r w:rsidR="00E6423E">
        <w:rPr>
          <w:rFonts w:hint="eastAsia"/>
        </w:rPr>
        <w:t>Planetfall</w:t>
      </w:r>
      <w:r w:rsidR="00E6423E">
        <w:rPr>
          <w:rFonts w:hint="eastAsia"/>
        </w:rPr>
        <w:t>）、《盗贼》（</w:t>
      </w:r>
      <w:r w:rsidR="00E6423E">
        <w:rPr>
          <w:rFonts w:hint="eastAsia"/>
        </w:rPr>
        <w:t>Rogue</w:t>
      </w:r>
      <w:r w:rsidR="00044C12">
        <w:rPr>
          <w:rFonts w:hint="eastAsia"/>
        </w:rPr>
        <w:t>）</w:t>
      </w:r>
      <w:ins w:id="6" w:author="Fan Quan" w:date="2020-09-02T19:34:00Z">
        <w:r w:rsidR="00062201">
          <w:rPr>
            <w:rFonts w:hint="eastAsia"/>
          </w:rPr>
          <w:t>等</w:t>
        </w:r>
      </w:ins>
      <w:r w:rsidR="00E6423E">
        <w:rPr>
          <w:rFonts w:hint="eastAsia"/>
        </w:rPr>
        <w:t>，</w:t>
      </w:r>
      <w:ins w:id="7" w:author="Fan Quan" w:date="2020-09-02T19:34:00Z">
        <w:r w:rsidR="00062201">
          <w:rPr>
            <w:rFonts w:hint="eastAsia"/>
          </w:rPr>
          <w:t>他们</w:t>
        </w:r>
      </w:ins>
      <w:r w:rsidR="00E6423E">
        <w:rPr>
          <w:rFonts w:hint="eastAsia"/>
        </w:rPr>
        <w:t>各自属于经典</w:t>
      </w:r>
      <w:r w:rsidR="00AB140F">
        <w:rPr>
          <w:rFonts w:hint="eastAsia"/>
        </w:rPr>
        <w:t>的</w:t>
      </w:r>
      <w:r w:rsidR="0053397A">
        <w:rPr>
          <w:rFonts w:hint="eastAsia"/>
        </w:rPr>
        <w:t>街机游戏</w:t>
      </w:r>
      <w:r w:rsidR="00E6423E">
        <w:rPr>
          <w:rFonts w:hint="eastAsia"/>
        </w:rPr>
        <w:t>、</w:t>
      </w:r>
      <w:r w:rsidR="0053397A">
        <w:rPr>
          <w:rFonts w:hint="eastAsia"/>
        </w:rPr>
        <w:t>互动小说式游戏</w:t>
      </w:r>
      <w:r w:rsidR="00E6423E">
        <w:rPr>
          <w:rFonts w:hint="eastAsia"/>
        </w:rPr>
        <w:t>和</w:t>
      </w:r>
      <w:r w:rsidR="0053397A">
        <w:rPr>
          <w:rFonts w:hint="eastAsia"/>
        </w:rPr>
        <w:t>早期地牢爬虫游戏</w:t>
      </w:r>
      <w:r w:rsidR="00E6423E">
        <w:rPr>
          <w:rFonts w:hint="eastAsia"/>
        </w:rPr>
        <w:t>。</w:t>
      </w:r>
    </w:p>
    <w:p w14:paraId="682CAC36" w14:textId="02AF8F4D" w:rsidR="009C45E4" w:rsidRDefault="00E6423E" w:rsidP="009B048E">
      <w:pPr>
        <w:pStyle w:val="-"/>
      </w:pPr>
      <w:r>
        <w:rPr>
          <w:rFonts w:hint="eastAsia"/>
        </w:rPr>
        <w:t>但其实在我从教的过去六年里，我发现学生对这些游戏的掌握其实呈现逐渐下滑的趋势，特别是</w:t>
      </w:r>
      <w:r w:rsidR="008B1825">
        <w:rPr>
          <w:rFonts w:hint="eastAsia"/>
        </w:rPr>
        <w:t>《创世纪</w:t>
      </w:r>
      <w:ins w:id="8" w:author="Fan Quan" w:date="2020-09-03T13:02:00Z">
        <w:r w:rsidR="00A12B4C">
          <w:rPr>
            <w:rFonts w:hint="eastAsia"/>
          </w:rPr>
          <w:t xml:space="preserve"> </w:t>
        </w:r>
      </w:ins>
      <w:r w:rsidR="00BC37EF">
        <w:rPr>
          <w:rFonts w:hint="eastAsia"/>
        </w:rPr>
        <w:t>4</w:t>
      </w:r>
      <w:r w:rsidR="008B1825">
        <w:rPr>
          <w:rFonts w:hint="eastAsia"/>
        </w:rPr>
        <w:t>》（</w:t>
      </w:r>
      <w:r w:rsidR="008B1825">
        <w:rPr>
          <w:rFonts w:hint="eastAsia"/>
        </w:rPr>
        <w:t>Ultima</w:t>
      </w:r>
      <w:r w:rsidR="00AB140F">
        <w:t xml:space="preserve"> </w:t>
      </w:r>
      <w:r w:rsidR="00AB140F">
        <w:rPr>
          <w:rFonts w:hint="eastAsia"/>
        </w:rPr>
        <w:t>IV</w:t>
      </w:r>
      <w:r w:rsidR="00C03168">
        <w:rPr>
          <w:rFonts w:hint="eastAsia"/>
        </w:rPr>
        <w:t>，以下简称“《创</w:t>
      </w:r>
      <w:ins w:id="9" w:author="Fan Quan" w:date="2020-09-03T13:02:00Z">
        <w:r w:rsidR="00A12B4C">
          <w:rPr>
            <w:rFonts w:hint="eastAsia"/>
          </w:rPr>
          <w:t xml:space="preserve"> </w:t>
        </w:r>
      </w:ins>
      <w:r w:rsidR="00C03168">
        <w:rPr>
          <w:rFonts w:hint="eastAsia"/>
        </w:rPr>
        <w:t>4</w:t>
      </w:r>
      <w:r w:rsidR="00C03168">
        <w:rPr>
          <w:rFonts w:hint="eastAsia"/>
        </w:rPr>
        <w:t>》”</w:t>
      </w:r>
      <w:r w:rsidR="008B1825">
        <w:rPr>
          <w:rFonts w:hint="eastAsia"/>
        </w:rPr>
        <w:t>）</w:t>
      </w:r>
      <w:r w:rsidR="00AB140F">
        <w:rPr>
          <w:rFonts w:hint="eastAsia"/>
        </w:rPr>
        <w:t>，我的学生几乎是越来越玩不来这款游戏。</w:t>
      </w:r>
    </w:p>
    <w:p w14:paraId="099005A6" w14:textId="1DD03547" w:rsidR="00AB140F" w:rsidRDefault="00AB140F" w:rsidP="009B048E">
      <w:pPr>
        <w:pStyle w:val="-"/>
      </w:pPr>
      <w:del w:id="10" w:author="Fan Quan" w:date="2020-09-03T13:03:00Z">
        <w:r w:rsidDel="00A12B4C">
          <w:rPr>
            <w:rFonts w:hint="eastAsia"/>
          </w:rPr>
          <w:delText>对《星陨》，</w:delText>
        </w:r>
      </w:del>
      <w:r>
        <w:rPr>
          <w:rFonts w:hint="eastAsia"/>
        </w:rPr>
        <w:t>他们一开始</w:t>
      </w:r>
      <w:del w:id="11" w:author="Fan Quan" w:date="2020-09-03T13:03:00Z">
        <w:r w:rsidDel="00A12B4C">
          <w:rPr>
            <w:rFonts w:hint="eastAsia"/>
          </w:rPr>
          <w:delText>也</w:delText>
        </w:r>
      </w:del>
      <w:r>
        <w:rPr>
          <w:rFonts w:hint="eastAsia"/>
        </w:rPr>
        <w:t>觉得</w:t>
      </w:r>
      <w:ins w:id="12" w:author="Fan Quan" w:date="2020-09-03T13:03:00Z">
        <w:r w:rsidR="00A12B4C">
          <w:rPr>
            <w:rFonts w:hint="eastAsia"/>
          </w:rPr>
          <w:t>《星陨》</w:t>
        </w:r>
      </w:ins>
      <w:r>
        <w:rPr>
          <w:rFonts w:hint="eastAsia"/>
        </w:rPr>
        <w:t>很难上手，但是学会游戏</w:t>
      </w:r>
      <w:ins w:id="13" w:author="Fan Quan" w:date="2020-09-03T13:04:00Z">
        <w:r w:rsidR="00A12B4C">
          <w:rPr>
            <w:rFonts w:hint="eastAsia"/>
          </w:rPr>
          <w:t>里</w:t>
        </w:r>
      </w:ins>
      <w:del w:id="14" w:author="Fan Quan" w:date="2020-09-03T13:04:00Z">
        <w:r w:rsidDel="00A12B4C">
          <w:rPr>
            <w:rFonts w:hint="eastAsia"/>
          </w:rPr>
          <w:delText>本身</w:delText>
        </w:r>
      </w:del>
      <w:r>
        <w:rPr>
          <w:rFonts w:hint="eastAsia"/>
        </w:rPr>
        <w:t>的</w:t>
      </w:r>
      <w:ins w:id="15" w:author="Fan Quan" w:date="2020-09-03T13:04:00Z">
        <w:r w:rsidR="00A12B4C">
          <w:rPr>
            <w:rFonts w:hint="eastAsia"/>
          </w:rPr>
          <w:t>语</w:t>
        </w:r>
      </w:ins>
      <w:del w:id="16" w:author="Fan Quan" w:date="2020-09-03T13:04:00Z">
        <w:r w:rsidDel="00A12B4C">
          <w:rPr>
            <w:rFonts w:hint="eastAsia"/>
          </w:rPr>
          <w:delText>句</w:delText>
        </w:r>
      </w:del>
      <w:r>
        <w:rPr>
          <w:rFonts w:hint="eastAsia"/>
        </w:rPr>
        <w:t>法</w:t>
      </w:r>
      <w:ins w:id="17" w:author="Fan Quan" w:date="2020-09-03T13:04:00Z">
        <w:r w:rsidR="00A12B4C">
          <w:rPr>
            <w:rFonts w:hint="eastAsia"/>
          </w:rPr>
          <w:t>之后</w:t>
        </w:r>
      </w:ins>
      <w:ins w:id="18" w:author="Fan Quan" w:date="2020-09-03T13:06:00Z">
        <w:r w:rsidR="00A12B4C">
          <w:rPr>
            <w:rFonts w:hint="eastAsia"/>
          </w:rPr>
          <w:t>（</w:t>
        </w:r>
      </w:ins>
      <w:del w:id="19" w:author="Fan Quan" w:date="2020-09-03T13:06:00Z">
        <w:r w:rsidDel="00A12B4C">
          <w:rPr>
            <w:rFonts w:hint="eastAsia"/>
          </w:rPr>
          <w:delText>，</w:delText>
        </w:r>
      </w:del>
      <w:r>
        <w:rPr>
          <w:rFonts w:hint="eastAsia"/>
        </w:rPr>
        <w:t>而且听取我让他们画地图记录进度的建议之后</w:t>
      </w:r>
      <w:ins w:id="20" w:author="Fan Quan" w:date="2020-09-03T13:32:00Z">
        <w:r w:rsidR="009428F8">
          <w:rPr>
            <w:rFonts w:hint="eastAsia"/>
          </w:rPr>
          <w:t>）</w:t>
        </w:r>
      </w:ins>
      <w:r>
        <w:rPr>
          <w:rFonts w:hint="eastAsia"/>
        </w:rPr>
        <w:t>，后面基本上只</w:t>
      </w:r>
      <w:ins w:id="21" w:author="Fan Quan" w:date="2020-09-03T13:32:00Z">
        <w:r w:rsidR="009428F8">
          <w:rPr>
            <w:rFonts w:hint="eastAsia"/>
          </w:rPr>
          <w:t>剩下</w:t>
        </w:r>
      </w:ins>
      <w:del w:id="22" w:author="Fan Quan" w:date="2020-09-03T13:32:00Z">
        <w:r w:rsidDel="009428F8">
          <w:rPr>
            <w:rFonts w:hint="eastAsia"/>
          </w:rPr>
          <w:delText>要</w:delText>
        </w:r>
      </w:del>
      <w:r>
        <w:rPr>
          <w:rFonts w:hint="eastAsia"/>
        </w:rPr>
        <w:t>解谜</w:t>
      </w:r>
      <w:ins w:id="23" w:author="Fan Quan" w:date="2020-09-03T13:32:00Z">
        <w:r w:rsidR="009428F8">
          <w:rPr>
            <w:rFonts w:hint="eastAsia"/>
          </w:rPr>
          <w:t>了</w:t>
        </w:r>
      </w:ins>
      <w:del w:id="24" w:author="Fan Quan" w:date="2020-09-03T13:32:00Z">
        <w:r w:rsidDel="009428F8">
          <w:rPr>
            <w:rFonts w:hint="eastAsia"/>
          </w:rPr>
          <w:delText>就好</w:delText>
        </w:r>
      </w:del>
      <w:r>
        <w:rPr>
          <w:rFonts w:hint="eastAsia"/>
        </w:rPr>
        <w:t>。他们本来也不太玩得来《防卫者》，但</w:t>
      </w:r>
      <w:ins w:id="25" w:author="Fan Quan" w:date="2020-09-03T13:33:00Z">
        <w:r w:rsidR="009428F8">
          <w:rPr>
            <w:rFonts w:hint="eastAsia"/>
          </w:rPr>
          <w:t>很快他们把从现代游戏中锻炼出来的快速反应技巧应用在玩这个游戏上</w:t>
        </w:r>
      </w:ins>
      <w:ins w:id="26" w:author="Fan Quan" w:date="2020-09-03T13:34:00Z">
        <w:r w:rsidR="009428F8">
          <w:rPr>
            <w:rFonts w:hint="eastAsia"/>
          </w:rPr>
          <w:t>，</w:t>
        </w:r>
      </w:ins>
      <w:del w:id="27" w:author="Fan Quan" w:date="2020-09-03T13:34:00Z">
        <w:r w:rsidDel="009428F8">
          <w:rPr>
            <w:rFonts w:hint="eastAsia"/>
          </w:rPr>
          <w:delText>它需要反应速度这一点和现在的游戏是一样的，所以学生们</w:delText>
        </w:r>
      </w:del>
      <w:r>
        <w:rPr>
          <w:rFonts w:hint="eastAsia"/>
        </w:rPr>
        <w:t>熟练之后玩得也不差。</w:t>
      </w:r>
    </w:p>
    <w:p w14:paraId="67414790" w14:textId="3BCF2AFE" w:rsidR="00C0381E" w:rsidRDefault="004A08A3" w:rsidP="009B048E">
      <w:pPr>
        <w:pStyle w:val="-"/>
      </w:pPr>
      <w:ins w:id="28" w:author="Fan Quan" w:date="2020-09-03T13:35:00Z">
        <w:r>
          <w:rPr>
            <w:rFonts w:hint="eastAsia"/>
          </w:rPr>
          <w:t>然而</w:t>
        </w:r>
      </w:ins>
      <w:ins w:id="29" w:author="Fan Quan" w:date="2020-09-03T13:36:00Z">
        <w:r>
          <w:rPr>
            <w:rFonts w:hint="eastAsia"/>
          </w:rPr>
          <w:t>《创</w:t>
        </w:r>
        <w:r>
          <w:rPr>
            <w:rFonts w:hint="eastAsia"/>
          </w:rPr>
          <w:t xml:space="preserve"> </w:t>
        </w:r>
        <w:r>
          <w:t>4</w:t>
        </w:r>
        <w:r>
          <w:rPr>
            <w:rFonts w:hint="eastAsia"/>
          </w:rPr>
          <w:t>》就是另一个情况了。这是我从特意为课后讨论</w:t>
        </w:r>
      </w:ins>
      <w:ins w:id="30" w:author="Fan Quan" w:date="2020-09-03T13:37:00Z">
        <w:r>
          <w:rPr>
            <w:rFonts w:hint="eastAsia"/>
          </w:rPr>
          <w:t>这个游戏</w:t>
        </w:r>
      </w:ins>
      <w:ins w:id="31" w:author="Fan Quan" w:date="2020-09-03T13:36:00Z">
        <w:r>
          <w:rPr>
            <w:rFonts w:hint="eastAsia"/>
          </w:rPr>
          <w:t>而搭建的论坛中挑选出的一</w:t>
        </w:r>
      </w:ins>
      <w:ins w:id="32" w:author="Fan Quan" w:date="2020-09-03T13:39:00Z">
        <w:r w:rsidR="00AE446D">
          <w:rPr>
            <w:rFonts w:hint="eastAsia"/>
          </w:rPr>
          <w:t>些</w:t>
        </w:r>
      </w:ins>
      <w:ins w:id="33" w:author="Fan Quan" w:date="2020-09-03T13:36:00Z">
        <w:r>
          <w:rPr>
            <w:rFonts w:hint="eastAsia"/>
          </w:rPr>
          <w:t>帖子：</w:t>
        </w:r>
      </w:ins>
      <w:del w:id="34" w:author="Fan Quan" w:date="2020-09-03T13:37:00Z">
        <w:r w:rsidR="00AB140F" w:rsidDel="004A08A3">
          <w:rPr>
            <w:rFonts w:hint="eastAsia"/>
          </w:rPr>
          <w:delText>然而我在我们课程的</w:delText>
        </w:r>
        <w:r w:rsidR="00044C12" w:rsidDel="004A08A3">
          <w:rPr>
            <w:rFonts w:hint="eastAsia"/>
          </w:rPr>
          <w:delText>讨论区</w:delText>
        </w:r>
        <w:r w:rsidR="00AB140F" w:rsidDel="004A08A3">
          <w:rPr>
            <w:rFonts w:hint="eastAsia"/>
          </w:rPr>
          <w:delText>看他们的课后讨论时，发现他们</w:delText>
        </w:r>
        <w:r w:rsidR="00CA7E5F" w:rsidDel="004A08A3">
          <w:rPr>
            <w:rFonts w:hint="eastAsia"/>
          </w:rPr>
          <w:delText>在</w:delText>
        </w:r>
        <w:r w:rsidR="00BC37EF" w:rsidDel="004A08A3">
          <w:rPr>
            <w:rFonts w:hint="eastAsia"/>
          </w:rPr>
          <w:delText>《</w:delText>
        </w:r>
        <w:r w:rsidR="00AB140F" w:rsidDel="004A08A3">
          <w:rPr>
            <w:rFonts w:hint="eastAsia"/>
          </w:rPr>
          <w:delText>创</w:delText>
        </w:r>
        <w:r w:rsidR="00BC37EF" w:rsidDel="004A08A3">
          <w:rPr>
            <w:rFonts w:hint="eastAsia"/>
          </w:rPr>
          <w:delText>4</w:delText>
        </w:r>
        <w:r w:rsidR="00BC37EF" w:rsidDel="004A08A3">
          <w:rPr>
            <w:rFonts w:hint="eastAsia"/>
          </w:rPr>
          <w:delText>》</w:delText>
        </w:r>
        <w:r w:rsidR="00CA7E5F" w:rsidDel="004A08A3">
          <w:rPr>
            <w:rFonts w:hint="eastAsia"/>
          </w:rPr>
          <w:delText>上的游戏体验和前面提到的几个完全不一样。</w:delText>
        </w:r>
      </w:del>
    </w:p>
    <w:p w14:paraId="5AF6123E" w14:textId="436BE8DD" w:rsidR="00CA7E5F" w:rsidRDefault="00CA7E5F" w:rsidP="009B048E">
      <w:pPr>
        <w:pStyle w:val="-"/>
      </w:pPr>
    </w:p>
    <w:p w14:paraId="1DD12FA4" w14:textId="037089D0" w:rsidR="00CA7E5F" w:rsidRPr="004A08A3" w:rsidRDefault="00CA7E5F">
      <w:pPr>
        <w:pStyle w:val="-"/>
        <w:ind w:leftChars="202" w:left="424"/>
        <w:rPr>
          <w:i/>
          <w:iCs/>
          <w:rPrChange w:id="35" w:author="Fan Quan" w:date="2020-09-03T13:37:00Z">
            <w:rPr/>
          </w:rPrChange>
        </w:rPr>
        <w:pPrChange w:id="36" w:author="Fan Quan" w:date="2020-09-03T13:38:00Z">
          <w:pPr>
            <w:pStyle w:val="-"/>
          </w:pPr>
        </w:pPrChange>
      </w:pPr>
      <w:r w:rsidRPr="004A08A3">
        <w:rPr>
          <w:rFonts w:hint="eastAsia"/>
          <w:i/>
          <w:iCs/>
          <w:rPrChange w:id="37" w:author="Fan Quan" w:date="2020-09-03T13:37:00Z">
            <w:rPr>
              <w:rFonts w:hint="eastAsia"/>
            </w:rPr>
          </w:rPrChange>
        </w:rPr>
        <w:t>“我玩的时候全程</w:t>
      </w:r>
      <w:ins w:id="38" w:author="Fan Quan" w:date="2020-09-03T13:38:00Z">
        <w:r w:rsidR="004A08A3">
          <w:rPr>
            <w:rFonts w:hint="eastAsia"/>
            <w:i/>
            <w:iCs/>
          </w:rPr>
          <w:t>都</w:t>
        </w:r>
      </w:ins>
      <w:r w:rsidRPr="004A08A3">
        <w:rPr>
          <w:rFonts w:hint="eastAsia"/>
          <w:i/>
          <w:iCs/>
          <w:rPrChange w:id="39" w:author="Fan Quan" w:date="2020-09-03T13:37:00Z">
            <w:rPr>
              <w:rFonts w:hint="eastAsia"/>
            </w:rPr>
          </w:rPrChange>
        </w:rPr>
        <w:t>非常迷惑，坐在那儿几个小时都不知道接下来该干什嘛。根本搞不懂这游戏想要什么。”</w:t>
      </w:r>
    </w:p>
    <w:p w14:paraId="2F3D09EC" w14:textId="53B26113" w:rsidR="00CA7E5F" w:rsidRDefault="00CA7E5F" w:rsidP="009B048E">
      <w:pPr>
        <w:pStyle w:val="-"/>
      </w:pPr>
    </w:p>
    <w:p w14:paraId="7D42F489" w14:textId="0450FB6B" w:rsidR="00CA7E5F" w:rsidRPr="000A7388" w:rsidRDefault="00CA7E5F" w:rsidP="000A7388">
      <w:pPr>
        <w:pStyle w:val="-"/>
        <w:ind w:leftChars="202" w:left="424"/>
        <w:rPr>
          <w:i/>
          <w:iCs/>
          <w:rPrChange w:id="40" w:author="Fan Quan" w:date="2020-09-03T18:47:00Z">
            <w:rPr/>
          </w:rPrChange>
        </w:rPr>
        <w:pPrChange w:id="41" w:author="Fan Quan" w:date="2020-09-03T18:47:00Z">
          <w:pPr>
            <w:pStyle w:val="-"/>
          </w:pPr>
        </w:pPrChange>
      </w:pPr>
      <w:r w:rsidRPr="000A7388">
        <w:rPr>
          <w:rFonts w:hint="eastAsia"/>
          <w:i/>
          <w:iCs/>
          <w:rPrChange w:id="42" w:author="Fan Quan" w:date="2020-09-03T18:47:00Z">
            <w:rPr>
              <w:rFonts w:hint="eastAsia"/>
            </w:rPr>
          </w:rPrChange>
        </w:rPr>
        <w:t>“我玩游戏一般不喜欢查攻略的，但是《创</w:t>
      </w:r>
      <w:ins w:id="43" w:author="Fan Quan" w:date="2020-09-03T18:46:00Z">
        <w:r w:rsidR="000A7388" w:rsidRPr="000A7388">
          <w:rPr>
            <w:rFonts w:hint="eastAsia"/>
            <w:i/>
            <w:iCs/>
            <w:rPrChange w:id="44" w:author="Fan Quan" w:date="2020-09-03T18:47:00Z">
              <w:rPr>
                <w:rFonts w:hint="eastAsia"/>
              </w:rPr>
            </w:rPrChange>
          </w:rPr>
          <w:t xml:space="preserve"> </w:t>
        </w:r>
      </w:ins>
      <w:r w:rsidR="00C03168" w:rsidRPr="000A7388">
        <w:rPr>
          <w:rFonts w:hint="eastAsia"/>
          <w:i/>
          <w:iCs/>
          <w:rPrChange w:id="45" w:author="Fan Quan" w:date="2020-09-03T18:47:00Z">
            <w:rPr>
              <w:rFonts w:hint="eastAsia"/>
            </w:rPr>
          </w:rPrChange>
        </w:rPr>
        <w:t>4</w:t>
      </w:r>
      <w:r w:rsidRPr="000A7388">
        <w:rPr>
          <w:rFonts w:hint="eastAsia"/>
          <w:i/>
          <w:iCs/>
          <w:rPrChange w:id="46" w:author="Fan Quan" w:date="2020-09-03T18:47:00Z">
            <w:rPr>
              <w:rFonts w:hint="eastAsia"/>
            </w:rPr>
          </w:rPrChange>
        </w:rPr>
        <w:t>》不查就玩不下去。我问了朋友，看一些答疑</w:t>
      </w:r>
      <w:r w:rsidRPr="000A7388">
        <w:rPr>
          <w:rFonts w:hint="eastAsia"/>
          <w:i/>
          <w:iCs/>
          <w:rPrChange w:id="47" w:author="Fan Quan" w:date="2020-09-03T18:47:00Z">
            <w:rPr>
              <w:rFonts w:hint="eastAsia"/>
            </w:rPr>
          </w:rPrChange>
        </w:rPr>
        <w:t>和</w:t>
      </w:r>
      <w:ins w:id="48" w:author="Fan Quan" w:date="2020-09-03T18:47:00Z">
        <w:r w:rsidR="000A7388" w:rsidRPr="000A7388">
          <w:rPr>
            <w:rFonts w:hint="eastAsia"/>
            <w:i/>
            <w:iCs/>
            <w:rPrChange w:id="49" w:author="Fan Quan" w:date="2020-09-03T18:47:00Z">
              <w:rPr>
                <w:rFonts w:hint="eastAsia"/>
              </w:rPr>
            </w:rPrChange>
          </w:rPr>
          <w:t>流程攻略</w:t>
        </w:r>
      </w:ins>
      <w:del w:id="50" w:author="Fan Quan" w:date="2020-09-03T18:47:00Z">
        <w:r w:rsidR="00A96D4A" w:rsidRPr="000A7388" w:rsidDel="000A7388">
          <w:rPr>
            <w:rFonts w:hint="eastAsia"/>
            <w:i/>
            <w:iCs/>
            <w:rPrChange w:id="51" w:author="Fan Quan" w:date="2020-09-03T18:47:00Z">
              <w:rPr>
                <w:rFonts w:hint="eastAsia"/>
              </w:rPr>
            </w:rPrChange>
          </w:rPr>
          <w:delText>解说</w:delText>
        </w:r>
      </w:del>
      <w:r w:rsidRPr="000A7388">
        <w:rPr>
          <w:rFonts w:hint="eastAsia"/>
          <w:i/>
          <w:iCs/>
          <w:rPrChange w:id="52" w:author="Fan Quan" w:date="2020-09-03T18:47:00Z">
            <w:rPr>
              <w:rFonts w:hint="eastAsia"/>
            </w:rPr>
          </w:rPrChange>
        </w:rPr>
        <w:t>，还在</w:t>
      </w:r>
      <w:r w:rsidRPr="000A7388">
        <w:rPr>
          <w:rFonts w:hint="eastAsia"/>
          <w:i/>
          <w:iCs/>
          <w:rPrChange w:id="53" w:author="Fan Quan" w:date="2020-09-03T18:47:00Z">
            <w:rPr>
              <w:rFonts w:hint="eastAsia"/>
            </w:rPr>
          </w:rPrChange>
        </w:rPr>
        <w:t xml:space="preserve"> </w:t>
      </w:r>
      <w:proofErr w:type="spellStart"/>
      <w:r w:rsidRPr="000A7388">
        <w:rPr>
          <w:rFonts w:hint="eastAsia"/>
          <w:i/>
          <w:iCs/>
          <w:rPrChange w:id="54" w:author="Fan Quan" w:date="2020-09-03T18:47:00Z">
            <w:rPr>
              <w:rFonts w:hint="eastAsia"/>
            </w:rPr>
          </w:rPrChange>
        </w:rPr>
        <w:t>Youtube</w:t>
      </w:r>
      <w:proofErr w:type="spellEnd"/>
      <w:r w:rsidRPr="000A7388">
        <w:rPr>
          <w:i/>
          <w:iCs/>
          <w:rPrChange w:id="55" w:author="Fan Quan" w:date="2020-09-03T18:47:00Z">
            <w:rPr/>
          </w:rPrChange>
        </w:rPr>
        <w:t xml:space="preserve"> </w:t>
      </w:r>
      <w:r w:rsidRPr="000A7388">
        <w:rPr>
          <w:rFonts w:hint="eastAsia"/>
          <w:i/>
          <w:iCs/>
          <w:rPrChange w:id="56" w:author="Fan Quan" w:date="2020-09-03T18:47:00Z">
            <w:rPr>
              <w:rFonts w:hint="eastAsia"/>
            </w:rPr>
          </w:rPrChange>
        </w:rPr>
        <w:t>上</w:t>
      </w:r>
      <w:del w:id="57" w:author="Fan Quan" w:date="2020-09-03T18:46:00Z">
        <w:r w:rsidR="00A96D4A" w:rsidRPr="000A7388" w:rsidDel="000A7388">
          <w:rPr>
            <w:rFonts w:hint="eastAsia"/>
            <w:i/>
            <w:iCs/>
            <w:rPrChange w:id="58" w:author="Fan Quan" w:date="2020-09-03T18:47:00Z">
              <w:rPr>
                <w:rFonts w:hint="eastAsia"/>
              </w:rPr>
            </w:rPrChange>
          </w:rPr>
          <w:delText>看</w:delText>
        </w:r>
        <w:r w:rsidR="00B6726E" w:rsidRPr="000A7388" w:rsidDel="000A7388">
          <w:rPr>
            <w:rFonts w:hint="eastAsia"/>
            <w:i/>
            <w:iCs/>
            <w:rPrChange w:id="59" w:author="Fan Quan" w:date="2020-09-03T18:47:00Z">
              <w:rPr>
                <w:rFonts w:hint="eastAsia"/>
              </w:rPr>
            </w:rPrChange>
          </w:rPr>
          <w:delText>主播</w:delText>
        </w:r>
        <w:r w:rsidR="00A96D4A" w:rsidRPr="000A7388" w:rsidDel="000A7388">
          <w:rPr>
            <w:rFonts w:hint="eastAsia"/>
            <w:i/>
            <w:iCs/>
            <w:rPrChange w:id="60" w:author="Fan Quan" w:date="2020-09-03T18:47:00Z">
              <w:rPr>
                <w:rFonts w:hint="eastAsia"/>
              </w:rPr>
            </w:rPrChange>
          </w:rPr>
          <w:delText>们玩这个</w:delText>
        </w:r>
      </w:del>
      <w:ins w:id="61" w:author="Fan Quan" w:date="2020-09-03T18:46:00Z">
        <w:r w:rsidR="000A7388" w:rsidRPr="000A7388">
          <w:rPr>
            <w:rFonts w:hint="eastAsia"/>
            <w:i/>
            <w:iCs/>
            <w:rPrChange w:id="62" w:author="Fan Quan" w:date="2020-09-03T18:47:00Z">
              <w:rPr>
                <w:rFonts w:hint="eastAsia"/>
              </w:rPr>
            </w:rPrChange>
          </w:rPr>
          <w:t>找视频看</w:t>
        </w:r>
      </w:ins>
      <w:r w:rsidRPr="000A7388">
        <w:rPr>
          <w:rFonts w:hint="eastAsia"/>
          <w:i/>
          <w:iCs/>
          <w:rPrChange w:id="63" w:author="Fan Quan" w:date="2020-09-03T18:47:00Z">
            <w:rPr>
              <w:rFonts w:hint="eastAsia"/>
            </w:rPr>
          </w:rPrChange>
        </w:rPr>
        <w:t>，但现在还是不知道该怎么继续下去。”</w:t>
      </w:r>
    </w:p>
    <w:p w14:paraId="1C0790DA" w14:textId="78D74355" w:rsidR="00CA7E5F" w:rsidRDefault="00CA7E5F" w:rsidP="009B048E">
      <w:pPr>
        <w:pStyle w:val="-"/>
        <w:rPr>
          <w:ins w:id="64" w:author="Fan Quan" w:date="2020-09-03T18:48:00Z"/>
        </w:rPr>
      </w:pPr>
    </w:p>
    <w:p w14:paraId="753F0205" w14:textId="4926A9C2" w:rsidR="00DC43C7" w:rsidRPr="00DC43C7" w:rsidRDefault="00DC43C7" w:rsidP="00DC43C7">
      <w:pPr>
        <w:pStyle w:val="-"/>
        <w:ind w:leftChars="202" w:left="424"/>
        <w:rPr>
          <w:ins w:id="65" w:author="Fan Quan" w:date="2020-09-03T18:48:00Z"/>
          <w:i/>
          <w:iCs/>
          <w:rPrChange w:id="66" w:author="Fan Quan" w:date="2020-09-03T18:50:00Z">
            <w:rPr>
              <w:ins w:id="67" w:author="Fan Quan" w:date="2020-09-03T18:48:00Z"/>
            </w:rPr>
          </w:rPrChange>
        </w:rPr>
        <w:pPrChange w:id="68" w:author="Fan Quan" w:date="2020-09-03T18:50:00Z">
          <w:pPr>
            <w:pStyle w:val="-"/>
          </w:pPr>
        </w:pPrChange>
      </w:pPr>
      <w:ins w:id="69" w:author="Fan Quan" w:date="2020-09-03T18:48:00Z">
        <w:r w:rsidRPr="00DC43C7">
          <w:rPr>
            <w:rFonts w:hint="eastAsia"/>
            <w:i/>
            <w:iCs/>
            <w:rPrChange w:id="70" w:author="Fan Quan" w:date="2020-09-03T18:50:00Z">
              <w:rPr>
                <w:rFonts w:hint="eastAsia"/>
              </w:rPr>
            </w:rPrChange>
          </w:rPr>
          <w:t>“是的，我还不知道这游戏的主要目标是什么。我觉得可能是</w:t>
        </w:r>
      </w:ins>
      <w:ins w:id="71" w:author="Fan Quan" w:date="2020-09-03T18:49:00Z">
        <w:r w:rsidRPr="00DC43C7">
          <w:rPr>
            <w:rFonts w:hint="eastAsia"/>
            <w:i/>
            <w:iCs/>
            <w:rPrChange w:id="72" w:author="Fan Quan" w:date="2020-09-03T18:50:00Z">
              <w:rPr>
                <w:rFonts w:hint="eastAsia"/>
              </w:rPr>
            </w:rPrChange>
          </w:rPr>
          <w:t>找出来生命之符（</w:t>
        </w:r>
        <w:r w:rsidRPr="00DC43C7">
          <w:rPr>
            <w:rFonts w:hint="eastAsia"/>
            <w:i/>
            <w:iCs/>
            <w:rPrChange w:id="73" w:author="Fan Quan" w:date="2020-09-03T18:50:00Z">
              <w:rPr>
                <w:rFonts w:hint="eastAsia"/>
              </w:rPr>
            </w:rPrChange>
          </w:rPr>
          <w:t>Ankh</w:t>
        </w:r>
        <w:r w:rsidRPr="00DC43C7">
          <w:rPr>
            <w:rFonts w:hint="eastAsia"/>
            <w:i/>
            <w:iCs/>
            <w:rPrChange w:id="74" w:author="Fan Quan" w:date="2020-09-03T18:50:00Z">
              <w:rPr>
                <w:rFonts w:hint="eastAsia"/>
              </w:rPr>
            </w:rPrChange>
          </w:rPr>
          <w:t>）的作用吧。但</w:t>
        </w:r>
      </w:ins>
      <w:ins w:id="75" w:author="Fan Quan" w:date="2020-09-03T18:50:00Z">
        <w:r w:rsidRPr="00DC43C7">
          <w:rPr>
            <w:rFonts w:hint="eastAsia"/>
            <w:i/>
            <w:iCs/>
            <w:rPrChange w:id="76" w:author="Fan Quan" w:date="2020-09-03T18:50:00Z">
              <w:rPr>
                <w:rFonts w:hint="eastAsia"/>
              </w:rPr>
            </w:rPrChange>
          </w:rPr>
          <w:t>我也不知道之后该怎么办。</w:t>
        </w:r>
      </w:ins>
      <w:ins w:id="77" w:author="Fan Quan" w:date="2020-09-03T18:48:00Z">
        <w:r w:rsidRPr="00DC43C7">
          <w:rPr>
            <w:rFonts w:hint="eastAsia"/>
            <w:i/>
            <w:iCs/>
            <w:rPrChange w:id="78" w:author="Fan Quan" w:date="2020-09-03T18:50:00Z">
              <w:rPr>
                <w:rFonts w:hint="eastAsia"/>
              </w:rPr>
            </w:rPrChange>
          </w:rPr>
          <w:t>”</w:t>
        </w:r>
      </w:ins>
    </w:p>
    <w:p w14:paraId="0A95E288" w14:textId="77777777" w:rsidR="00DC43C7" w:rsidRDefault="00DC43C7" w:rsidP="009B048E">
      <w:pPr>
        <w:pStyle w:val="-"/>
        <w:rPr>
          <w:rFonts w:hint="eastAsia"/>
        </w:rPr>
      </w:pPr>
    </w:p>
    <w:p w14:paraId="3FEF55F9" w14:textId="37958042" w:rsidR="00CA7E5F" w:rsidRPr="004920E2" w:rsidRDefault="00CA7E5F" w:rsidP="004920E2">
      <w:pPr>
        <w:pStyle w:val="-"/>
        <w:ind w:leftChars="202" w:left="424"/>
        <w:rPr>
          <w:i/>
          <w:iCs/>
          <w:rPrChange w:id="79" w:author="Fan Quan" w:date="2020-09-03T18:55:00Z">
            <w:rPr/>
          </w:rPrChange>
        </w:rPr>
        <w:pPrChange w:id="80" w:author="Fan Quan" w:date="2020-09-03T18:55:00Z">
          <w:pPr>
            <w:pStyle w:val="-"/>
          </w:pPr>
        </w:pPrChange>
      </w:pPr>
      <w:r w:rsidRPr="004920E2">
        <w:rPr>
          <w:rFonts w:hint="eastAsia"/>
          <w:i/>
          <w:iCs/>
          <w:rPrChange w:id="81" w:author="Fan Quan" w:date="2020-09-03T18:55:00Z">
            <w:rPr>
              <w:rFonts w:hint="eastAsia"/>
            </w:rPr>
          </w:rPrChange>
        </w:rPr>
        <w:t>“</w:t>
      </w:r>
      <w:r w:rsidR="00C95AED" w:rsidRPr="004920E2">
        <w:rPr>
          <w:rFonts w:hint="eastAsia"/>
          <w:i/>
          <w:iCs/>
          <w:rPrChange w:id="82" w:author="Fan Quan" w:date="2020-09-03T18:55:00Z">
            <w:rPr>
              <w:rFonts w:hint="eastAsia"/>
            </w:rPr>
          </w:rPrChange>
        </w:rPr>
        <w:t>我没看任何流程攻略自己先玩了</w:t>
      </w:r>
      <w:ins w:id="83" w:author="Fan Quan" w:date="2020-09-03T18:53:00Z">
        <w:r w:rsidR="00AC15A4" w:rsidRPr="004920E2">
          <w:rPr>
            <w:rFonts w:hint="eastAsia"/>
            <w:i/>
            <w:iCs/>
            <w:rPrChange w:id="84" w:author="Fan Quan" w:date="2020-09-03T18:55:00Z">
              <w:rPr>
                <w:rFonts w:hint="eastAsia"/>
              </w:rPr>
            </w:rPrChange>
          </w:rPr>
          <w:t>一会儿</w:t>
        </w:r>
      </w:ins>
      <w:del w:id="85" w:author="Fan Quan" w:date="2020-09-03T18:53:00Z">
        <w:r w:rsidR="00C95AED" w:rsidRPr="004920E2" w:rsidDel="00AC15A4">
          <w:rPr>
            <w:rFonts w:hint="eastAsia"/>
            <w:i/>
            <w:iCs/>
            <w:rPrChange w:id="86" w:author="Fan Quan" w:date="2020-09-03T18:55:00Z">
              <w:rPr>
                <w:rFonts w:hint="eastAsia"/>
              </w:rPr>
            </w:rPrChange>
          </w:rPr>
          <w:delText>一小时</w:delText>
        </w:r>
      </w:del>
      <w:r w:rsidR="00C95AED" w:rsidRPr="004920E2">
        <w:rPr>
          <w:rFonts w:hint="eastAsia"/>
          <w:i/>
          <w:iCs/>
          <w:rPrChange w:id="87" w:author="Fan Quan" w:date="2020-09-03T18:55:00Z">
            <w:rPr>
              <w:rFonts w:hint="eastAsia"/>
            </w:rPr>
          </w:rPrChange>
        </w:rPr>
        <w:t>，因为想要那种</w:t>
      </w:r>
      <w:r w:rsidR="00044C12" w:rsidRPr="004920E2">
        <w:rPr>
          <w:rFonts w:hint="eastAsia"/>
          <w:i/>
          <w:iCs/>
          <w:rPrChange w:id="88" w:author="Fan Quan" w:date="2020-09-03T18:55:00Z">
            <w:rPr>
              <w:rFonts w:hint="eastAsia"/>
            </w:rPr>
          </w:rPrChange>
        </w:rPr>
        <w:t>所谓</w:t>
      </w:r>
      <w:r w:rsidR="00C95AED" w:rsidRPr="004920E2">
        <w:rPr>
          <w:rFonts w:hint="eastAsia"/>
          <w:i/>
          <w:iCs/>
          <w:rPrChange w:id="89" w:author="Fan Quan" w:date="2020-09-03T18:55:00Z">
            <w:rPr>
              <w:rFonts w:hint="eastAsia"/>
            </w:rPr>
          </w:rPrChange>
        </w:rPr>
        <w:t>完整的游戏体验，对吧。但这个奇怪的操作还有晦涩的故事最后还是让我</w:t>
      </w:r>
      <w:ins w:id="90" w:author="Fan Quan" w:date="2020-09-03T18:53:00Z">
        <w:r w:rsidR="00AC15A4" w:rsidRPr="004920E2">
          <w:rPr>
            <w:rFonts w:hint="eastAsia"/>
            <w:i/>
            <w:iCs/>
            <w:rPrChange w:id="91" w:author="Fan Quan" w:date="2020-09-03T18:55:00Z">
              <w:rPr>
                <w:rFonts w:hint="eastAsia"/>
              </w:rPr>
            </w:rPrChange>
          </w:rPr>
          <w:t>在一小时之内就</w:t>
        </w:r>
      </w:ins>
      <w:r w:rsidR="00C95AED" w:rsidRPr="004920E2">
        <w:rPr>
          <w:rFonts w:hint="eastAsia"/>
          <w:i/>
          <w:iCs/>
          <w:rPrChange w:id="92" w:author="Fan Quan" w:date="2020-09-03T18:55:00Z">
            <w:rPr>
              <w:rFonts w:hint="eastAsia"/>
            </w:rPr>
          </w:rPrChange>
        </w:rPr>
        <w:t>放弃了。玩下来我感觉就像一局打得不咋样的</w:t>
      </w:r>
      <w:r w:rsidR="00C95AED" w:rsidRPr="004920E2">
        <w:rPr>
          <w:rFonts w:hint="eastAsia"/>
          <w:i/>
          <w:iCs/>
          <w:rPrChange w:id="93" w:author="Fan Quan" w:date="2020-09-03T18:55:00Z">
            <w:rPr>
              <w:rFonts w:hint="eastAsia"/>
            </w:rPr>
          </w:rPrChange>
        </w:rPr>
        <w:t xml:space="preserve"> </w:t>
      </w:r>
      <w:ins w:id="94" w:author="Fan Quan" w:date="2020-09-03T18:55:00Z">
        <w:r w:rsidR="00AC15A4" w:rsidRPr="004920E2">
          <w:rPr>
            <w:rFonts w:hint="eastAsia"/>
            <w:i/>
            <w:iCs/>
            <w:rPrChange w:id="95" w:author="Fan Quan" w:date="2020-09-03T18:55:00Z">
              <w:rPr>
                <w:rFonts w:hint="eastAsia"/>
              </w:rPr>
            </w:rPrChange>
          </w:rPr>
          <w:t>《江湖》（</w:t>
        </w:r>
      </w:ins>
      <w:proofErr w:type="spellStart"/>
      <w:r w:rsidR="00C95AED" w:rsidRPr="004920E2">
        <w:rPr>
          <w:rFonts w:hint="eastAsia"/>
          <w:i/>
          <w:iCs/>
          <w:rPrChange w:id="96" w:author="Fan Quan" w:date="2020-09-03T18:55:00Z">
            <w:rPr>
              <w:rFonts w:hint="eastAsia"/>
            </w:rPr>
          </w:rPrChange>
        </w:rPr>
        <w:t>Runescape</w:t>
      </w:r>
      <w:proofErr w:type="spellEnd"/>
      <w:ins w:id="97" w:author="Fan Quan" w:date="2020-09-03T18:55:00Z">
        <w:r w:rsidR="00AC15A4" w:rsidRPr="004920E2">
          <w:rPr>
            <w:rFonts w:hint="eastAsia"/>
            <w:i/>
            <w:iCs/>
            <w:rPrChange w:id="98" w:author="Fan Quan" w:date="2020-09-03T18:55:00Z">
              <w:rPr>
                <w:rFonts w:hint="eastAsia"/>
              </w:rPr>
            </w:rPrChange>
          </w:rPr>
          <w:t>）</w:t>
        </w:r>
      </w:ins>
      <w:r w:rsidR="00044C12" w:rsidRPr="004920E2">
        <w:rPr>
          <w:rStyle w:val="a9"/>
          <w:i/>
          <w:iCs/>
          <w:rPrChange w:id="99" w:author="Fan Quan" w:date="2020-09-03T18:55:00Z">
            <w:rPr>
              <w:rStyle w:val="a9"/>
              <w:i/>
              <w:iCs/>
            </w:rPr>
          </w:rPrChange>
        </w:rPr>
        <w:footnoteReference w:id="1"/>
      </w:r>
      <w:r w:rsidR="00C95AED" w:rsidRPr="004920E2">
        <w:rPr>
          <w:rFonts w:hint="eastAsia"/>
          <w:i/>
          <w:iCs/>
          <w:rPrChange w:id="100" w:author="Fan Quan" w:date="2020-09-03T18:55:00Z">
            <w:rPr>
              <w:rFonts w:hint="eastAsia"/>
            </w:rPr>
          </w:rPrChange>
        </w:rPr>
        <w:t>。</w:t>
      </w:r>
      <w:r w:rsidRPr="004920E2">
        <w:rPr>
          <w:rFonts w:hint="eastAsia"/>
          <w:i/>
          <w:iCs/>
          <w:rPrChange w:id="101" w:author="Fan Quan" w:date="2020-09-03T18:55:00Z">
            <w:rPr>
              <w:rFonts w:hint="eastAsia"/>
            </w:rPr>
          </w:rPrChange>
        </w:rPr>
        <w:t>”</w:t>
      </w:r>
    </w:p>
    <w:p w14:paraId="4CFE3698" w14:textId="4F815550" w:rsidR="00C95AED" w:rsidRDefault="00C95AED" w:rsidP="009B048E">
      <w:pPr>
        <w:pStyle w:val="-"/>
      </w:pPr>
    </w:p>
    <w:p w14:paraId="2FB2ADB6" w14:textId="0DAAE7CC" w:rsidR="00C95AED" w:rsidRPr="00EA76AE" w:rsidRDefault="00C95AED" w:rsidP="009B048E">
      <w:pPr>
        <w:pStyle w:val="-"/>
        <w:rPr>
          <w:i/>
          <w:iCs/>
          <w:rPrChange w:id="102" w:author="Fan Quan" w:date="2020-09-03T19:00:00Z">
            <w:rPr/>
          </w:rPrChange>
        </w:rPr>
      </w:pPr>
      <w:r w:rsidRPr="00EA76AE">
        <w:rPr>
          <w:rFonts w:hint="eastAsia"/>
          <w:i/>
          <w:iCs/>
          <w:rPrChange w:id="103" w:author="Fan Quan" w:date="2020-09-03T19:00:00Z">
            <w:rPr>
              <w:rFonts w:hint="eastAsia"/>
            </w:rPr>
          </w:rPrChange>
        </w:rPr>
        <w:t>“</w:t>
      </w:r>
      <w:r w:rsidR="00BC37EF" w:rsidRPr="00EA76AE">
        <w:rPr>
          <w:rFonts w:hint="eastAsia"/>
          <w:i/>
          <w:iCs/>
          <w:rPrChange w:id="104" w:author="Fan Quan" w:date="2020-09-03T19:00:00Z">
            <w:rPr>
              <w:rFonts w:hint="eastAsia"/>
            </w:rPr>
          </w:rPrChange>
        </w:rPr>
        <w:t>我不太理解这个游戏的</w:t>
      </w:r>
      <w:ins w:id="105" w:author="Fan Quan" w:date="2020-09-03T18:55:00Z">
        <w:r w:rsidR="004920E2" w:rsidRPr="00EA76AE">
          <w:rPr>
            <w:rFonts w:hint="eastAsia"/>
            <w:i/>
            <w:iCs/>
            <w:rPrChange w:id="106" w:author="Fan Quan" w:date="2020-09-03T19:00:00Z">
              <w:rPr>
                <w:rFonts w:hint="eastAsia"/>
              </w:rPr>
            </w:rPrChange>
          </w:rPr>
          <w:t>概念</w:t>
        </w:r>
      </w:ins>
      <w:del w:id="107" w:author="Fan Quan" w:date="2020-09-03T18:55:00Z">
        <w:r w:rsidR="00BC37EF" w:rsidRPr="00EA76AE" w:rsidDel="004920E2">
          <w:rPr>
            <w:rFonts w:hint="eastAsia"/>
            <w:i/>
            <w:iCs/>
            <w:rPrChange w:id="108" w:author="Fan Quan" w:date="2020-09-03T19:00:00Z">
              <w:rPr>
                <w:rFonts w:hint="eastAsia"/>
              </w:rPr>
            </w:rPrChange>
          </w:rPr>
          <w:delText>形式</w:delText>
        </w:r>
      </w:del>
      <w:r w:rsidR="00BC37EF" w:rsidRPr="00EA76AE">
        <w:rPr>
          <w:rFonts w:hint="eastAsia"/>
          <w:i/>
          <w:iCs/>
          <w:rPrChange w:id="109" w:author="Fan Quan" w:date="2020-09-03T19:00:00Z">
            <w:rPr>
              <w:rFonts w:hint="eastAsia"/>
            </w:rPr>
          </w:rPrChange>
        </w:rPr>
        <w:t>。</w:t>
      </w:r>
      <w:ins w:id="110" w:author="Fan Quan" w:date="2020-09-03T18:56:00Z">
        <w:r w:rsidR="004920E2" w:rsidRPr="00EA76AE">
          <w:rPr>
            <w:rFonts w:hint="eastAsia"/>
            <w:i/>
            <w:iCs/>
            <w:rPrChange w:id="111" w:author="Fan Quan" w:date="2020-09-03T19:00:00Z">
              <w:rPr>
                <w:rFonts w:hint="eastAsia"/>
              </w:rPr>
            </w:rPrChange>
          </w:rPr>
          <w:t>我觉得最让人迷惑的</w:t>
        </w:r>
      </w:ins>
      <w:ins w:id="112" w:author="Fan Quan" w:date="2020-09-03T18:57:00Z">
        <w:r w:rsidR="004920E2" w:rsidRPr="00EA76AE">
          <w:rPr>
            <w:rFonts w:hint="eastAsia"/>
            <w:i/>
            <w:iCs/>
            <w:rPrChange w:id="113" w:author="Fan Quan" w:date="2020-09-03T19:00:00Z">
              <w:rPr>
                <w:rFonts w:hint="eastAsia"/>
              </w:rPr>
            </w:rPrChange>
          </w:rPr>
          <w:t>就是</w:t>
        </w:r>
      </w:ins>
      <w:r w:rsidR="00BC37EF" w:rsidRPr="00EA76AE">
        <w:rPr>
          <w:rFonts w:hint="eastAsia"/>
          <w:i/>
          <w:iCs/>
          <w:rPrChange w:id="114" w:author="Fan Quan" w:date="2020-09-03T19:00:00Z">
            <w:rPr>
              <w:rFonts w:hint="eastAsia"/>
            </w:rPr>
          </w:rPrChange>
        </w:rPr>
        <w:t>控制</w:t>
      </w:r>
      <w:ins w:id="115" w:author="Fan Quan" w:date="2020-09-03T18:57:00Z">
        <w:r w:rsidR="004920E2" w:rsidRPr="00EA76AE">
          <w:rPr>
            <w:rFonts w:hint="eastAsia"/>
            <w:i/>
            <w:iCs/>
            <w:rPrChange w:id="116" w:author="Fan Quan" w:date="2020-09-03T19:00:00Z">
              <w:rPr>
                <w:rFonts w:hint="eastAsia"/>
              </w:rPr>
            </w:rPrChange>
          </w:rPr>
          <w:t>方式，显示方式，以及移动方式</w:t>
        </w:r>
      </w:ins>
      <w:del w:id="117" w:author="Fan Quan" w:date="2020-09-03T18:57:00Z">
        <w:r w:rsidR="00BC37EF" w:rsidRPr="00EA76AE" w:rsidDel="004920E2">
          <w:rPr>
            <w:rFonts w:hint="eastAsia"/>
            <w:i/>
            <w:iCs/>
            <w:rPrChange w:id="118" w:author="Fan Quan" w:date="2020-09-03T19:00:00Z">
              <w:rPr>
                <w:rFonts w:hint="eastAsia"/>
              </w:rPr>
            </w:rPrChange>
          </w:rPr>
          <w:delText>键</w:delText>
        </w:r>
      </w:del>
      <w:del w:id="119" w:author="Fan Quan" w:date="2020-09-03T18:58:00Z">
        <w:r w:rsidR="00BC37EF" w:rsidRPr="00EA76AE" w:rsidDel="004920E2">
          <w:rPr>
            <w:rFonts w:hint="eastAsia"/>
            <w:i/>
            <w:iCs/>
            <w:rPrChange w:id="120" w:author="Fan Quan" w:date="2020-09-03T19:00:00Z">
              <w:rPr>
                <w:rFonts w:hint="eastAsia"/>
              </w:rPr>
            </w:rPrChange>
          </w:rPr>
          <w:delText>还有你行动和移动的反馈都挺让我迷惑的，</w:delText>
        </w:r>
      </w:del>
      <w:ins w:id="121" w:author="Fan Quan" w:date="2020-09-03T18:58:00Z">
        <w:r w:rsidR="004920E2" w:rsidRPr="00EA76AE">
          <w:rPr>
            <w:rFonts w:hint="eastAsia"/>
            <w:i/>
            <w:iCs/>
            <w:rPrChange w:id="122" w:author="Fan Quan" w:date="2020-09-03T19:00:00Z">
              <w:rPr>
                <w:rFonts w:hint="eastAsia"/>
              </w:rPr>
            </w:rPrChange>
          </w:rPr>
          <w:t>。</w:t>
        </w:r>
      </w:ins>
      <w:r w:rsidR="00BC37EF" w:rsidRPr="00EA76AE">
        <w:rPr>
          <w:rFonts w:hint="eastAsia"/>
          <w:i/>
          <w:iCs/>
          <w:rPrChange w:id="123" w:author="Fan Quan" w:date="2020-09-03T19:00:00Z">
            <w:rPr>
              <w:rFonts w:hint="eastAsia"/>
            </w:rPr>
          </w:rPrChange>
        </w:rPr>
        <w:t>我其实不太熟悉</w:t>
      </w:r>
      <w:r w:rsidR="00BC37EF" w:rsidRPr="00EA76AE">
        <w:rPr>
          <w:rFonts w:hint="eastAsia"/>
          <w:i/>
          <w:iCs/>
          <w:rPrChange w:id="124" w:author="Fan Quan" w:date="2020-09-03T19:00:00Z">
            <w:rPr>
              <w:rFonts w:hint="eastAsia"/>
            </w:rPr>
          </w:rPrChange>
        </w:rPr>
        <w:t xml:space="preserve"> RPG</w:t>
      </w:r>
      <w:r w:rsidR="00BC37EF" w:rsidRPr="00EA76AE">
        <w:rPr>
          <w:rFonts w:hint="eastAsia"/>
          <w:i/>
          <w:iCs/>
          <w:rPrChange w:id="125" w:author="Fan Quan" w:date="2020-09-03T19:00:00Z">
            <w:rPr>
              <w:rFonts w:hint="eastAsia"/>
            </w:rPr>
          </w:rPrChange>
        </w:rPr>
        <w:t>，也不是很喜欢玩。</w:t>
      </w:r>
      <w:ins w:id="126" w:author="Fan Quan" w:date="2020-09-03T18:58:00Z">
        <w:r w:rsidR="00EA76AE" w:rsidRPr="00EA76AE">
          <w:rPr>
            <w:rFonts w:hint="eastAsia"/>
            <w:i/>
            <w:iCs/>
            <w:rPrChange w:id="127" w:author="Fan Quan" w:date="2020-09-03T19:00:00Z">
              <w:rPr>
                <w:rFonts w:hint="eastAsia"/>
              </w:rPr>
            </w:rPrChange>
          </w:rPr>
          <w:t>我希望能</w:t>
        </w:r>
      </w:ins>
      <w:del w:id="128" w:author="Fan Quan" w:date="2020-09-03T18:58:00Z">
        <w:r w:rsidR="00BC37EF" w:rsidRPr="00EA76AE" w:rsidDel="00EA76AE">
          <w:rPr>
            <w:rFonts w:hint="eastAsia"/>
            <w:i/>
            <w:iCs/>
            <w:rPrChange w:id="129" w:author="Fan Quan" w:date="2020-09-03T19:00:00Z">
              <w:rPr>
                <w:rFonts w:hint="eastAsia"/>
              </w:rPr>
            </w:rPrChange>
          </w:rPr>
          <w:delText>虽然一直在尝试怎么推进</w:delText>
        </w:r>
      </w:del>
      <w:ins w:id="130" w:author="Fan Quan" w:date="2020-09-03T18:58:00Z">
        <w:r w:rsidR="00EA76AE" w:rsidRPr="00EA76AE">
          <w:rPr>
            <w:rFonts w:hint="eastAsia"/>
            <w:i/>
            <w:iCs/>
            <w:rPrChange w:id="131" w:author="Fan Quan" w:date="2020-09-03T19:00:00Z">
              <w:rPr>
                <w:rFonts w:hint="eastAsia"/>
              </w:rPr>
            </w:rPrChange>
          </w:rPr>
          <w:t>找到推进</w:t>
        </w:r>
      </w:ins>
      <w:ins w:id="132" w:author="Fan Quan" w:date="2020-09-03T18:59:00Z">
        <w:r w:rsidR="00EA76AE" w:rsidRPr="00EA76AE">
          <w:rPr>
            <w:rFonts w:hint="eastAsia"/>
            <w:i/>
            <w:iCs/>
            <w:rPrChange w:id="133" w:author="Fan Quan" w:date="2020-09-03T19:00:00Z">
              <w:rPr>
                <w:rFonts w:hint="eastAsia"/>
              </w:rPr>
            </w:rPrChange>
          </w:rPr>
          <w:t>流程的方法，</w:t>
        </w:r>
      </w:ins>
      <w:r w:rsidR="00BC37EF" w:rsidRPr="00EA76AE">
        <w:rPr>
          <w:rFonts w:hint="eastAsia"/>
          <w:i/>
          <w:iCs/>
          <w:rPrChange w:id="134" w:author="Fan Quan" w:date="2020-09-03T19:00:00Z">
            <w:rPr>
              <w:rFonts w:hint="eastAsia"/>
            </w:rPr>
          </w:rPrChange>
        </w:rPr>
        <w:t>但到目前都没有</w:t>
      </w:r>
      <w:del w:id="135" w:author="Fan Quan" w:date="2020-09-03T18:59:00Z">
        <w:r w:rsidR="00BC37EF" w:rsidRPr="00EA76AE" w:rsidDel="00EA76AE">
          <w:rPr>
            <w:rFonts w:hint="eastAsia"/>
            <w:i/>
            <w:iCs/>
            <w:rPrChange w:id="136" w:author="Fan Quan" w:date="2020-09-03T19:00:00Z">
              <w:rPr>
                <w:rFonts w:hint="eastAsia"/>
              </w:rPr>
            </w:rPrChange>
          </w:rPr>
          <w:delText>试出</w:delText>
        </w:r>
      </w:del>
      <w:r w:rsidR="00BC37EF" w:rsidRPr="00EA76AE">
        <w:rPr>
          <w:rFonts w:hint="eastAsia"/>
          <w:i/>
          <w:iCs/>
          <w:rPrChange w:id="137" w:author="Fan Quan" w:date="2020-09-03T19:00:00Z">
            <w:rPr>
              <w:rFonts w:hint="eastAsia"/>
            </w:rPr>
          </w:rPrChange>
        </w:rPr>
        <w:t>什么结果。</w:t>
      </w:r>
      <w:r w:rsidRPr="00EA76AE">
        <w:rPr>
          <w:rFonts w:hint="eastAsia"/>
          <w:i/>
          <w:iCs/>
          <w:rPrChange w:id="138" w:author="Fan Quan" w:date="2020-09-03T19:00:00Z">
            <w:rPr>
              <w:rFonts w:hint="eastAsia"/>
            </w:rPr>
          </w:rPrChange>
        </w:rPr>
        <w:t>”</w:t>
      </w:r>
    </w:p>
    <w:p w14:paraId="4A843E42" w14:textId="4E5543E4" w:rsidR="00BC37EF" w:rsidRDefault="00BC37EF" w:rsidP="009B048E">
      <w:pPr>
        <w:pStyle w:val="-"/>
      </w:pPr>
    </w:p>
    <w:p w14:paraId="381A5A78" w14:textId="26AE5DD9" w:rsidR="00BC37EF" w:rsidRPr="00EA76AE" w:rsidRDefault="00BC37EF" w:rsidP="009B048E">
      <w:pPr>
        <w:pStyle w:val="-"/>
        <w:rPr>
          <w:i/>
          <w:iCs/>
          <w:rPrChange w:id="139" w:author="Fan Quan" w:date="2020-09-03T19:00:00Z">
            <w:rPr/>
          </w:rPrChange>
        </w:rPr>
      </w:pPr>
      <w:r w:rsidRPr="00EA76AE">
        <w:rPr>
          <w:rFonts w:hint="eastAsia"/>
          <w:i/>
          <w:iCs/>
          <w:rPrChange w:id="140" w:author="Fan Quan" w:date="2020-09-03T19:00:00Z">
            <w:rPr>
              <w:rFonts w:hint="eastAsia"/>
            </w:rPr>
          </w:rPrChange>
        </w:rPr>
        <w:t>“</w:t>
      </w:r>
      <w:del w:id="141" w:author="Fan Quan" w:date="2020-09-03T19:00:00Z">
        <w:r w:rsidRPr="00EA76AE" w:rsidDel="00EA76AE">
          <w:rPr>
            <w:rFonts w:hint="eastAsia"/>
            <w:i/>
            <w:iCs/>
            <w:rPrChange w:id="142" w:author="Fan Quan" w:date="2020-09-03T19:00:00Z">
              <w:rPr>
                <w:rFonts w:hint="eastAsia"/>
              </w:rPr>
            </w:rPrChange>
          </w:rPr>
          <w:delText>我的天哪，</w:delText>
        </w:r>
      </w:del>
      <w:r w:rsidRPr="00EA76AE">
        <w:rPr>
          <w:rFonts w:hint="eastAsia"/>
          <w:i/>
          <w:iCs/>
          <w:rPrChange w:id="143" w:author="Fan Quan" w:date="2020-09-03T19:00:00Z">
            <w:rPr>
              <w:rFonts w:hint="eastAsia"/>
            </w:rPr>
          </w:rPrChange>
        </w:rPr>
        <w:t>死亡之后</w:t>
      </w:r>
      <w:ins w:id="144" w:author="Fan Quan" w:date="2020-09-03T19:00:00Z">
        <w:r w:rsidR="00EA76AE" w:rsidRPr="00EA76AE">
          <w:rPr>
            <w:rFonts w:hint="eastAsia"/>
            <w:i/>
            <w:iCs/>
            <w:rPrChange w:id="145" w:author="Fan Quan" w:date="2020-09-03T19:00:00Z">
              <w:rPr>
                <w:rFonts w:hint="eastAsia"/>
              </w:rPr>
            </w:rPrChange>
          </w:rPr>
          <w:t>我</w:t>
        </w:r>
      </w:ins>
      <w:r w:rsidR="00044C12" w:rsidRPr="00EA76AE">
        <w:rPr>
          <w:rFonts w:hint="eastAsia"/>
          <w:i/>
          <w:iCs/>
          <w:rPrChange w:id="146" w:author="Fan Quan" w:date="2020-09-03T19:00:00Z">
            <w:rPr>
              <w:rFonts w:hint="eastAsia"/>
            </w:rPr>
          </w:rPrChange>
        </w:rPr>
        <w:t>到底</w:t>
      </w:r>
      <w:r w:rsidRPr="00EA76AE">
        <w:rPr>
          <w:rFonts w:hint="eastAsia"/>
          <w:i/>
          <w:iCs/>
          <w:rPrChange w:id="147" w:author="Fan Quan" w:date="2020-09-03T19:00:00Z">
            <w:rPr>
              <w:rFonts w:hint="eastAsia"/>
            </w:rPr>
          </w:rPrChange>
        </w:rPr>
        <w:t>要怎么离开</w:t>
      </w:r>
      <w:r w:rsidR="00044C12" w:rsidRPr="00EA76AE">
        <w:rPr>
          <w:rFonts w:hint="eastAsia"/>
          <w:i/>
          <w:iCs/>
          <w:rPrChange w:id="148" w:author="Fan Quan" w:date="2020-09-03T19:00:00Z">
            <w:rPr>
              <w:rFonts w:hint="eastAsia"/>
            </w:rPr>
          </w:rPrChange>
        </w:rPr>
        <w:t>这个</w:t>
      </w:r>
      <w:r w:rsidRPr="00EA76AE">
        <w:rPr>
          <w:rFonts w:hint="eastAsia"/>
          <w:i/>
          <w:iCs/>
          <w:rPrChange w:id="149" w:author="Fan Quan" w:date="2020-09-03T19:00:00Z">
            <w:rPr>
              <w:rFonts w:hint="eastAsia"/>
            </w:rPr>
          </w:rPrChange>
        </w:rPr>
        <w:t>区域啊？”</w:t>
      </w:r>
    </w:p>
    <w:p w14:paraId="4029296F" w14:textId="0627601E" w:rsidR="00BC37EF" w:rsidRDefault="00BC37EF" w:rsidP="009B048E">
      <w:pPr>
        <w:pStyle w:val="-"/>
      </w:pPr>
    </w:p>
    <w:p w14:paraId="2F9F1BBE" w14:textId="11558B0E" w:rsidR="00BC37EF" w:rsidRDefault="00BC37EF" w:rsidP="009B048E">
      <w:pPr>
        <w:pStyle w:val="-"/>
      </w:pPr>
      <w:r>
        <w:rPr>
          <w:rFonts w:hint="eastAsia"/>
        </w:rPr>
        <w:t>我给了他们五天时间来玩《创</w:t>
      </w:r>
      <w:ins w:id="150" w:author="Fan Quan" w:date="2020-09-03T19:00:00Z">
        <w:r w:rsidR="00EA76AE">
          <w:rPr>
            <w:rFonts w:hint="eastAsia"/>
          </w:rPr>
          <w:t xml:space="preserve"> </w:t>
        </w:r>
      </w:ins>
      <w:r>
        <w:rPr>
          <w:rFonts w:hint="eastAsia"/>
        </w:rPr>
        <w:t>4</w:t>
      </w:r>
      <w:r>
        <w:rPr>
          <w:rFonts w:hint="eastAsia"/>
        </w:rPr>
        <w:t>》，让他们在这段时间里尽</w:t>
      </w:r>
      <w:r w:rsidR="00702F4F">
        <w:rPr>
          <w:rFonts w:hint="eastAsia"/>
        </w:rPr>
        <w:t>可能</w:t>
      </w:r>
      <w:r>
        <w:rPr>
          <w:rFonts w:hint="eastAsia"/>
        </w:rPr>
        <w:t>去推进游戏进度。</w:t>
      </w:r>
      <w:r w:rsidR="00702F4F">
        <w:rPr>
          <w:rFonts w:hint="eastAsia"/>
        </w:rPr>
        <w:t>后来我们在课堂上讨论的时候，有一些学生讲了他们怎样克服游戏里的一些困难</w:t>
      </w:r>
      <w:del w:id="151" w:author="Fan Quan" w:date="2020-09-03T19:01:00Z">
        <w:r w:rsidR="00702F4F" w:rsidDel="00480293">
          <w:rPr>
            <w:rFonts w:hint="eastAsia"/>
          </w:rPr>
          <w:delText>继续推下去</w:delText>
        </w:r>
      </w:del>
      <w:r w:rsidR="00702F4F">
        <w:rPr>
          <w:rFonts w:hint="eastAsia"/>
        </w:rPr>
        <w:t>，但大部分人</w:t>
      </w:r>
      <w:del w:id="152" w:author="Fan Quan" w:date="2020-09-03T19:01:00Z">
        <w:r w:rsidR="00702F4F" w:rsidDel="00480293">
          <w:rPr>
            <w:rFonts w:hint="eastAsia"/>
          </w:rPr>
          <w:delText>都</w:delText>
        </w:r>
      </w:del>
      <w:r w:rsidR="00702F4F">
        <w:rPr>
          <w:rFonts w:hint="eastAsia"/>
        </w:rPr>
        <w:t>还是被《创</w:t>
      </w:r>
      <w:ins w:id="153" w:author="Fan Quan" w:date="2020-09-03T19:01:00Z">
        <w:r w:rsidR="00480293">
          <w:rPr>
            <w:rFonts w:hint="eastAsia"/>
          </w:rPr>
          <w:t xml:space="preserve"> </w:t>
        </w:r>
      </w:ins>
      <w:r w:rsidR="00702F4F">
        <w:rPr>
          <w:rFonts w:hint="eastAsia"/>
        </w:rPr>
        <w:t>4</w:t>
      </w:r>
      <w:r w:rsidR="00702F4F">
        <w:rPr>
          <w:rFonts w:hint="eastAsia"/>
        </w:rPr>
        <w:t>》搞得很抓狂。有一个学生的说法是这样的，“对我们这代玩家来说，像《创</w:t>
      </w:r>
      <w:ins w:id="154" w:author="Fan Quan" w:date="2020-09-03T19:02:00Z">
        <w:r w:rsidR="00480293">
          <w:rPr>
            <w:rFonts w:hint="eastAsia"/>
          </w:rPr>
          <w:t xml:space="preserve"> </w:t>
        </w:r>
      </w:ins>
      <w:r w:rsidR="00702F4F">
        <w:rPr>
          <w:rFonts w:hint="eastAsia"/>
        </w:rPr>
        <w:t>4</w:t>
      </w:r>
      <w:r w:rsidR="00702F4F">
        <w:rPr>
          <w:rFonts w:hint="eastAsia"/>
        </w:rPr>
        <w:t>》这种</w:t>
      </w:r>
      <w:r w:rsidR="00702F4F">
        <w:rPr>
          <w:rFonts w:hint="eastAsia"/>
        </w:rPr>
        <w:t xml:space="preserve"> </w:t>
      </w:r>
      <w:r w:rsidR="00702F4F">
        <w:t xml:space="preserve">RPG </w:t>
      </w:r>
      <w:r w:rsidR="00702F4F">
        <w:rPr>
          <w:rFonts w:hint="eastAsia"/>
        </w:rPr>
        <w:t>真的很无聊，而且基本没法玩。”虽然这话让我挺受伤的，但我还是让他们讲讲</w:t>
      </w:r>
      <w:del w:id="155" w:author="Fan Quan" w:date="2020-09-03T19:03:00Z">
        <w:r w:rsidR="00702F4F" w:rsidDel="00480293">
          <w:rPr>
            <w:rFonts w:hint="eastAsia"/>
          </w:rPr>
          <w:delText>他们</w:delText>
        </w:r>
      </w:del>
      <w:r w:rsidR="00702F4F">
        <w:rPr>
          <w:rFonts w:hint="eastAsia"/>
        </w:rPr>
        <w:t>产生这种感受的原因。</w:t>
      </w:r>
    </w:p>
    <w:p w14:paraId="415E6866" w14:textId="5BB18C0E" w:rsidR="00702F4F" w:rsidRDefault="00702F4F" w:rsidP="009B048E">
      <w:pPr>
        <w:pStyle w:val="-"/>
      </w:pPr>
      <w:r>
        <w:rPr>
          <w:rFonts w:hint="eastAsia"/>
        </w:rPr>
        <w:t>总结下来他们感觉到的问题大体集中在界面设计、导航、战斗系统上，还有缺乏一个清晰的引导告</w:t>
      </w:r>
      <w:r>
        <w:rPr>
          <w:rFonts w:hint="eastAsia"/>
        </w:rPr>
        <w:lastRenderedPageBreak/>
        <w:t>诉他们该做什么和怎么去做。我之前给学生们发了《神秘主义哲理之书》和</w:t>
      </w:r>
      <w:r w:rsidR="005A7013">
        <w:rPr>
          <w:rFonts w:hint="eastAsia"/>
        </w:rPr>
        <w:t>《不列颠尼亚历史》的</w:t>
      </w:r>
      <w:r w:rsidR="005A7013">
        <w:rPr>
          <w:rFonts w:hint="eastAsia"/>
        </w:rPr>
        <w:t xml:space="preserve"> PD</w:t>
      </w:r>
      <w:r w:rsidR="00385906">
        <w:rPr>
          <w:rFonts w:hint="eastAsia"/>
        </w:rPr>
        <w:t>F</w:t>
      </w:r>
      <w:r w:rsidR="00385906">
        <w:t xml:space="preserve"> </w:t>
      </w:r>
      <w:r w:rsidR="005A7013">
        <w:rPr>
          <w:rFonts w:hint="eastAsia"/>
        </w:rPr>
        <w:t>版本，但是显然他们</w:t>
      </w:r>
      <w:del w:id="156" w:author="Fan Quan" w:date="2020-09-03T19:04:00Z">
        <w:r w:rsidR="005A7013" w:rsidDel="00CD470F">
          <w:rPr>
            <w:rFonts w:hint="eastAsia"/>
          </w:rPr>
          <w:delText>一个人都没</w:delText>
        </w:r>
      </w:del>
      <w:ins w:id="157" w:author="Fan Quan" w:date="2020-09-03T19:04:00Z">
        <w:r w:rsidR="00CD470F">
          <w:rPr>
            <w:rFonts w:hint="eastAsia"/>
          </w:rPr>
          <w:t>没有一个人</w:t>
        </w:r>
      </w:ins>
      <w:r w:rsidR="005A7013">
        <w:rPr>
          <w:rFonts w:hint="eastAsia"/>
        </w:rPr>
        <w:t>去读这两本书</w:t>
      </w:r>
      <w:del w:id="158" w:author="Fan Quan" w:date="2020-09-03T19:05:00Z">
        <w:r w:rsidR="005A7013" w:rsidDel="00CD470F">
          <w:rPr>
            <w:rFonts w:hint="eastAsia"/>
          </w:rPr>
          <w:delText>，</w:delText>
        </w:r>
      </w:del>
      <w:ins w:id="159" w:author="Fan Quan" w:date="2020-09-03T19:05:00Z">
        <w:r w:rsidR="00CD470F">
          <w:rPr>
            <w:rFonts w:hint="eastAsia"/>
          </w:rPr>
          <w:t>。</w:t>
        </w:r>
      </w:ins>
      <w:r w:rsidR="005A7013">
        <w:rPr>
          <w:rFonts w:hint="eastAsia"/>
        </w:rPr>
        <w:t>有一个学生还说</w:t>
      </w:r>
      <w:del w:id="160" w:author="Fan Quan" w:date="2020-09-03T19:06:00Z">
        <w:r w:rsidR="005A7013" w:rsidDel="00CD470F">
          <w:rPr>
            <w:rFonts w:hint="eastAsia"/>
          </w:rPr>
          <w:delText>，</w:delText>
        </w:r>
      </w:del>
      <w:ins w:id="161" w:author="Fan Quan" w:date="2020-09-03T19:06:00Z">
        <w:r w:rsidR="00CD470F">
          <w:rPr>
            <w:rFonts w:hint="eastAsia"/>
          </w:rPr>
          <w:t>：</w:t>
        </w:r>
      </w:ins>
      <w:r w:rsidR="005A7013">
        <w:rPr>
          <w:rFonts w:hint="eastAsia"/>
        </w:rPr>
        <w:t>“我以为这就是他们随</w:t>
      </w:r>
      <w:ins w:id="162" w:author="Fan Quan" w:date="2020-09-03T19:07:00Z">
        <w:r w:rsidR="00CD470F">
          <w:rPr>
            <w:rFonts w:hint="eastAsia"/>
          </w:rPr>
          <w:t>游戏</w:t>
        </w:r>
      </w:ins>
      <w:del w:id="163" w:author="Fan Quan" w:date="2020-09-03T19:07:00Z">
        <w:r w:rsidR="005A7013" w:rsidDel="00CD470F">
          <w:rPr>
            <w:rFonts w:hint="eastAsia"/>
          </w:rPr>
          <w:delText>盒</w:delText>
        </w:r>
      </w:del>
      <w:r w:rsidR="005A7013">
        <w:rPr>
          <w:rFonts w:hint="eastAsia"/>
        </w:rPr>
        <w:t>附送的一赠</w:t>
      </w:r>
      <w:r w:rsidR="00D66968">
        <w:rPr>
          <w:noProof/>
        </w:rPr>
        <mc:AlternateContent>
          <mc:Choice Requires="wps">
            <w:drawing>
              <wp:anchor distT="0" distB="0" distL="114300" distR="114300" simplePos="0" relativeHeight="251661312" behindDoc="0" locked="0" layoutInCell="1" allowOverlap="1" wp14:anchorId="1F50D0A9" wp14:editId="54A9F5B2">
                <wp:simplePos x="0" y="0"/>
                <wp:positionH relativeFrom="column">
                  <wp:posOffset>-1905</wp:posOffset>
                </wp:positionH>
                <wp:positionV relativeFrom="paragraph">
                  <wp:posOffset>4520565</wp:posOffset>
                </wp:positionV>
                <wp:extent cx="618871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6188710" cy="635"/>
                        </a:xfrm>
                        <a:prstGeom prst="rect">
                          <a:avLst/>
                        </a:prstGeom>
                        <a:solidFill>
                          <a:prstClr val="white"/>
                        </a:solidFill>
                        <a:ln>
                          <a:noFill/>
                        </a:ln>
                      </wps:spPr>
                      <wps:txbx>
                        <w:txbxContent>
                          <w:p w14:paraId="1F0DB10E" w14:textId="2D10FFB0" w:rsidR="00D66968" w:rsidRDefault="00D66968"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002DCA80" w14:textId="77777777" w:rsidR="00ED663E" w:rsidRPr="00ED663E" w:rsidRDefault="00ED663E" w:rsidP="00ED663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F50D0A9" id="_x0000_t202" coordsize="21600,21600" o:spt="202" path="m,l,21600r21600,l21600,xe">
                <v:stroke joinstyle="miter"/>
                <v:path gradientshapeok="t" o:connecttype="rect"/>
              </v:shapetype>
              <v:shape id="文本框 4" o:spid="_x0000_s1026" type="#_x0000_t202" style="position:absolute;left:0;text-align:left;margin-left:-.15pt;margin-top:355.95pt;width:487.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" stroked="f">
                <v:textbox style="mso-fit-shape-to-text:t" inset="0,0,0,0">
                  <w:txbxContent>
                    <w:p w14:paraId="1F0DB10E" w14:textId="2D10FFB0" w:rsidR="00D66968" w:rsidRDefault="00D66968" w:rsidP="00ED663E">
                      <w:pPr>
                        <w:pStyle w:val="af1"/>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这是《创世纪</w:t>
                      </w:r>
                      <w:r>
                        <w:rPr>
                          <w:rFonts w:hint="eastAsia"/>
                        </w:rPr>
                        <w:t xml:space="preserve"> </w:t>
                      </w:r>
                      <w:r>
                        <w:t>4</w:t>
                      </w:r>
                      <w:r>
                        <w:rPr>
                          <w:rFonts w:hint="eastAsia"/>
                        </w:rPr>
                        <w:t>》游戏附赠的手册《不列颠尼亚历史》中的两页。</w:t>
                      </w:r>
                    </w:p>
                    <w:p w14:paraId="002DCA80" w14:textId="77777777" w:rsidR="00ED663E" w:rsidRPr="00ED663E" w:rsidRDefault="00ED663E" w:rsidP="00ED663E"/>
                  </w:txbxContent>
                </v:textbox>
                <w10:wrap type="topAndBottom"/>
              </v:shape>
            </w:pict>
          </mc:Fallback>
        </mc:AlternateContent>
      </w:r>
      <w:r w:rsidR="00D66968">
        <w:rPr>
          <w:rFonts w:hint="eastAsia"/>
          <w:noProof/>
        </w:rPr>
        <mc:AlternateContent>
          <mc:Choice Requires="wpg">
            <w:drawing>
              <wp:anchor distT="0" distB="0" distL="114300" distR="114300" simplePos="0" relativeHeight="251659264" behindDoc="0" locked="0" layoutInCell="1" allowOverlap="1" wp14:anchorId="0B26D37E" wp14:editId="5631E2CC">
                <wp:simplePos x="0" y="0"/>
                <wp:positionH relativeFrom="column">
                  <wp:posOffset>-1988</wp:posOffset>
                </wp:positionH>
                <wp:positionV relativeFrom="paragraph">
                  <wp:posOffset>0</wp:posOffset>
                </wp:positionV>
                <wp:extent cx="6188765" cy="4463443"/>
                <wp:effectExtent l="0" t="0" r="2540" b="0"/>
                <wp:wrapTopAndBottom/>
                <wp:docPr id="3" name="组合 3"/>
                <wp:cNvGraphicFramePr/>
                <a:graphic xmlns:a="http://schemas.openxmlformats.org/drawingml/2006/main">
                  <a:graphicData uri="http://schemas.microsoft.com/office/word/2010/wordprocessingGroup">
                    <wpg:wgp>
                      <wpg:cNvGrpSpPr/>
                      <wpg:grpSpPr>
                        <a:xfrm>
                          <a:off x="0" y="0"/>
                          <a:ext cx="6188727" cy="4463415"/>
                          <a:chOff x="0" y="0"/>
                          <a:chExt cx="6188727" cy="4463415"/>
                        </a:xfrm>
                      </wpg:grpSpPr>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3140802" y="0"/>
                            <a:ext cx="3047925" cy="4463415"/>
                          </a:xfrm>
                          <a:prstGeom prst="rect">
                            <a:avLst/>
                          </a:prstGeom>
                        </pic:spPr>
                      </pic:pic>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rcRect/>
                          <a:stretch/>
                        </pic:blipFill>
                        <pic:spPr>
                          <a:xfrm>
                            <a:off x="0" y="16018"/>
                            <a:ext cx="2957830" cy="4447309"/>
                          </a:xfrm>
                          <a:prstGeom prst="rect">
                            <a:avLst/>
                          </a:prstGeom>
                        </pic:spPr>
                      </pic:pic>
                    </wpg:wgp>
                  </a:graphicData>
                </a:graphic>
              </wp:anchor>
            </w:drawing>
          </mc:Choice>
          <mc:Fallback>
            <w:pict>
              <v:group w14:anchorId="162732BC" id="组合 3" o:spid="_x0000_s1026" style="position:absolute;left:0;text-align:left;margin-left:-.15pt;margin-top:0;width:487.3pt;height:351.45pt;z-index:251659264" coordsize="61887,446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QAAAAAAf/b&#10;AEMABgQEBwQHCQgICQwLDAsMDA0NDQ0ODgwMEBAPEhEODw8UFBMREhQUFBsXEhcZGRkZHh0fHx8d&#10;Hx8fHx8fHx8fH//bAEMBBwYGCAcIEQ4OExoVERUaHyMaGhofHx8fIh8fHx8fHx8fHx8fHyYmJiYm&#10;HywsLCwsLCwsLCwsLCwsLCwsLCwsLP/bAEMCBwYGCAcIEQ4OExoVERUaHyMaGhofHx8fIh8fHx8f&#10;Hx8fHx8fHyYmJiYmHywsLCwsLCwsLCwsLCwsLCwsLCwsLP/AABEIBO8DSAMAIgABEQECEQL/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31408;width:30479;height:44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">
                  <v:imagedata r:id="rId11" o:title=""/>
                </v:shape>
                <v:shape id="图片 1" o:spid="_x0000_s1028" type="#_x0000_t75" style="position:absolute;top:160;width:29578;height:44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">
                  <v:imagedata r:id="rId12" o:title=""/>
                </v:shape>
                <w10:wrap type="topAndBottom"/>
              </v:group>
            </w:pict>
          </mc:Fallback>
        </mc:AlternateContent>
      </w:r>
      <w:r w:rsidR="005A7013">
        <w:rPr>
          <w:rFonts w:hint="eastAsia"/>
        </w:rPr>
        <w:t>品。“</w:t>
      </w:r>
    </w:p>
    <w:p w14:paraId="2FDC1AC1" w14:textId="6023090C" w:rsidR="0032425D" w:rsidRDefault="00DB6A46" w:rsidP="009B048E">
      <w:pPr>
        <w:pStyle w:val="-"/>
      </w:pPr>
      <w:r>
        <w:rPr>
          <w:rFonts w:hint="eastAsia"/>
        </w:rPr>
        <w:t>“对，”我说，“制作组送给你是希望你能读一下。”他说：“哇噢</w:t>
      </w:r>
      <w:del w:id="164" w:author="Fan Quan" w:date="2020-09-03T19:08:00Z">
        <w:r w:rsidDel="0096662C">
          <w:rPr>
            <w:rFonts w:hint="eastAsia"/>
          </w:rPr>
          <w:delText>真的吗</w:delText>
        </w:r>
      </w:del>
      <w:r>
        <w:rPr>
          <w:rFonts w:hint="eastAsia"/>
        </w:rPr>
        <w:t>。”</w:t>
      </w:r>
    </w:p>
    <w:p w14:paraId="5C503382" w14:textId="4B9B31A3" w:rsidR="0032425D" w:rsidRDefault="0032425D" w:rsidP="009B048E">
      <w:pPr>
        <w:pStyle w:val="-"/>
      </w:pPr>
      <w:commentRangeStart w:id="165"/>
      <w:r>
        <w:rPr>
          <w:rFonts w:hint="eastAsia"/>
        </w:rPr>
        <w:t>他们遇到的一部分困难终是归咎于我</w:t>
      </w:r>
      <w:ins w:id="166" w:author="Fan Quan" w:date="2020-09-03T19:11:00Z">
        <w:r w:rsidR="00D61895">
          <w:rPr>
            <w:rFonts w:hint="eastAsia"/>
          </w:rPr>
          <w:t>失败</w:t>
        </w:r>
      </w:ins>
      <w:r>
        <w:rPr>
          <w:rFonts w:hint="eastAsia"/>
        </w:rPr>
        <w:t>的教学</w:t>
      </w:r>
      <w:del w:id="167" w:author="Fan Quan" w:date="2020-09-03T19:11:00Z">
        <w:r w:rsidDel="00D61895">
          <w:rPr>
            <w:rFonts w:hint="eastAsia"/>
          </w:rPr>
          <w:delText>和引导</w:delText>
        </w:r>
      </w:del>
      <w:r>
        <w:rPr>
          <w:rFonts w:hint="eastAsia"/>
        </w:rPr>
        <w:t>。在布置下去这个作业之前，其实我应该让他们准备得更加充分一点。</w:t>
      </w:r>
      <w:ins w:id="168" w:author="Fan Quan" w:date="2020-09-03T19:14:00Z">
        <w:r w:rsidR="00323E25">
          <w:rPr>
            <w:rFonts w:hint="eastAsia"/>
          </w:rPr>
          <w:t>我比较抵触手把手地教学，因为过去我觉得给他们</w:t>
        </w:r>
      </w:ins>
      <w:ins w:id="169" w:author="Fan Quan" w:date="2020-09-03T19:15:00Z">
        <w:r w:rsidR="00323E25">
          <w:rPr>
            <w:rFonts w:hint="eastAsia"/>
          </w:rPr>
          <w:t>踹到不列颠尼亚自己挣扎去更有效。</w:t>
        </w:r>
      </w:ins>
      <w:ins w:id="170" w:author="Fan Quan" w:date="2020-09-03T19:16:00Z">
        <w:r w:rsidR="00323E25">
          <w:rPr>
            <w:rFonts w:hint="eastAsia"/>
          </w:rPr>
          <w:t>自己领会游戏系统，懂得利用游戏机制才能不断进步。</w:t>
        </w:r>
      </w:ins>
      <w:commentRangeStart w:id="171"/>
      <w:del w:id="172" w:author="Fan Quan" w:date="2020-09-03T19:17:00Z">
        <w:r w:rsidRPr="00323E25" w:rsidDel="006E0FE8">
          <w:rPr>
            <w:rFonts w:hint="eastAsia"/>
            <w:strike/>
            <w:rPrChange w:id="173" w:author="Fan Quan" w:date="2020-09-03T19:15:00Z">
              <w:rPr>
                <w:rFonts w:hint="eastAsia"/>
              </w:rPr>
            </w:rPrChange>
          </w:rPr>
          <w:delText>但是当时我选择不</w:delText>
        </w:r>
        <w:r w:rsidR="00C03168" w:rsidRPr="00323E25" w:rsidDel="006E0FE8">
          <w:rPr>
            <w:rFonts w:hint="eastAsia"/>
            <w:strike/>
            <w:rPrChange w:id="174" w:author="Fan Quan" w:date="2020-09-03T19:15:00Z">
              <w:rPr>
                <w:rFonts w:hint="eastAsia"/>
              </w:rPr>
            </w:rPrChange>
          </w:rPr>
          <w:delText>从旁协助，就让他们自己一头</w:delText>
        </w:r>
        <w:r w:rsidR="007D0EDC" w:rsidRPr="00323E25" w:rsidDel="006E0FE8">
          <w:rPr>
            <w:rFonts w:hint="eastAsia"/>
            <w:strike/>
            <w:rPrChange w:id="175" w:author="Fan Quan" w:date="2020-09-03T19:15:00Z">
              <w:rPr>
                <w:rFonts w:hint="eastAsia"/>
              </w:rPr>
            </w:rPrChange>
          </w:rPr>
          <w:delText>扎</w:delText>
        </w:r>
        <w:r w:rsidR="00C03168" w:rsidRPr="00323E25" w:rsidDel="006E0FE8">
          <w:rPr>
            <w:rFonts w:hint="eastAsia"/>
            <w:strike/>
            <w:rPrChange w:id="176" w:author="Fan Quan" w:date="2020-09-03T19:15:00Z">
              <w:rPr>
                <w:rFonts w:hint="eastAsia"/>
              </w:rPr>
            </w:rPrChange>
          </w:rPr>
          <w:delText>进不列颠尼亚的世界，打个比方，就像是把雏鸟扔下悬崖，让他们自己去挣扎、领会，理解整个游戏系统和机制，最后学会如何前进。</w:delText>
        </w:r>
        <w:commentRangeEnd w:id="171"/>
        <w:r w:rsidR="00323E25" w:rsidDel="006E0FE8">
          <w:rPr>
            <w:rStyle w:val="af4"/>
            <w:rFonts w:asciiTheme="minorHAnsi" w:eastAsiaTheme="minorEastAsia" w:hAnsiTheme="minorHAnsi"/>
          </w:rPr>
          <w:commentReference w:id="171"/>
        </w:r>
      </w:del>
      <w:r w:rsidR="00C03168">
        <w:rPr>
          <w:rFonts w:hint="eastAsia"/>
        </w:rPr>
        <w:t>对于一个常年玩《使命召唤》（</w:t>
      </w:r>
      <w:r w:rsidR="00C03168">
        <w:rPr>
          <w:rFonts w:hint="eastAsia"/>
        </w:rPr>
        <w:t>Call</w:t>
      </w:r>
      <w:r w:rsidR="00C03168">
        <w:t xml:space="preserve"> </w:t>
      </w:r>
      <w:r w:rsidR="00C03168">
        <w:rPr>
          <w:rFonts w:hint="eastAsia"/>
        </w:rPr>
        <w:t>of</w:t>
      </w:r>
      <w:r w:rsidR="00C03168">
        <w:t xml:space="preserve"> </w:t>
      </w:r>
      <w:r w:rsidR="00C03168">
        <w:rPr>
          <w:rFonts w:hint="eastAsia"/>
        </w:rPr>
        <w:t>Duty</w:t>
      </w:r>
      <w:r w:rsidR="00C03168">
        <w:rPr>
          <w:rFonts w:hint="eastAsia"/>
        </w:rPr>
        <w:t>）的</w:t>
      </w:r>
      <w:ins w:id="177" w:author="Fan Quan" w:date="2020-09-03T19:17:00Z">
        <w:r w:rsidR="006E0FE8">
          <w:rPr>
            <w:rFonts w:hint="eastAsia"/>
          </w:rPr>
          <w:t xml:space="preserve"> </w:t>
        </w:r>
        <w:r w:rsidR="006E0FE8">
          <w:t xml:space="preserve">19 </w:t>
        </w:r>
        <w:r w:rsidR="006E0FE8">
          <w:rPr>
            <w:rFonts w:hint="eastAsia"/>
          </w:rPr>
          <w:t>岁的年轻玩家</w:t>
        </w:r>
      </w:ins>
      <w:del w:id="178" w:author="Fan Quan" w:date="2020-09-03T19:17:00Z">
        <w:r w:rsidR="00C03168" w:rsidDel="006E0FE8">
          <w:rPr>
            <w:rFonts w:hint="eastAsia"/>
          </w:rPr>
          <w:delText>人</w:delText>
        </w:r>
      </w:del>
      <w:r w:rsidR="00C03168">
        <w:rPr>
          <w:rFonts w:hint="eastAsia"/>
        </w:rPr>
        <w:t>来说，</w:t>
      </w:r>
      <w:del w:id="179" w:author="Fan Quan" w:date="2020-09-03T19:17:00Z">
        <w:r w:rsidR="00C03168" w:rsidDel="006E0FE8">
          <w:rPr>
            <w:rFonts w:hint="eastAsia"/>
          </w:rPr>
          <w:delText>像</w:delText>
        </w:r>
      </w:del>
      <w:r w:rsidR="00C03168">
        <w:rPr>
          <w:rFonts w:hint="eastAsia"/>
        </w:rPr>
        <w:t>《创</w:t>
      </w:r>
      <w:ins w:id="180" w:author="Fan Quan" w:date="2020-09-03T19:16:00Z">
        <w:r w:rsidR="00323E25">
          <w:rPr>
            <w:rFonts w:hint="eastAsia"/>
          </w:rPr>
          <w:t xml:space="preserve"> </w:t>
        </w:r>
      </w:ins>
      <w:r w:rsidR="00C03168">
        <w:rPr>
          <w:rFonts w:hint="eastAsia"/>
        </w:rPr>
        <w:t>4</w:t>
      </w:r>
      <w:r w:rsidR="00C03168">
        <w:rPr>
          <w:rFonts w:hint="eastAsia"/>
        </w:rPr>
        <w:t>》</w:t>
      </w:r>
      <w:ins w:id="181" w:author="Fan Quan" w:date="2020-09-03T19:17:00Z">
        <w:r w:rsidR="006E0FE8">
          <w:rPr>
            <w:rFonts w:hint="eastAsia"/>
          </w:rPr>
          <w:t>可能是一作难以攀登的高山</w:t>
        </w:r>
      </w:ins>
      <w:del w:id="182" w:author="Fan Quan" w:date="2020-09-03T19:17:00Z">
        <w:r w:rsidR="00C03168" w:rsidDel="006E0FE8">
          <w:rPr>
            <w:rFonts w:hint="eastAsia"/>
          </w:rPr>
          <w:delText>这样全新的种类确实难以攻克</w:delText>
        </w:r>
      </w:del>
      <w:r w:rsidR="00C03168">
        <w:rPr>
          <w:rFonts w:hint="eastAsia"/>
        </w:rPr>
        <w:t>，但是值得付出努力。</w:t>
      </w:r>
      <w:commentRangeEnd w:id="165"/>
      <w:r w:rsidR="006E0FE8">
        <w:rPr>
          <w:rStyle w:val="af4"/>
          <w:rFonts w:asciiTheme="minorHAnsi" w:eastAsiaTheme="minorEastAsia" w:hAnsiTheme="minorHAnsi"/>
        </w:rPr>
        <w:commentReference w:id="165"/>
      </w:r>
    </w:p>
    <w:p w14:paraId="4D61C1AD" w14:textId="732758EA" w:rsidR="00C03168" w:rsidRDefault="004C6F28" w:rsidP="009B048E">
      <w:pPr>
        <w:pStyle w:val="-"/>
      </w:pPr>
      <w:ins w:id="183" w:author="Fan Quan" w:date="2020-09-03T19:22:00Z">
        <w:r>
          <w:rPr>
            <w:rFonts w:hint="eastAsia"/>
          </w:rPr>
          <w:t>至少</w:t>
        </w:r>
      </w:ins>
      <w:r w:rsidR="00C03168">
        <w:rPr>
          <w:rFonts w:hint="eastAsia"/>
        </w:rPr>
        <w:t>以前这种</w:t>
      </w:r>
      <w:ins w:id="184" w:author="Fan Quan" w:date="2020-09-03T19:22:00Z">
        <w:r>
          <w:rPr>
            <w:rFonts w:hint="eastAsia"/>
          </w:rPr>
          <w:t>想</w:t>
        </w:r>
      </w:ins>
      <w:del w:id="185" w:author="Fan Quan" w:date="2020-09-03T19:22:00Z">
        <w:r w:rsidR="00C03168" w:rsidDel="004C6F28">
          <w:rPr>
            <w:rFonts w:hint="eastAsia"/>
          </w:rPr>
          <w:delText>做</w:delText>
        </w:r>
      </w:del>
      <w:r w:rsidR="00C03168">
        <w:rPr>
          <w:rFonts w:hint="eastAsia"/>
        </w:rPr>
        <w:t>法是挺有用的</w:t>
      </w:r>
      <w:del w:id="186" w:author="Fan Quan" w:date="2020-09-03T19:22:00Z">
        <w:r w:rsidR="00C03168" w:rsidDel="004C6F28">
          <w:rPr>
            <w:rFonts w:hint="eastAsia"/>
          </w:rPr>
          <w:delText>，也让我把这种教学思路延续了下去</w:delText>
        </w:r>
      </w:del>
      <w:r w:rsidR="00C03168">
        <w:rPr>
          <w:rFonts w:hint="eastAsia"/>
        </w:rPr>
        <w:t>。但是我发现对现在的学生来说，游戏所要求的</w:t>
      </w:r>
      <w:del w:id="187" w:author="Fan Quan" w:date="2020-09-03T19:23:00Z">
        <w:r w:rsidR="00C03168" w:rsidDel="004C6F28">
          <w:rPr>
            <w:rFonts w:hint="eastAsia"/>
          </w:rPr>
          <w:delText>条件</w:delText>
        </w:r>
      </w:del>
      <w:ins w:id="188" w:author="Fan Quan" w:date="2020-09-03T19:23:00Z">
        <w:r>
          <w:rPr>
            <w:rFonts w:hint="eastAsia"/>
          </w:rPr>
          <w:t>读写能力</w:t>
        </w:r>
      </w:ins>
      <w:r w:rsidR="00C03168">
        <w:rPr>
          <w:rFonts w:hint="eastAsia"/>
        </w:rPr>
        <w:t>他们确实不具备。</w:t>
      </w:r>
      <w:del w:id="189" w:author="Fan Quan" w:date="2020-09-03T19:23:00Z">
        <w:r w:rsidR="00C03168" w:rsidDel="004C6F28">
          <w:rPr>
            <w:rFonts w:hint="eastAsia"/>
          </w:rPr>
          <w:delText>他们都是非常富有激情的玩家，</w:delText>
        </w:r>
      </w:del>
      <w:ins w:id="190" w:author="Fan Quan" w:date="2020-09-03T19:23:00Z">
        <w:r>
          <w:rPr>
            <w:rFonts w:hint="eastAsia"/>
          </w:rPr>
          <w:t>这些</w:t>
        </w:r>
      </w:ins>
      <w:ins w:id="191" w:author="Fan Quan" w:date="2020-09-03T19:24:00Z">
        <w:r>
          <w:rPr>
            <w:rFonts w:hint="eastAsia"/>
          </w:rPr>
          <w:t>热忱的玩家希望尝试一些新的东西，但是</w:t>
        </w:r>
      </w:ins>
      <w:del w:id="192" w:author="Fan Quan" w:date="2020-09-03T19:24:00Z">
        <w:r w:rsidR="00C03168" w:rsidDel="004C6F28">
          <w:rPr>
            <w:rFonts w:hint="eastAsia"/>
          </w:rPr>
          <w:delText>也愿意尝试新鲜事物。</w:delText>
        </w:r>
      </w:del>
      <w:ins w:id="193" w:author="Fan Quan" w:date="2020-09-03T19:24:00Z">
        <w:r>
          <w:rPr>
            <w:rFonts w:hint="eastAsia"/>
          </w:rPr>
          <w:t>，</w:t>
        </w:r>
      </w:ins>
      <w:r w:rsidR="00C03168">
        <w:rPr>
          <w:rFonts w:hint="eastAsia"/>
        </w:rPr>
        <w:t>然而</w:t>
      </w:r>
      <w:ins w:id="194" w:author="Fan Quan" w:date="2020-09-03T19:26:00Z">
        <w:r w:rsidR="00C8515B">
          <w:rPr>
            <w:rFonts w:hint="eastAsia"/>
          </w:rPr>
          <w:t>像是</w:t>
        </w:r>
      </w:ins>
      <w:r w:rsidR="00C03168">
        <w:rPr>
          <w:rFonts w:hint="eastAsia"/>
        </w:rPr>
        <w:t>《创</w:t>
      </w:r>
      <w:ins w:id="195" w:author="Fan Quan" w:date="2020-09-03T19:26:00Z">
        <w:r w:rsidR="00C8515B">
          <w:rPr>
            <w:rFonts w:hint="eastAsia"/>
          </w:rPr>
          <w:t xml:space="preserve"> </w:t>
        </w:r>
      </w:ins>
      <w:r w:rsidR="00C03168">
        <w:rPr>
          <w:rFonts w:hint="eastAsia"/>
        </w:rPr>
        <w:t>4</w:t>
      </w:r>
      <w:r w:rsidR="00C03168">
        <w:rPr>
          <w:rFonts w:hint="eastAsia"/>
        </w:rPr>
        <w:t>》</w:t>
      </w:r>
      <w:ins w:id="196" w:author="Fan Quan" w:date="2020-09-03T19:26:00Z">
        <w:r w:rsidR="00C8515B">
          <w:rPr>
            <w:rFonts w:hint="eastAsia"/>
          </w:rPr>
          <w:t>这种游戏</w:t>
        </w:r>
      </w:ins>
      <w:r w:rsidR="00C03168">
        <w:rPr>
          <w:rFonts w:hint="eastAsia"/>
        </w:rPr>
        <w:t>需要玩家具备的</w:t>
      </w:r>
      <w:ins w:id="197" w:author="Fan Quan" w:date="2020-09-03T19:26:00Z">
        <w:r w:rsidR="00C8515B">
          <w:rPr>
            <w:rFonts w:hint="eastAsia"/>
          </w:rPr>
          <w:t>技能树</w:t>
        </w:r>
      </w:ins>
      <w:del w:id="198" w:author="Fan Quan" w:date="2020-09-03T19:26:00Z">
        <w:r w:rsidR="00C03168" w:rsidDel="00C8515B">
          <w:rPr>
            <w:rFonts w:hint="eastAsia"/>
          </w:rPr>
          <w:delText>游戏技巧</w:delText>
        </w:r>
      </w:del>
      <w:r w:rsidR="00C03168">
        <w:rPr>
          <w:rFonts w:hint="eastAsia"/>
        </w:rPr>
        <w:t>，</w:t>
      </w:r>
      <w:del w:id="199" w:author="Fan Quan" w:date="2020-09-03T19:26:00Z">
        <w:r w:rsidR="00C03168" w:rsidDel="00C8515B">
          <w:rPr>
            <w:rFonts w:hint="eastAsia"/>
          </w:rPr>
          <w:delText>还有制作人预设玩家</w:delText>
        </w:r>
      </w:del>
      <w:ins w:id="200" w:author="Fan Quan" w:date="2020-09-03T19:27:00Z">
        <w:r w:rsidR="00C8515B">
          <w:rPr>
            <w:rFonts w:hint="eastAsia"/>
          </w:rPr>
          <w:t>游戏基于的</w:t>
        </w:r>
      </w:ins>
      <w:del w:id="201" w:author="Fan Quan" w:date="2020-09-03T19:27:00Z">
        <w:r w:rsidR="00C03168" w:rsidDel="00C8515B">
          <w:rPr>
            <w:rFonts w:hint="eastAsia"/>
          </w:rPr>
          <w:delText>会明白的</w:delText>
        </w:r>
      </w:del>
      <w:r w:rsidR="00C03168">
        <w:rPr>
          <w:rFonts w:hint="eastAsia"/>
        </w:rPr>
        <w:t>一些</w:t>
      </w:r>
      <w:ins w:id="202" w:author="Fan Quan" w:date="2020-09-03T19:27:00Z">
        <w:r w:rsidR="007E348D">
          <w:rPr>
            <w:rFonts w:hint="eastAsia"/>
          </w:rPr>
          <w:t>隐含知识</w:t>
        </w:r>
      </w:ins>
      <w:del w:id="203" w:author="Fan Quan" w:date="2020-09-03T19:27:00Z">
        <w:r w:rsidR="00C03168" w:rsidDel="00C8515B">
          <w:rPr>
            <w:rFonts w:hint="eastAsia"/>
          </w:rPr>
          <w:delText>东西</w:delText>
        </w:r>
      </w:del>
      <w:r w:rsidR="00C03168">
        <w:rPr>
          <w:rFonts w:hint="eastAsia"/>
        </w:rPr>
        <w:t>对</w:t>
      </w:r>
      <w:r w:rsidR="00933373">
        <w:rPr>
          <w:rFonts w:hint="eastAsia"/>
        </w:rPr>
        <w:t>我的学生</w:t>
      </w:r>
      <w:r w:rsidR="00775EC8">
        <w:rPr>
          <w:rFonts w:hint="eastAsia"/>
        </w:rPr>
        <w:t>而言</w:t>
      </w:r>
      <w:r w:rsidR="00C03168">
        <w:rPr>
          <w:rFonts w:hint="eastAsia"/>
        </w:rPr>
        <w:t>太过陌生，以至于他们</w:t>
      </w:r>
      <w:del w:id="204" w:author="Fan Quan" w:date="2020-09-03T19:27:00Z">
        <w:r w:rsidR="00C03168" w:rsidDel="007E348D">
          <w:rPr>
            <w:rFonts w:hint="eastAsia"/>
          </w:rPr>
          <w:delText>手中这款游戏</w:delText>
        </w:r>
      </w:del>
      <w:r w:rsidR="00C03168">
        <w:rPr>
          <w:rFonts w:hint="eastAsia"/>
        </w:rPr>
        <w:t>几乎</w:t>
      </w:r>
      <w:del w:id="205" w:author="Fan Quan" w:date="2020-09-03T19:27:00Z">
        <w:r w:rsidR="00C03168" w:rsidDel="007E348D">
          <w:rPr>
            <w:rFonts w:hint="eastAsia"/>
          </w:rPr>
          <w:delText>是</w:delText>
        </w:r>
      </w:del>
      <w:r w:rsidR="00775EC8">
        <w:rPr>
          <w:rFonts w:hint="eastAsia"/>
        </w:rPr>
        <w:t>玩不下去</w:t>
      </w:r>
      <w:ins w:id="206" w:author="Fan Quan" w:date="2020-09-03T19:28:00Z">
        <w:r w:rsidR="007E348D">
          <w:rPr>
            <w:rFonts w:hint="eastAsia"/>
          </w:rPr>
          <w:t>这种游戏</w:t>
        </w:r>
      </w:ins>
      <w:del w:id="207" w:author="Fan Quan" w:date="2020-09-03T19:27:00Z">
        <w:r w:rsidR="00C03168" w:rsidDel="007E348D">
          <w:rPr>
            <w:rFonts w:hint="eastAsia"/>
          </w:rPr>
          <w:delText>的</w:delText>
        </w:r>
      </w:del>
      <w:r w:rsidR="00C03168">
        <w:rPr>
          <w:rFonts w:hint="eastAsia"/>
        </w:rPr>
        <w:t>。</w:t>
      </w:r>
    </w:p>
    <w:p w14:paraId="52FC72CE" w14:textId="69E18A99" w:rsidR="00C03168" w:rsidRDefault="00E809A6" w:rsidP="009B048E">
      <w:pPr>
        <w:pStyle w:val="-"/>
      </w:pPr>
      <w:r>
        <w:rPr>
          <w:rFonts w:hint="eastAsia"/>
        </w:rPr>
        <w:t>即使后来他们学会制作药剂、和村民对话，也会把对话内容记下来，也体验不到多少乐趣了。他们还是想要屏幕角落里的地图，想要任务进度显示条，想要丰富的战斗，还有教学，而不是一个玩起来像是在写作业一样的游戏。</w:t>
      </w:r>
      <w:r w:rsidR="00C03168">
        <w:rPr>
          <w:rFonts w:hint="eastAsia"/>
        </w:rPr>
        <w:t>这些话</w:t>
      </w:r>
      <w:r>
        <w:rPr>
          <w:rFonts w:hint="eastAsia"/>
        </w:rPr>
        <w:t>听起来刺耳，但是事实。</w:t>
      </w:r>
    </w:p>
    <w:p w14:paraId="77CE60C1" w14:textId="4B4D2717" w:rsidR="00E809A6" w:rsidRDefault="00E809A6" w:rsidP="009B048E">
      <w:pPr>
        <w:pStyle w:val="-"/>
      </w:pPr>
      <w:r>
        <w:rPr>
          <w:rFonts w:hint="eastAsia"/>
        </w:rPr>
        <w:t>以后我还是会继续在我的课上介绍《创</w:t>
      </w:r>
      <w:r>
        <w:rPr>
          <w:rFonts w:hint="eastAsia"/>
        </w:rPr>
        <w:t>4</w:t>
      </w:r>
      <w:r>
        <w:rPr>
          <w:rFonts w:hint="eastAsia"/>
        </w:rPr>
        <w:t>》，让学生们去玩，因为这个系列是业界的奠基石</w:t>
      </w:r>
      <w:r w:rsidR="00FB43C3">
        <w:rPr>
          <w:rFonts w:hint="eastAsia"/>
        </w:rPr>
        <w:t>之一</w:t>
      </w:r>
      <w:r>
        <w:rPr>
          <w:rFonts w:hint="eastAsia"/>
        </w:rPr>
        <w:t>，不能简单一笔带过。而且我决定要试试新的教学方法。只是我有些哀伤地想着</w:t>
      </w:r>
      <w:r w:rsidR="00FB43C3">
        <w:rPr>
          <w:rFonts w:hint="eastAsia"/>
        </w:rPr>
        <w:t>，</w:t>
      </w:r>
      <w:r>
        <w:rPr>
          <w:rFonts w:hint="eastAsia"/>
        </w:rPr>
        <w:t>我们这一代会在网格纸上画地图的玩家和新世代之间的代沟是否已经到了无法弥合的程度。</w:t>
      </w:r>
    </w:p>
    <w:p w14:paraId="36AA1B9A" w14:textId="0C8F0958" w:rsidR="00E809A6" w:rsidRDefault="00E809A6" w:rsidP="009B048E">
      <w:pPr>
        <w:pStyle w:val="-"/>
      </w:pPr>
      <w:r>
        <w:rPr>
          <w:rFonts w:hint="eastAsia"/>
        </w:rPr>
        <w:t>当然所有的老游戏依然有它们的价值在，我不</w:t>
      </w:r>
      <w:r>
        <w:rPr>
          <w:rFonts w:hint="eastAsia"/>
        </w:rPr>
        <w:lastRenderedPageBreak/>
        <w:t>是说要把它们气若敝屣。</w:t>
      </w:r>
    </w:p>
    <w:p w14:paraId="1C574EC4" w14:textId="66662ED0" w:rsidR="00E809A6" w:rsidRDefault="00E809A6" w:rsidP="009B048E">
      <w:pPr>
        <w:pStyle w:val="-"/>
      </w:pPr>
      <w:r>
        <w:rPr>
          <w:rFonts w:hint="eastAsia"/>
        </w:rPr>
        <w:t>但我想，如果我们做学术的人还想让学生知道为什么这些游戏曾经在历史上闪光，还想要把这些东西传承下去，就不能再像我过去那样</w:t>
      </w:r>
      <w:r w:rsidR="00FB43C3">
        <w:rPr>
          <w:rFonts w:hint="eastAsia"/>
        </w:rPr>
        <w:t>，</w:t>
      </w:r>
      <w:r>
        <w:rPr>
          <w:rFonts w:hint="eastAsia"/>
        </w:rPr>
        <w:t>把游戏扔给学生之后</w:t>
      </w:r>
      <w:r w:rsidR="00802BA7">
        <w:rPr>
          <w:rFonts w:hint="eastAsia"/>
        </w:rPr>
        <w:t>就撒手不管</w:t>
      </w:r>
      <w:r>
        <w:rPr>
          <w:rFonts w:hint="eastAsia"/>
        </w:rPr>
        <w:t>了。对于我的教学来说，我得达到一种平衡，</w:t>
      </w:r>
      <w:r w:rsidR="008F7CD6">
        <w:rPr>
          <w:rFonts w:hint="eastAsia"/>
        </w:rPr>
        <w:t>既能</w:t>
      </w:r>
      <w:r w:rsidR="00802BA7">
        <w:rPr>
          <w:rFonts w:hint="eastAsia"/>
        </w:rPr>
        <w:t>让学生在游戏中有个人独立的学习和发现，又能</w:t>
      </w:r>
      <w:r w:rsidR="008F7CD6">
        <w:rPr>
          <w:rFonts w:hint="eastAsia"/>
        </w:rPr>
        <w:t>适时提供给</w:t>
      </w:r>
      <w:r w:rsidR="00802BA7">
        <w:rPr>
          <w:rFonts w:hint="eastAsia"/>
        </w:rPr>
        <w:t>他们</w:t>
      </w:r>
      <w:r w:rsidR="008F7CD6">
        <w:rPr>
          <w:rFonts w:hint="eastAsia"/>
        </w:rPr>
        <w:t>一些基础游戏技巧上的帮助。</w:t>
      </w:r>
    </w:p>
    <w:p w14:paraId="11FD0D6F" w14:textId="791EC417" w:rsidR="008F7CD6" w:rsidRDefault="008F7CD6" w:rsidP="009B048E">
      <w:pPr>
        <w:pStyle w:val="-"/>
      </w:pPr>
      <w:r>
        <w:rPr>
          <w:rFonts w:hint="eastAsia"/>
        </w:rPr>
        <w:t>尽管我深爱像《创</w:t>
      </w:r>
      <w:r>
        <w:rPr>
          <w:rFonts w:hint="eastAsia"/>
        </w:rPr>
        <w:t>4</w:t>
      </w:r>
      <w:r>
        <w:rPr>
          <w:rFonts w:hint="eastAsia"/>
        </w:rPr>
        <w:t>》这样的老游戏，但是时至今日我</w:t>
      </w:r>
      <w:r w:rsidR="00A54F2F">
        <w:rPr>
          <w:rFonts w:hint="eastAsia"/>
        </w:rPr>
        <w:t>意识</w:t>
      </w:r>
      <w:r>
        <w:rPr>
          <w:rFonts w:hint="eastAsia"/>
        </w:rPr>
        <w:t>到，要让人们重新领会它们的伟大不仅靠它们自身过硬的品质，同样也需要外界的助力。</w:t>
      </w:r>
    </w:p>
    <w:p w14:paraId="7E995DEC" w14:textId="5CB52DAE" w:rsidR="008F7CD6" w:rsidRDefault="008F7CD6" w:rsidP="009B048E">
      <w:pPr>
        <w:pStyle w:val="-"/>
      </w:pPr>
    </w:p>
    <w:p w14:paraId="2DA64B4C" w14:textId="4DB4B8B5" w:rsidR="008F7CD6" w:rsidRDefault="008F7CD6" w:rsidP="009B048E">
      <w:pPr>
        <w:pStyle w:val="-"/>
      </w:pPr>
      <w:r>
        <w:rPr>
          <w:rFonts w:hint="eastAsia"/>
        </w:rPr>
        <w:t>2010</w:t>
      </w:r>
      <w:r>
        <w:t xml:space="preserve"> </w:t>
      </w:r>
      <w:r>
        <w:rPr>
          <w:rFonts w:hint="eastAsia"/>
        </w:rPr>
        <w:t>年</w:t>
      </w:r>
      <w:r>
        <w:rPr>
          <w:rFonts w:hint="eastAsia"/>
        </w:rPr>
        <w:t xml:space="preserve"> 9</w:t>
      </w:r>
      <w:r>
        <w:t xml:space="preserve"> </w:t>
      </w:r>
      <w:r>
        <w:rPr>
          <w:rFonts w:hint="eastAsia"/>
        </w:rPr>
        <w:t>月</w:t>
      </w:r>
      <w:r>
        <w:rPr>
          <w:rFonts w:hint="eastAsia"/>
        </w:rPr>
        <w:t xml:space="preserve"> 22</w:t>
      </w:r>
      <w:r>
        <w:t xml:space="preserve"> </w:t>
      </w:r>
      <w:r>
        <w:rPr>
          <w:rFonts w:hint="eastAsia"/>
        </w:rPr>
        <w:t>日</w:t>
      </w:r>
    </w:p>
    <w:p w14:paraId="291EC468" w14:textId="1C619CA8" w:rsidR="008F7CD6" w:rsidRDefault="008F7CD6" w:rsidP="009B048E">
      <w:pPr>
        <w:pStyle w:val="-"/>
      </w:pPr>
    </w:p>
    <w:p w14:paraId="67C38875" w14:textId="3C3594BF" w:rsidR="008F7CD6" w:rsidDel="00D83B78" w:rsidRDefault="008F7CD6" w:rsidP="009B048E">
      <w:pPr>
        <w:pStyle w:val="-"/>
        <w:rPr>
          <w:del w:id="208" w:author="Fan Quan" w:date="2020-09-03T19:28:00Z"/>
        </w:rPr>
      </w:pPr>
      <w:r>
        <w:rPr>
          <w:rFonts w:hint="eastAsia"/>
        </w:rPr>
        <w:t>Michael</w:t>
      </w:r>
      <w:r>
        <w:t xml:space="preserve"> Abbott </w:t>
      </w:r>
      <w:r>
        <w:rPr>
          <w:rFonts w:hint="eastAsia"/>
        </w:rPr>
        <w:t>是</w:t>
      </w:r>
      <w:r>
        <w:rPr>
          <w:rFonts w:hint="eastAsia"/>
        </w:rPr>
        <w:t xml:space="preserve"> Brainy</w:t>
      </w:r>
      <w:r>
        <w:t xml:space="preserve"> </w:t>
      </w:r>
      <w:r>
        <w:rPr>
          <w:rFonts w:hint="eastAsia"/>
        </w:rPr>
        <w:t>Gamer</w:t>
      </w:r>
      <w:r>
        <w:t xml:space="preserve"> </w:t>
      </w:r>
      <w:proofErr w:type="gramStart"/>
      <w:r>
        <w:rPr>
          <w:rFonts w:hint="eastAsia"/>
        </w:rPr>
        <w:t>播客的</w:t>
      </w:r>
      <w:proofErr w:type="gramEnd"/>
      <w:r>
        <w:rPr>
          <w:rFonts w:hint="eastAsia"/>
        </w:rPr>
        <w:t>主持人，也为</w:t>
      </w:r>
      <w:proofErr w:type="gramStart"/>
      <w:r>
        <w:rPr>
          <w:rFonts w:hint="eastAsia"/>
        </w:rPr>
        <w:t>同名博客撰文</w:t>
      </w:r>
      <w:proofErr w:type="gramEnd"/>
      <w:r>
        <w:rPr>
          <w:rFonts w:hint="eastAsia"/>
        </w:rPr>
        <w:t>，</w:t>
      </w:r>
      <w:r w:rsidR="00901D31">
        <w:rPr>
          <w:rFonts w:hint="eastAsia"/>
        </w:rPr>
        <w:t>专注于</w:t>
      </w:r>
      <w:r>
        <w:rPr>
          <w:rFonts w:hint="eastAsia"/>
        </w:rPr>
        <w:t>电子游戏及</w:t>
      </w:r>
      <w:r w:rsidR="00901D31">
        <w:rPr>
          <w:rFonts w:hint="eastAsia"/>
        </w:rPr>
        <w:t>其</w:t>
      </w:r>
      <w:r>
        <w:rPr>
          <w:rFonts w:hint="eastAsia"/>
        </w:rPr>
        <w:t>玩家社区。</w:t>
      </w:r>
      <w:bookmarkStart w:id="209" w:name="_GoBack"/>
      <w:bookmarkEnd w:id="209"/>
    </w:p>
    <w:p w14:paraId="0899D814" w14:textId="11033C94" w:rsidR="00C03168" w:rsidRPr="00BC37EF" w:rsidRDefault="00C03168" w:rsidP="00D83B78">
      <w:pPr>
        <w:pStyle w:val="-"/>
        <w:pPrChange w:id="210" w:author="Fan Quan" w:date="2020-09-03T19:28:00Z">
          <w:pPr>
            <w:pStyle w:val="-"/>
          </w:pPr>
        </w:pPrChange>
      </w:pPr>
      <w:del w:id="211" w:author="Fan Quan" w:date="2020-09-03T19:28:00Z">
        <w:r w:rsidDel="00D83B78">
          <w:tab/>
        </w:r>
      </w:del>
    </w:p>
    <w:sectPr w:rsidR="00C03168" w:rsidRPr="00BC37EF" w:rsidSect="00A8527F">
      <w:headerReference w:type="default" r:id="rId16"/>
      <w:footerReference w:type="default" r:id="rId17"/>
      <w:type w:val="continuous"/>
      <w:pgSz w:w="11906" w:h="16838"/>
      <w:pgMar w:top="1440" w:right="1080" w:bottom="1440" w:left="1080" w:header="567" w:footer="567" w:gutter="0"/>
      <w:cols w:num="2" w:space="425"/>
      <w:docGrid w:type="lines" w:linePitch="312"/>
      <w15:footnoteColumns w:val="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1" w:author="Fan Quan" w:date="2020-09-03T19:15:00Z" w:initials="FQ">
    <w:p w14:paraId="26A398E2" w14:textId="69129CC6" w:rsidR="00323E25" w:rsidRDefault="00323E25">
      <w:pPr>
        <w:pStyle w:val="af5"/>
        <w:rPr>
          <w:rFonts w:hint="eastAsia"/>
        </w:rPr>
      </w:pPr>
      <w:r>
        <w:rPr>
          <w:rStyle w:val="af4"/>
        </w:rPr>
        <w:annotationRef/>
      </w:r>
      <w:r>
        <w:rPr>
          <w:rFonts w:hint="eastAsia"/>
        </w:rPr>
        <w:t>这部分我觉得发挥过头了。。</w:t>
      </w:r>
    </w:p>
  </w:comment>
  <w:comment w:id="165" w:author="Fan Quan" w:date="2020-09-03T19:18:00Z" w:initials="FQ">
    <w:p w14:paraId="1BCC201F" w14:textId="52A38146" w:rsidR="006E0FE8" w:rsidRDefault="006E0FE8">
      <w:pPr>
        <w:pStyle w:val="af5"/>
        <w:rPr>
          <w:rFonts w:hint="eastAsia"/>
        </w:rPr>
      </w:pPr>
      <w:r>
        <w:rPr>
          <w:rStyle w:val="af4"/>
        </w:rPr>
        <w:annotationRef/>
      </w:r>
      <w:r>
        <w:rPr>
          <w:rFonts w:hint="eastAsia"/>
        </w:rPr>
        <w:t>这一段话的原文我觉得有点发挥过头了……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A398E2" w15:done="0"/>
  <w15:commentEx w15:paraId="1BCC201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A398E2" w16cid:durableId="22FBBF65"/>
  <w16cid:commentId w16cid:paraId="1BCC201F" w16cid:durableId="22FBBF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CD0EB" w14:textId="77777777" w:rsidR="00082A7D" w:rsidRDefault="00082A7D" w:rsidP="00F841EF">
      <w:r>
        <w:separator/>
      </w:r>
    </w:p>
  </w:endnote>
  <w:endnote w:type="continuationSeparator" w:id="0">
    <w:p w14:paraId="1A134A6A" w14:textId="77777777" w:rsidR="00082A7D" w:rsidRDefault="00082A7D" w:rsidP="00F84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FBC9B" w14:textId="77777777" w:rsidR="0016522A" w:rsidRPr="00412ACB" w:rsidRDefault="0016522A" w:rsidP="00412ACB">
    <w:pPr>
      <w:pStyle w:val="Footer-Grey1"/>
    </w:pPr>
    <w:r>
      <w:fldChar w:fldCharType="begin"/>
    </w:r>
    <w:r>
      <w:rPr>
        <w:rFonts w:hint="eastAsia"/>
      </w:rPr>
      <w:instrText>PAGE  \* Arabic  \* MERGEFORMAT</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DCD7C" w14:textId="77777777" w:rsidR="00804F76" w:rsidRPr="00412ACB" w:rsidRDefault="00412ACB" w:rsidP="00412ACB">
    <w:pPr>
      <w:pStyle w:val="Footer-Grey"/>
    </w:pPr>
    <w:r>
      <w:fldChar w:fldCharType="begin"/>
    </w:r>
    <w:r>
      <w:rPr>
        <w:rFonts w:hint="eastAsia"/>
      </w:rPr>
      <w:instrText>PAGE  \* Arabic  \* MERGEFORMAT</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4D77A" w14:textId="77777777" w:rsidR="00082A7D" w:rsidRDefault="00082A7D" w:rsidP="00F841EF">
      <w:r>
        <w:separator/>
      </w:r>
    </w:p>
  </w:footnote>
  <w:footnote w:type="continuationSeparator" w:id="0">
    <w:p w14:paraId="79F3CCA0" w14:textId="77777777" w:rsidR="00082A7D" w:rsidRDefault="00082A7D" w:rsidP="00F841EF">
      <w:r>
        <w:continuationSeparator/>
      </w:r>
    </w:p>
  </w:footnote>
  <w:footnote w:id="1">
    <w:p w14:paraId="231BFEA2" w14:textId="5AF27BC6" w:rsidR="00044C12" w:rsidRDefault="00044C12">
      <w:pPr>
        <w:pStyle w:val="a7"/>
      </w:pPr>
      <w:r>
        <w:rPr>
          <w:rStyle w:val="a9"/>
        </w:rPr>
        <w:footnoteRef/>
      </w:r>
      <w:r>
        <w:t xml:space="preserve"> </w:t>
      </w:r>
      <w:r w:rsidR="0076780E">
        <w:rPr>
          <w:rFonts w:hint="eastAsia"/>
        </w:rPr>
        <w:t>译者注：</w:t>
      </w:r>
      <w:proofErr w:type="spellStart"/>
      <w:r>
        <w:rPr>
          <w:rFonts w:hint="eastAsia"/>
        </w:rPr>
        <w:t>R</w:t>
      </w:r>
      <w:r>
        <w:t>unescape</w:t>
      </w:r>
      <w:proofErr w:type="spellEnd"/>
      <w:r>
        <w:t xml:space="preserve"> </w:t>
      </w:r>
      <w:r>
        <w:rPr>
          <w:rFonts w:hint="eastAsia"/>
        </w:rPr>
        <w:t>是游戏公司</w:t>
      </w:r>
      <w:proofErr w:type="spellStart"/>
      <w:r>
        <w:t>Jagex</w:t>
      </w:r>
      <w:proofErr w:type="spellEnd"/>
      <w:r>
        <w:t xml:space="preserve"> Games Studio</w:t>
      </w:r>
      <w:r w:rsidR="007D0EDC">
        <w:rPr>
          <w:rFonts w:hint="eastAsia"/>
        </w:rPr>
        <w:t>于</w:t>
      </w:r>
      <w:r>
        <w:rPr>
          <w:rFonts w:hint="eastAsia"/>
        </w:rPr>
        <w:t>2001年发行的一款大型多人在线RPG，</w:t>
      </w:r>
      <w:r w:rsidR="007D0EDC">
        <w:rPr>
          <w:rFonts w:hint="eastAsia"/>
        </w:rPr>
        <w:t>在欧美游戏界非常有名</w:t>
      </w:r>
      <w:r>
        <w:rPr>
          <w:rFonts w:hint="eastAsia"/>
        </w:rPr>
        <w:t>，其人气在2020年的MMO</w:t>
      </w:r>
      <w:r>
        <w:t xml:space="preserve"> </w:t>
      </w:r>
      <w:r>
        <w:rPr>
          <w:rFonts w:hint="eastAsia"/>
        </w:rPr>
        <w:t>RPG排行榜</w:t>
      </w:r>
      <w:r w:rsidR="007D0EDC">
        <w:rPr>
          <w:rFonts w:hint="eastAsia"/>
        </w:rPr>
        <w:t>上位居第二，仅此于《魔兽世界》（W</w:t>
      </w:r>
      <w:r w:rsidR="007D0EDC">
        <w:t>orld of Warcraft</w:t>
      </w:r>
      <w:r w:rsidR="007D0EDC">
        <w:rPr>
          <w:rFonts w:hint="eastAsia"/>
        </w:rPr>
        <w:t>）。但目前尚未发行中文版本，因此无官方中文译名。</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9B4342" w14:textId="77777777" w:rsidR="0016522A" w:rsidRDefault="0016522A" w:rsidP="00A8527F">
    <w:pPr>
      <w:pStyle w:val="a3"/>
      <w:pBdr>
        <w:bottom w:val="single" w:sz="4" w:space="1" w:color="D0CECE" w:themeColor="background2" w:themeShade="E6"/>
      </w:pBd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A8CEA" w14:textId="77777777" w:rsidR="00804F76" w:rsidRDefault="00804F76" w:rsidP="00A8527F">
    <w:pPr>
      <w:pStyle w:val="a3"/>
      <w:pBdr>
        <w:bottom w:val="single" w:sz="4" w:space="1" w:color="D0CECE" w:themeColor="background2" w:themeShade="E6"/>
      </w:pBdr>
    </w:pPr>
    <w:r>
      <w:rPr>
        <w:rFonts w:hint="eastAsia"/>
      </w:rPr>
      <w:t xml:space="preserve"> </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an Quan">
    <w15:presenceInfo w15:providerId="Windows Live" w15:userId="fb16b904e3527e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B87"/>
    <w:rsid w:val="00044C12"/>
    <w:rsid w:val="00045DB7"/>
    <w:rsid w:val="00055882"/>
    <w:rsid w:val="00062201"/>
    <w:rsid w:val="00080EED"/>
    <w:rsid w:val="00082A7D"/>
    <w:rsid w:val="00087AE0"/>
    <w:rsid w:val="000A7388"/>
    <w:rsid w:val="000B34CB"/>
    <w:rsid w:val="000E4E1E"/>
    <w:rsid w:val="00117365"/>
    <w:rsid w:val="00153EE2"/>
    <w:rsid w:val="0016522A"/>
    <w:rsid w:val="001806CB"/>
    <w:rsid w:val="001B3B4D"/>
    <w:rsid w:val="001D0E73"/>
    <w:rsid w:val="001D5185"/>
    <w:rsid w:val="001D5E94"/>
    <w:rsid w:val="001F3F1F"/>
    <w:rsid w:val="001F6039"/>
    <w:rsid w:val="00216A47"/>
    <w:rsid w:val="00234451"/>
    <w:rsid w:val="00250541"/>
    <w:rsid w:val="002602A7"/>
    <w:rsid w:val="00285E6A"/>
    <w:rsid w:val="002A4415"/>
    <w:rsid w:val="002D01D3"/>
    <w:rsid w:val="002F3408"/>
    <w:rsid w:val="00312BD5"/>
    <w:rsid w:val="00323E25"/>
    <w:rsid w:val="0032425D"/>
    <w:rsid w:val="003249D9"/>
    <w:rsid w:val="00333CDD"/>
    <w:rsid w:val="00362338"/>
    <w:rsid w:val="00366B4E"/>
    <w:rsid w:val="00385064"/>
    <w:rsid w:val="00385906"/>
    <w:rsid w:val="00385C4B"/>
    <w:rsid w:val="003E13C6"/>
    <w:rsid w:val="003F442C"/>
    <w:rsid w:val="00412ACB"/>
    <w:rsid w:val="00445F1D"/>
    <w:rsid w:val="00480293"/>
    <w:rsid w:val="004920E2"/>
    <w:rsid w:val="004A08A3"/>
    <w:rsid w:val="004B4D18"/>
    <w:rsid w:val="004C323F"/>
    <w:rsid w:val="004C6F28"/>
    <w:rsid w:val="005062C4"/>
    <w:rsid w:val="00532598"/>
    <w:rsid w:val="0053397A"/>
    <w:rsid w:val="005856EB"/>
    <w:rsid w:val="00594354"/>
    <w:rsid w:val="005A2AD5"/>
    <w:rsid w:val="005A7013"/>
    <w:rsid w:val="005E1D00"/>
    <w:rsid w:val="00600643"/>
    <w:rsid w:val="00621D8F"/>
    <w:rsid w:val="006530AD"/>
    <w:rsid w:val="00657B80"/>
    <w:rsid w:val="006610BC"/>
    <w:rsid w:val="00661441"/>
    <w:rsid w:val="00664DA0"/>
    <w:rsid w:val="006722AD"/>
    <w:rsid w:val="0067675A"/>
    <w:rsid w:val="00687CF2"/>
    <w:rsid w:val="00694FCF"/>
    <w:rsid w:val="006B2C72"/>
    <w:rsid w:val="006E0FE8"/>
    <w:rsid w:val="006F4D28"/>
    <w:rsid w:val="00702F4F"/>
    <w:rsid w:val="0071094A"/>
    <w:rsid w:val="00730438"/>
    <w:rsid w:val="00731BF1"/>
    <w:rsid w:val="0076780E"/>
    <w:rsid w:val="007752FB"/>
    <w:rsid w:val="00775EC8"/>
    <w:rsid w:val="007869FA"/>
    <w:rsid w:val="007A2BD6"/>
    <w:rsid w:val="007D0EDC"/>
    <w:rsid w:val="007E348D"/>
    <w:rsid w:val="00802BA7"/>
    <w:rsid w:val="00804F76"/>
    <w:rsid w:val="00806138"/>
    <w:rsid w:val="0083753C"/>
    <w:rsid w:val="00861514"/>
    <w:rsid w:val="008710C3"/>
    <w:rsid w:val="00876728"/>
    <w:rsid w:val="008A620A"/>
    <w:rsid w:val="008B1825"/>
    <w:rsid w:val="008D4384"/>
    <w:rsid w:val="008E3CB4"/>
    <w:rsid w:val="008F2B87"/>
    <w:rsid w:val="008F7CD6"/>
    <w:rsid w:val="00901D31"/>
    <w:rsid w:val="00933373"/>
    <w:rsid w:val="00937B95"/>
    <w:rsid w:val="009428F8"/>
    <w:rsid w:val="00960341"/>
    <w:rsid w:val="0096662C"/>
    <w:rsid w:val="0097206B"/>
    <w:rsid w:val="009824D6"/>
    <w:rsid w:val="009A64AF"/>
    <w:rsid w:val="009B048E"/>
    <w:rsid w:val="009C45E4"/>
    <w:rsid w:val="00A12B4C"/>
    <w:rsid w:val="00A3384D"/>
    <w:rsid w:val="00A47A89"/>
    <w:rsid w:val="00A50650"/>
    <w:rsid w:val="00A54F2F"/>
    <w:rsid w:val="00A633EF"/>
    <w:rsid w:val="00A650AB"/>
    <w:rsid w:val="00A8527F"/>
    <w:rsid w:val="00A867B3"/>
    <w:rsid w:val="00A8783F"/>
    <w:rsid w:val="00A96D4A"/>
    <w:rsid w:val="00AA606A"/>
    <w:rsid w:val="00AA68E8"/>
    <w:rsid w:val="00AB140F"/>
    <w:rsid w:val="00AC153E"/>
    <w:rsid w:val="00AC15A4"/>
    <w:rsid w:val="00AC3916"/>
    <w:rsid w:val="00AC437D"/>
    <w:rsid w:val="00AE446D"/>
    <w:rsid w:val="00B10A40"/>
    <w:rsid w:val="00B25851"/>
    <w:rsid w:val="00B415B0"/>
    <w:rsid w:val="00B50715"/>
    <w:rsid w:val="00B62941"/>
    <w:rsid w:val="00B6726E"/>
    <w:rsid w:val="00B713F8"/>
    <w:rsid w:val="00BA2914"/>
    <w:rsid w:val="00BA3DBA"/>
    <w:rsid w:val="00BC37EF"/>
    <w:rsid w:val="00BC664E"/>
    <w:rsid w:val="00BD58ED"/>
    <w:rsid w:val="00BE1C72"/>
    <w:rsid w:val="00BF11F4"/>
    <w:rsid w:val="00BF69E2"/>
    <w:rsid w:val="00C03168"/>
    <w:rsid w:val="00C0381E"/>
    <w:rsid w:val="00C36086"/>
    <w:rsid w:val="00C61659"/>
    <w:rsid w:val="00C8515B"/>
    <w:rsid w:val="00C95AED"/>
    <w:rsid w:val="00CA7E5F"/>
    <w:rsid w:val="00CC64E9"/>
    <w:rsid w:val="00CD470F"/>
    <w:rsid w:val="00CE2F7E"/>
    <w:rsid w:val="00D02128"/>
    <w:rsid w:val="00D2473E"/>
    <w:rsid w:val="00D43879"/>
    <w:rsid w:val="00D47D43"/>
    <w:rsid w:val="00D61895"/>
    <w:rsid w:val="00D62021"/>
    <w:rsid w:val="00D66968"/>
    <w:rsid w:val="00D83B78"/>
    <w:rsid w:val="00DA3E65"/>
    <w:rsid w:val="00DB6A46"/>
    <w:rsid w:val="00DC43C7"/>
    <w:rsid w:val="00DC7054"/>
    <w:rsid w:val="00DF1BD2"/>
    <w:rsid w:val="00E06D6C"/>
    <w:rsid w:val="00E1534E"/>
    <w:rsid w:val="00E20D0F"/>
    <w:rsid w:val="00E377C2"/>
    <w:rsid w:val="00E45A7B"/>
    <w:rsid w:val="00E61F41"/>
    <w:rsid w:val="00E6423E"/>
    <w:rsid w:val="00E809A6"/>
    <w:rsid w:val="00E8360B"/>
    <w:rsid w:val="00EA35E2"/>
    <w:rsid w:val="00EA76AE"/>
    <w:rsid w:val="00ED663E"/>
    <w:rsid w:val="00EE2E4F"/>
    <w:rsid w:val="00F27EC2"/>
    <w:rsid w:val="00F505B5"/>
    <w:rsid w:val="00F734E7"/>
    <w:rsid w:val="00F75076"/>
    <w:rsid w:val="00F800C8"/>
    <w:rsid w:val="00F841EF"/>
    <w:rsid w:val="00FB320F"/>
    <w:rsid w:val="00FB43C3"/>
    <w:rsid w:val="00FE6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F19591"/>
  <w15:chartTrackingRefBased/>
  <w15:docId w15:val="{DEEB672F-C951-4C4F-BADD-74F62270A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34E7"/>
    <w:pPr>
      <w:widowControl w:val="0"/>
      <w:adjustRightInd w:val="0"/>
      <w:snapToGrid w:val="0"/>
      <w:jc w:val="both"/>
    </w:pPr>
  </w:style>
  <w:style w:type="paragraph" w:styleId="1">
    <w:name w:val="heading 1"/>
    <w:basedOn w:val="a"/>
    <w:next w:val="a"/>
    <w:link w:val="10"/>
    <w:autoRedefine/>
    <w:uiPriority w:val="9"/>
    <w:qFormat/>
    <w:rsid w:val="00055882"/>
    <w:pPr>
      <w:spacing w:before="340" w:after="330" w:line="578" w:lineRule="auto"/>
      <w:outlineLvl w:val="0"/>
    </w:pPr>
    <w:rPr>
      <w:rFonts w:ascii="Times New Roman" w:eastAsia="微软雅黑" w:hAnsi="Times New Roman"/>
      <w:b/>
      <w:bCs/>
      <w:kern w:val="44"/>
      <w:sz w:val="52"/>
      <w:szCs w:val="44"/>
    </w:rPr>
  </w:style>
  <w:style w:type="paragraph" w:styleId="2">
    <w:name w:val="heading 2"/>
    <w:basedOn w:val="a"/>
    <w:next w:val="a"/>
    <w:link w:val="20"/>
    <w:autoRedefine/>
    <w:uiPriority w:val="9"/>
    <w:unhideWhenUsed/>
    <w:qFormat/>
    <w:rsid w:val="00055882"/>
    <w:pPr>
      <w:spacing w:before="260" w:after="260" w:line="360" w:lineRule="auto"/>
      <w:outlineLvl w:val="1"/>
    </w:pPr>
    <w:rPr>
      <w:rFonts w:ascii="Times New Roman" w:eastAsia="微软雅黑" w:hAnsi="Times New Roman" w:cstheme="majorBidi"/>
      <w:b/>
      <w:bCs/>
      <w:sz w:val="44"/>
      <w:szCs w:val="32"/>
    </w:rPr>
  </w:style>
  <w:style w:type="paragraph" w:styleId="3">
    <w:name w:val="heading 3"/>
    <w:basedOn w:val="a"/>
    <w:next w:val="a"/>
    <w:link w:val="30"/>
    <w:uiPriority w:val="9"/>
    <w:unhideWhenUsed/>
    <w:qFormat/>
    <w:rsid w:val="00055882"/>
    <w:pPr>
      <w:spacing w:before="260" w:after="260" w:line="415" w:lineRule="auto"/>
      <w:outlineLvl w:val="2"/>
    </w:pPr>
    <w:rPr>
      <w:rFonts w:ascii="Times New Roman" w:eastAsia="微软雅黑"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4F76"/>
    <w:pPr>
      <w:tabs>
        <w:tab w:val="center" w:pos="4153"/>
        <w:tab w:val="right" w:pos="8306"/>
      </w:tabs>
      <w:jc w:val="center"/>
    </w:pPr>
    <w:rPr>
      <w:sz w:val="18"/>
      <w:szCs w:val="18"/>
    </w:rPr>
  </w:style>
  <w:style w:type="character" w:customStyle="1" w:styleId="a4">
    <w:name w:val="页眉 字符"/>
    <w:basedOn w:val="a0"/>
    <w:link w:val="a3"/>
    <w:uiPriority w:val="99"/>
    <w:rsid w:val="00804F76"/>
    <w:rPr>
      <w:sz w:val="18"/>
      <w:szCs w:val="18"/>
    </w:rPr>
  </w:style>
  <w:style w:type="paragraph" w:styleId="a5">
    <w:name w:val="footer"/>
    <w:basedOn w:val="a"/>
    <w:link w:val="a6"/>
    <w:uiPriority w:val="99"/>
    <w:unhideWhenUsed/>
    <w:rsid w:val="00F841EF"/>
    <w:pPr>
      <w:tabs>
        <w:tab w:val="center" w:pos="4153"/>
        <w:tab w:val="right" w:pos="8306"/>
      </w:tabs>
      <w:jc w:val="left"/>
    </w:pPr>
    <w:rPr>
      <w:sz w:val="18"/>
      <w:szCs w:val="18"/>
    </w:rPr>
  </w:style>
  <w:style w:type="character" w:customStyle="1" w:styleId="a6">
    <w:name w:val="页脚 字符"/>
    <w:basedOn w:val="a0"/>
    <w:link w:val="a5"/>
    <w:uiPriority w:val="99"/>
    <w:rsid w:val="00F841EF"/>
    <w:rPr>
      <w:sz w:val="18"/>
      <w:szCs w:val="18"/>
    </w:rPr>
  </w:style>
  <w:style w:type="character" w:customStyle="1" w:styleId="20">
    <w:name w:val="标题 2 字符"/>
    <w:basedOn w:val="a0"/>
    <w:link w:val="2"/>
    <w:uiPriority w:val="9"/>
    <w:rsid w:val="00055882"/>
    <w:rPr>
      <w:rFonts w:ascii="Times New Roman" w:eastAsia="微软雅黑" w:hAnsi="Times New Roman" w:cstheme="majorBidi"/>
      <w:b/>
      <w:bCs/>
      <w:sz w:val="44"/>
      <w:szCs w:val="32"/>
    </w:rPr>
  </w:style>
  <w:style w:type="paragraph" w:customStyle="1" w:styleId="-">
    <w:name w:val="正文-首行缩进"/>
    <w:basedOn w:val="a"/>
    <w:link w:val="-0"/>
    <w:qFormat/>
    <w:rsid w:val="009B048E"/>
    <w:pPr>
      <w:autoSpaceDE w:val="0"/>
      <w:autoSpaceDN w:val="0"/>
      <w:ind w:firstLineChars="202" w:firstLine="424"/>
    </w:pPr>
    <w:rPr>
      <w:rFonts w:ascii="Times New Roman" w:eastAsia="微软雅黑" w:hAnsi="Times New Roman"/>
    </w:rPr>
  </w:style>
  <w:style w:type="character" w:customStyle="1" w:styleId="-0">
    <w:name w:val="正文-首行缩进 字符"/>
    <w:basedOn w:val="a0"/>
    <w:link w:val="-"/>
    <w:rsid w:val="009B048E"/>
    <w:rPr>
      <w:rFonts w:ascii="Times New Roman" w:eastAsia="微软雅黑" w:hAnsi="Times New Roman"/>
    </w:rPr>
  </w:style>
  <w:style w:type="paragraph" w:styleId="a7">
    <w:name w:val="footnote text"/>
    <w:basedOn w:val="a"/>
    <w:link w:val="a8"/>
    <w:uiPriority w:val="99"/>
    <w:semiHidden/>
    <w:unhideWhenUsed/>
    <w:rsid w:val="00B25851"/>
    <w:pPr>
      <w:jc w:val="left"/>
    </w:pPr>
    <w:rPr>
      <w:sz w:val="18"/>
      <w:szCs w:val="18"/>
    </w:rPr>
  </w:style>
  <w:style w:type="character" w:customStyle="1" w:styleId="a8">
    <w:name w:val="脚注文本 字符"/>
    <w:basedOn w:val="a0"/>
    <w:link w:val="a7"/>
    <w:uiPriority w:val="99"/>
    <w:semiHidden/>
    <w:rsid w:val="00B25851"/>
    <w:rPr>
      <w:sz w:val="18"/>
      <w:szCs w:val="18"/>
    </w:rPr>
  </w:style>
  <w:style w:type="character" w:styleId="a9">
    <w:name w:val="footnote reference"/>
    <w:basedOn w:val="a0"/>
    <w:uiPriority w:val="99"/>
    <w:semiHidden/>
    <w:unhideWhenUsed/>
    <w:rsid w:val="00B25851"/>
    <w:rPr>
      <w:vertAlign w:val="superscript"/>
    </w:rPr>
  </w:style>
  <w:style w:type="character" w:styleId="aa">
    <w:name w:val="Hyperlink"/>
    <w:basedOn w:val="a0"/>
    <w:uiPriority w:val="99"/>
    <w:unhideWhenUsed/>
    <w:rsid w:val="00045DB7"/>
    <w:rPr>
      <w:color w:val="0563C1" w:themeColor="hyperlink"/>
      <w:u w:val="single"/>
    </w:rPr>
  </w:style>
  <w:style w:type="character" w:styleId="ab">
    <w:name w:val="Unresolved Mention"/>
    <w:basedOn w:val="a0"/>
    <w:uiPriority w:val="99"/>
    <w:semiHidden/>
    <w:unhideWhenUsed/>
    <w:rsid w:val="00045DB7"/>
    <w:rPr>
      <w:color w:val="605E5C"/>
      <w:shd w:val="clear" w:color="auto" w:fill="E1DFDD"/>
    </w:rPr>
  </w:style>
  <w:style w:type="paragraph" w:customStyle="1" w:styleId="Footer-Grey">
    <w:name w:val="Footer-Grey"/>
    <w:basedOn w:val="a"/>
    <w:qFormat/>
    <w:rsid w:val="00412ACB"/>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paragraph" w:styleId="ac">
    <w:name w:val="endnote text"/>
    <w:basedOn w:val="a"/>
    <w:link w:val="ad"/>
    <w:uiPriority w:val="99"/>
    <w:semiHidden/>
    <w:unhideWhenUsed/>
    <w:rsid w:val="00AA606A"/>
    <w:pPr>
      <w:jc w:val="left"/>
    </w:pPr>
  </w:style>
  <w:style w:type="character" w:customStyle="1" w:styleId="ad">
    <w:name w:val="尾注文本 字符"/>
    <w:basedOn w:val="a0"/>
    <w:link w:val="ac"/>
    <w:uiPriority w:val="99"/>
    <w:semiHidden/>
    <w:rsid w:val="00AA606A"/>
  </w:style>
  <w:style w:type="character" w:styleId="ae">
    <w:name w:val="endnote reference"/>
    <w:basedOn w:val="a0"/>
    <w:uiPriority w:val="99"/>
    <w:semiHidden/>
    <w:unhideWhenUsed/>
    <w:rsid w:val="00AA606A"/>
    <w:rPr>
      <w:vertAlign w:val="superscript"/>
    </w:rPr>
  </w:style>
  <w:style w:type="paragraph" w:customStyle="1" w:styleId="Footer-Grey1">
    <w:name w:val="Footer-Grey1"/>
    <w:basedOn w:val="a"/>
    <w:qFormat/>
    <w:rsid w:val="0016522A"/>
    <w:pPr>
      <w:widowControl/>
      <w:pBdr>
        <w:top w:val="single" w:sz="4" w:space="1" w:color="E7E6E6" w:themeColor="background2"/>
      </w:pBdr>
      <w:autoSpaceDE w:val="0"/>
      <w:autoSpaceDN w:val="0"/>
      <w:adjustRightInd/>
      <w:contextualSpacing/>
      <w:jc w:val="left"/>
    </w:pPr>
    <w:rPr>
      <w:rFonts w:ascii="Times New Roman" w:eastAsia="微软雅黑" w:hAnsi="Times New Roman"/>
      <w:color w:val="D0CECE" w:themeColor="background2" w:themeShade="E6"/>
    </w:rPr>
  </w:style>
  <w:style w:type="character" w:customStyle="1" w:styleId="10">
    <w:name w:val="标题 1 字符"/>
    <w:basedOn w:val="a0"/>
    <w:link w:val="1"/>
    <w:uiPriority w:val="9"/>
    <w:rsid w:val="00055882"/>
    <w:rPr>
      <w:rFonts w:ascii="Times New Roman" w:eastAsia="微软雅黑" w:hAnsi="Times New Roman"/>
      <w:b/>
      <w:bCs/>
      <w:kern w:val="44"/>
      <w:sz w:val="52"/>
      <w:szCs w:val="44"/>
    </w:rPr>
  </w:style>
  <w:style w:type="character" w:customStyle="1" w:styleId="30">
    <w:name w:val="标题 3 字符"/>
    <w:basedOn w:val="a0"/>
    <w:link w:val="3"/>
    <w:uiPriority w:val="9"/>
    <w:rsid w:val="00055882"/>
    <w:rPr>
      <w:rFonts w:ascii="Times New Roman" w:eastAsia="微软雅黑" w:hAnsi="Times New Roman"/>
      <w:b/>
      <w:bCs/>
      <w:sz w:val="32"/>
      <w:szCs w:val="32"/>
    </w:rPr>
  </w:style>
  <w:style w:type="paragraph" w:styleId="af">
    <w:name w:val="Date"/>
    <w:basedOn w:val="a"/>
    <w:next w:val="a"/>
    <w:link w:val="af0"/>
    <w:uiPriority w:val="99"/>
    <w:semiHidden/>
    <w:unhideWhenUsed/>
    <w:rsid w:val="008F7CD6"/>
    <w:pPr>
      <w:ind w:leftChars="2500" w:left="100"/>
    </w:pPr>
  </w:style>
  <w:style w:type="character" w:customStyle="1" w:styleId="af0">
    <w:name w:val="日期 字符"/>
    <w:basedOn w:val="a0"/>
    <w:link w:val="af"/>
    <w:uiPriority w:val="99"/>
    <w:semiHidden/>
    <w:rsid w:val="008F7CD6"/>
  </w:style>
  <w:style w:type="paragraph" w:styleId="af1">
    <w:name w:val="caption"/>
    <w:basedOn w:val="a"/>
    <w:next w:val="a"/>
    <w:uiPriority w:val="35"/>
    <w:unhideWhenUsed/>
    <w:qFormat/>
    <w:rsid w:val="00D66968"/>
    <w:rPr>
      <w:rFonts w:asciiTheme="majorHAnsi" w:eastAsia="黑体" w:hAnsiTheme="majorHAnsi" w:cstheme="majorBidi"/>
      <w:sz w:val="20"/>
      <w:szCs w:val="20"/>
    </w:rPr>
  </w:style>
  <w:style w:type="paragraph" w:styleId="af2">
    <w:name w:val="Balloon Text"/>
    <w:basedOn w:val="a"/>
    <w:link w:val="af3"/>
    <w:uiPriority w:val="99"/>
    <w:semiHidden/>
    <w:unhideWhenUsed/>
    <w:rsid w:val="009B048E"/>
    <w:rPr>
      <w:sz w:val="18"/>
      <w:szCs w:val="18"/>
    </w:rPr>
  </w:style>
  <w:style w:type="character" w:customStyle="1" w:styleId="af3">
    <w:name w:val="批注框文本 字符"/>
    <w:basedOn w:val="a0"/>
    <w:link w:val="af2"/>
    <w:uiPriority w:val="99"/>
    <w:semiHidden/>
    <w:rsid w:val="009B048E"/>
    <w:rPr>
      <w:sz w:val="18"/>
      <w:szCs w:val="18"/>
    </w:rPr>
  </w:style>
  <w:style w:type="character" w:styleId="af4">
    <w:name w:val="annotation reference"/>
    <w:basedOn w:val="a0"/>
    <w:uiPriority w:val="99"/>
    <w:semiHidden/>
    <w:unhideWhenUsed/>
    <w:rsid w:val="00323E25"/>
    <w:rPr>
      <w:sz w:val="21"/>
      <w:szCs w:val="21"/>
    </w:rPr>
  </w:style>
  <w:style w:type="paragraph" w:styleId="af5">
    <w:name w:val="annotation text"/>
    <w:basedOn w:val="a"/>
    <w:link w:val="af6"/>
    <w:uiPriority w:val="99"/>
    <w:semiHidden/>
    <w:unhideWhenUsed/>
    <w:rsid w:val="00323E25"/>
    <w:pPr>
      <w:jc w:val="left"/>
    </w:pPr>
  </w:style>
  <w:style w:type="character" w:customStyle="1" w:styleId="af6">
    <w:name w:val="批注文字 字符"/>
    <w:basedOn w:val="a0"/>
    <w:link w:val="af5"/>
    <w:uiPriority w:val="99"/>
    <w:semiHidden/>
    <w:rsid w:val="00323E25"/>
  </w:style>
  <w:style w:type="paragraph" w:styleId="af7">
    <w:name w:val="annotation subject"/>
    <w:basedOn w:val="af5"/>
    <w:next w:val="af5"/>
    <w:link w:val="af8"/>
    <w:uiPriority w:val="99"/>
    <w:semiHidden/>
    <w:unhideWhenUsed/>
    <w:rsid w:val="00323E25"/>
    <w:rPr>
      <w:b/>
      <w:bCs/>
    </w:rPr>
  </w:style>
  <w:style w:type="character" w:customStyle="1" w:styleId="af8">
    <w:name w:val="批注主题 字符"/>
    <w:basedOn w:val="af6"/>
    <w:link w:val="af7"/>
    <w:uiPriority w:val="99"/>
    <w:semiHidden/>
    <w:rsid w:val="00323E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microsoft.com/office/2016/09/relationships/commentsIds" Target="commentsIds.xml"/><Relationship Id="rId10" Type="http://schemas.openxmlformats.org/officeDocument/2006/relationships/image" Target="media/image2.jp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jpg"/><Relationship Id="rId14"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940;&#24605;&#28458;\Documents\CRPG%20Book\&#31456;&#33410;&#27169;&#29256;2020080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30902C-CC56-4137-B387-466D78BA5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章节模版20200806.dotx</Template>
  <TotalTime>785</TotalTime>
  <Pages>3</Pages>
  <Words>390</Words>
  <Characters>2229</Characters>
  <Application>Microsoft Office Word</Application>
  <DocSecurity>0</DocSecurity>
  <Lines>18</Lines>
  <Paragraphs>5</Paragraphs>
  <ScaleCrop>false</ScaleCrop>
  <Company/>
  <LinksUpToDate>false</LinksUpToDate>
  <CharactersWithSpaces>2614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凌思漪</dc:creator>
  <cp:keywords/>
  <dc:description/>
  <cp:lastModifiedBy>Fan Quan</cp:lastModifiedBy>
  <cp:revision>26</cp:revision>
  <dcterms:created xsi:type="dcterms:W3CDTF">2020-08-19T15:32:00Z</dcterms:created>
  <dcterms:modified xsi:type="dcterms:W3CDTF">2020-09-04T02:28:00Z</dcterms:modified>
</cp:coreProperties>
</file>